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1"/>
        <w:jc w:val="center"/>
      </w:pPr>
      <w:r>
        <w:t>本科毕业设计（论文）</w:t>
      </w:r>
    </w:p>
    <w:p/>
    <w:p>
      <w:pPr>
        <w:pStyle w:val="2"/>
        <w:jc w:val="left"/>
      </w:pPr>
      <w:r>
        <w:t>题目</w:t>
      </w:r>
    </w:p>
    <w:p>
      <w:pPr/>
      <w:r>
        <w:t>基于 Quasar 框架的校园二手交易平台系统设计与实现</w:t>
      </w:r>
    </w:p>
    <w:p/>
    <w:p>
      <w:pPr>
        <w:pStyle w:val="2"/>
        <w:jc w:val="left"/>
      </w:pPr>
      <w:r>
        <w:t>院系</w:t>
      </w:r>
    </w:p>
    <w:p>
      <w:pPr/>
      <w:r>
        <w:t>计算科学与人工智能学院</w:t>
      </w:r>
    </w:p>
    <w:p/>
    <w:p>
      <w:pPr>
        <w:pStyle w:val="2"/>
        <w:jc w:val="left"/>
      </w:pPr>
      <w:r>
        <w:t>专业</w:t>
      </w:r>
    </w:p>
    <w:p>
      <w:pPr/>
      <w:r>
        <w:t>物联网工程</w:t>
      </w:r>
    </w:p>
    <w:p/>
    <w:p>
      <w:pPr>
        <w:pStyle w:val="2"/>
        <w:jc w:val="left"/>
      </w:pPr>
      <w:r>
        <w:t>学号</w:t>
      </w:r>
    </w:p>
    <w:p>
      <w:pPr/>
      <w:r>
        <w:t>2200443035</w:t>
      </w:r>
    </w:p>
    <w:p/>
    <w:p>
      <w:pPr>
        <w:pStyle w:val="2"/>
        <w:jc w:val="left"/>
      </w:pPr>
      <w:r>
        <w:t>姓名</w:t>
      </w:r>
    </w:p>
    <w:p>
      <w:pPr/>
      <w:r>
        <w:t>全智恒</w:t>
      </w:r>
    </w:p>
    <w:p/>
    <w:p>
      <w:pPr>
        <w:pStyle w:val="2"/>
        <w:jc w:val="left"/>
      </w:pPr>
      <w:r>
        <w:t>指导教师</w:t>
      </w:r>
    </w:p>
    <w:p>
      <w:pPr/>
      <w:r>
        <w:t>郑伊轮</w:t>
      </w:r>
    </w:p>
    <w:p/>
    <w:p>
      <w:pPr>
        <w:pStyle w:val="2"/>
        <w:jc w:val="left"/>
      </w:pPr>
      <w:r>
        <w:t>提交时间</w:t>
      </w:r>
    </w:p>
    <w:p>
      <w:pPr/>
      <w:r>
        <w:t>2026 年 2 月 28 日</w:t>
      </w:r>
    </w:p>
    <w:p/>
    <w:p>
      <w:r>
        <w:br w:type="page"/>
      </w:r>
    </w:p>
    <w:p/>
    <w:p>
      <w:pPr>
        <w:pStyle w:val="1"/>
        <w:jc w:val="center"/>
      </w:pPr>
      <w:r>
        <w:t>基于 Quasar 框架的校园二手交易平台系统设计与实现</w:t>
      </w:r>
    </w:p>
    <w:p/>
    <w:p>
      <w:pPr>
        <w:pStyle w:val="2"/>
        <w:jc w:val="left"/>
      </w:pPr>
      <w:r>
        <w:t>摘要</w:t>
      </w:r>
    </w:p>
    <w:p>
      <w:pPr/>
      <w:r>
        <w:t>随着高校消费结构的变化与绿色校园建设的持续推进，教材、数码设备、生活用品等闲置物资的流转需求持续增长。传统线下跳蚤市场和社交群交易存在信息分散、检索效率低、交易链路不透明、风险治理弱等问题，难以支撑高频校园交易场景。针对上述问题，本文面向校园真实使用场景，设计并实现了一个覆盖学生端与管理员端的校园二手交易平台。</w:t>
      </w:r>
    </w:p>
    <w:p/>
    <w:p>
      <w:pPr/>
      <w:r>
        <w:t>系统采用前后端分离架构，前端基于 Quasar 与 Vue3 构建多端一致交互，后端采用 Spring Boot 与 MyBatis 提供业务服务，数据库使用 MySQL 完成数据持久化。围绕用户、商品、订单、消息、审核、支付、物流与风控等核心对象，论文给出了从需求分析、系统设计、模块实现到测试验证的完整链路。系统在实现层重点完成了分类导航路由化、搜索筛选参数化、订单状态机、后台审核治理、支付与履约流程追踪，并通过图表和测试结果验证平台在功能完整性、交互一致性、可维护性和扩展性方面的表现。</w:t>
      </w:r>
    </w:p>
    <w:p/>
    <w:p>
      <w:pPr/>
      <w:r>
        <w:t>实验与测试结果表明，该平台能够稳定支撑“登录认证-商品浏览与检索-详情咨询-下单支付-履约跟踪-消息沟通-后台治理”的闭环业务流程。本文工作为高校二手交易平台的工程化落地提供了可复用的设计范式和实现路径。</w:t>
      </w:r>
    </w:p>
    <w:p/>
    <w:p>
      <w:pPr/>
      <w:r>
        <w:t>关键词：校园二手交易；Quasar；Vue3；Spring Boot；MySQL；前后端分离</w:t>
      </w:r>
    </w:p>
    <w:p/>
    <w:p>
      <w:r>
        <w:br w:type="page"/>
      </w:r>
    </w:p>
    <w:p/>
    <w:p>
      <w:pPr>
        <w:pStyle w:val="1"/>
        <w:jc w:val="center"/>
      </w:pPr>
      <w:r>
        <w:t>Design and Implementation of a Campus Second-hand Trading Platform Based on Quasar Framework</w:t>
      </w:r>
    </w:p>
    <w:p/>
    <w:p>
      <w:pPr>
        <w:pStyle w:val="2"/>
        <w:jc w:val="left"/>
      </w:pPr>
      <w:r>
        <w:t>ABSTRACT</w:t>
      </w:r>
    </w:p>
    <w:p>
      <w:pPr/>
      <w:r>
        <w:t>Driven by green campus initiatives and changing student consumption patterns, universities are seeing strong demand for efficient circulation of idle goods such as textbooks, digital devices, and daily necessities. Traditional trading channels, including temporary flea markets and social-group postings, suffer from fragmented information, weak search efficiency, low process transparency, and limited governance capability. To address these issues, this thesis designs and implements a campus second-hand trading platform that integrates student-side and admin-side workflows.</w:t>
      </w:r>
    </w:p>
    <w:p/>
    <w:p>
      <w:pPr/>
      <w:r>
        <w:t>The platform adopts a front-end/back-end separated architecture. The front-end is built with Quasar and Vue3 for consistent multi-device interaction, while the back-end is implemented with Spring Boot and MyBatis, and MySQL is used for persistent data storage. Around key entities including users, listings, orders, messaging, review, payment, logistics, and risk control, this thesis presents a full lifecycle engineering solution covering requirement analysis, architecture design, module implementation, and testing validation. The implementation emphasizes route-based category navigation, parameterized search filtering, order state machine control, admin governance workflow, and end-to-end payment-fulfillment tracking.</w:t>
      </w:r>
    </w:p>
    <w:p/>
    <w:p>
      <w:pPr/>
      <w:r>
        <w:t>Evaluation results show that the system stably supports a complete business loop from authentication, listing discovery, and detail negotiation to order placement, payment, delivery tracking, messaging, and backend governance. The work provides a reusable engineering reference for practical deployment of campus second-hand trading systems.</w:t>
      </w:r>
    </w:p>
    <w:p/>
    <w:p>
      <w:pPr/>
      <w:r>
        <w:t>Keywords: campus second-hand trading; Quasar; Vue3; Spring Boot; MySQL; full-stack implementation</w:t>
      </w:r>
    </w:p>
    <w:p/>
    <w:p>
      <w:r>
        <w:br w:type="page"/>
      </w:r>
    </w:p>
    <w:p/>
    <w:p>
      <w:pPr>
        <w:pStyle w:val="1"/>
        <w:jc w:val="center"/>
      </w:pPr>
      <w:r>
        <w:t>目 录</w:t>
      </w:r>
    </w:p>
    <w:p>
      <w:pPr>
        <w:jc w:val="left"/>
      </w:pPr>
      <w:r>
        <w:fldChar w:fldCharType="begin"/>
        <w:instrText xml:space="preserve">TOC \o "1-3" \h \z \u</w:instrText>
        <w:fldChar w:fldCharType="separate"/>
        <w:t>右键更新目录</w:t>
        <w:fldChar w:fldCharType="end"/>
      </w:r>
    </w:p>
    <w:p>
      <w:pPr/>
      <w:r>
        <w:t>第1章 绪论</w:t>
      </w:r>
    </w:p>
    <w:p>
      <w:pPr/>
      <w:r>
        <w:t>第2章 相关技术</w:t>
      </w:r>
    </w:p>
    <w:p>
      <w:pPr/>
      <w:r>
        <w:t>第3章 系统需求分析</w:t>
      </w:r>
    </w:p>
    <w:p>
      <w:pPr/>
      <w:r>
        <w:t>第4章 系统设计</w:t>
      </w:r>
    </w:p>
    <w:p>
      <w:pPr/>
      <w:r>
        <w:t>第5章 系统实现</w:t>
      </w:r>
    </w:p>
    <w:p>
      <w:pPr/>
      <w:r>
        <w:t>第6章 系统测试</w:t>
      </w:r>
    </w:p>
    <w:p>
      <w:pPr/>
      <w:r>
        <w:t>第7章 总结与展望</w:t>
      </w:r>
    </w:p>
    <w:p>
      <w:pPr/>
      <w:r>
        <w:t>参考文献</w:t>
      </w:r>
    </w:p>
    <w:p>
      <w:pPr/>
      <w:r>
        <w:t>致谢</w:t>
      </w:r>
    </w:p>
    <w:p/>
    <w:p>
      <w:r>
        <w:br w:type="page"/>
      </w:r>
    </w:p>
    <w:p/>
    <w:p>
      <w:pPr>
        <w:pStyle w:val="1"/>
        <w:jc w:val="left"/>
      </w:pPr>
      <w:r>
        <w:t>第1章 绪论</w:t>
      </w:r>
    </w:p>
    <w:p/>
    <w:p>
      <w:pPr>
        <w:pStyle w:val="2"/>
        <w:jc w:val="left"/>
      </w:pPr>
      <w:r>
        <w:t>第1.1节 研究背景及意义</w:t>
      </w:r>
    </w:p>
    <w:p>
      <w:pPr/>
      <w:r>
        <w:t>在高校场景中，闲置商品流转具有典型的高频、小额、强时效特征。每学期教材更新、毕业季搬迁、社团活动和设备迭代都会产生大量可再利用物品。若缺乏稳定的交易平台，学生通常依赖朋友圈、二手群和临时摊位处理闲置，导致信息分布碎片化、交易效率低、沟通成本高、风险难追责。与面向社会的综合二手平台相比，校园交易还具有身份边界明确、空间集中、即时沟通频繁的特点，因此需要针对性更强的平台机制。</w:t>
      </w:r>
    </w:p>
    <w:p/>
    <w:p>
      <w:pPr/>
      <w:r>
        <w:t>本课题以校园真实交易链路为中心，构建从账号认证到售后处理的全流程系统。研究意义主要体现在三个方面。第一，提升资源循环效率，减少可用物资浪费，符合绿色校园与低碳发展目标。第二，建立可治理的交易秩序，通过审核、风控和信用机制降低欺诈与纠纷概率。第三，形成可扩展的工程化实现路径，为后续接入更多校内服务提供统一架构基础。</w:t>
      </w:r>
    </w:p>
    <w:p/>
    <w:p>
      <w:pPr>
        <w:pStyle w:val="2"/>
        <w:jc w:val="left"/>
      </w:pPr>
      <w:r>
        <w:t>第1.2节 国内外发展现状</w:t>
      </w:r>
    </w:p>
    <w:p/>
    <w:p>
      <w:pPr>
        <w:pStyle w:val="3"/>
        <w:jc w:val="left"/>
      </w:pPr>
      <w:r>
        <w:t>1.2.1 国外研究现状</w:t>
      </w:r>
    </w:p>
    <w:p>
      <w:pPr/>
      <w:r>
        <w:t>国外二手交易平台的发展较早，核心关注点集中在交易可信机制、智能推荐和履约效率。欧美高校市场通常依托本地化社区平台开展教材与设备交易，平台普遍采用身份标识、信用评级和争议处理机制。近年来，研究热点从“供需信息展示”转向“全过程可追踪治理”，强调订单状态可解释、聊天证据留存和支付担保流程。</w:t>
      </w:r>
    </w:p>
    <w:p/>
    <w:p>
      <w:pPr>
        <w:pStyle w:val="3"/>
        <w:jc w:val="left"/>
      </w:pPr>
      <w:r>
        <w:t>1.2.2 国内研究现状</w:t>
      </w:r>
    </w:p>
    <w:p>
      <w:pPr/>
      <w:r>
        <w:t>国内校园二手平台经历了从论坛发布到微信生态、再到前后端分离应用的技术演进。已有研究在商品发布、检索、订单管理等方面形成较成熟方案，但在多端一致性、治理闭环和系统性能方面仍有提升空间。尤其在移动端交互体验、审核效率和多角色协同方面，实践系统需要更完整的数据链路和更可复用的架构。</w:t>
      </w:r>
    </w:p>
    <w:p/>
    <w:p>
      <w:pPr>
        <w:pStyle w:val="2"/>
        <w:jc w:val="left"/>
      </w:pPr>
      <w:r>
        <w:t>第1.3节 课题主要内容</w:t>
      </w:r>
    </w:p>
    <w:p>
      <w:pPr/>
      <w:r>
        <w:t>本文围绕“可落地、可演示、可扩展”的工程目标，完成以下工作。</w:t>
      </w:r>
    </w:p>
    <w:p>
      <w:pPr/>
      <w:r>
        <w:t>设计并实现学生端、管理员端一体化平台，覆盖商品、订单、消息、审核、支付、物流、风控核心业务。</w:t>
      </w:r>
    </w:p>
    <w:p>
      <w:pPr/>
      <w:r>
        <w:t>构建前后端分离架构与数据库模型，实现业务对象持久化与接口化。</w:t>
      </w:r>
    </w:p>
    <w:p>
      <w:pPr/>
      <w:r>
        <w:t>完成分类导航路由化和参数化筛选机制，提升检索效率与复现能力。</w:t>
      </w:r>
    </w:p>
    <w:p>
      <w:pPr/>
      <w:r>
        <w:t>建立测试体系，对核心流程进行功能测试、回归测试和稳定性验证。</w:t>
      </w:r>
    </w:p>
    <w:p/>
    <w:p>
      <w:pPr>
        <w:pStyle w:val="2"/>
        <w:jc w:val="left"/>
      </w:pPr>
      <w:r>
        <w:t>第1.4节 论文组织结构</w:t>
      </w:r>
    </w:p>
    <w:p>
      <w:pPr/>
      <w:r>
        <w:t>第一章介绍研究背景、意义与问题定义。第二章阐述系统所采用的关键技术。第三章完成需求分析和用例描述。第四章给出系统总体架构、模块设计和数据库设计。第五章说明核心模块实现过程。第六章展示测试方案与结果分析。第七章总结论文成果并提出后续优化方向。</w:t>
      </w:r>
    </w:p>
    <w:p/>
    <w:p>
      <w:pPr>
        <w:pStyle w:val="2"/>
        <w:jc w:val="left"/>
      </w:pPr>
      <w:r>
        <w:t>第1.5节 本章小结</w:t>
      </w:r>
    </w:p>
    <w:p>
      <w:pPr/>
      <w:r>
        <w:t>本章明确了校园二手交易平台的研究价值与工程边界，说明了课题的目标、内容和论文组织方式，为后续技术与实现章节奠定基础。</w:t>
      </w:r>
    </w:p>
    <w:p/>
    <w:p>
      <w:r>
        <w:br w:type="page"/>
      </w:r>
    </w:p>
    <w:p/>
    <w:p>
      <w:pPr>
        <w:pStyle w:val="1"/>
        <w:jc w:val="left"/>
      </w:pPr>
      <w:r>
        <w:t>第2章 相关技术</w:t>
      </w:r>
    </w:p>
    <w:p/>
    <w:p>
      <w:pPr>
        <w:pStyle w:val="2"/>
        <w:jc w:val="left"/>
      </w:pPr>
      <w:r>
        <w:t>第2.1节 前端技术体系</w:t>
      </w:r>
    </w:p>
    <w:p/>
    <w:p>
      <w:pPr>
        <w:pStyle w:val="3"/>
        <w:jc w:val="left"/>
      </w:pPr>
      <w:r>
        <w:t>2.1.1 Quasar 框架</w:t>
      </w:r>
    </w:p>
    <w:p>
      <w:pPr/>
      <w:r>
        <w:t>Quasar 是基于 Vue 生态构建的多端开发框架，具备统一组件体系、主题变量系统和跨平台构建能力。项目通过 Quasar 组织页面路由、布局容器、表单组件和反馈组件，保障学生端与后台端在视觉和交互上的一致性。通过路由懒加载与按需组件引入，系统在首屏加载和交互响应上保持稳定表现。</w:t>
      </w:r>
    </w:p>
    <w:p/>
    <w:p>
      <w:pPr>
        <w:pStyle w:val="3"/>
        <w:jc w:val="left"/>
      </w:pPr>
      <w:r>
        <w:t>2.1.2 Vue3 与组合式 API</w:t>
      </w:r>
    </w:p>
    <w:p>
      <w:pPr/>
      <w:r>
        <w:t>Vue3 的组合式 API 使筛选状态、分页逻辑、订单流转逻辑可模块化复用。系统将商品筛选、消息会话、订单状态判断等高复用逻辑封装为组合函数，提高维护效率，并降低功能迭代时的耦合风险。</w:t>
      </w:r>
    </w:p>
    <w:p/>
    <w:p>
      <w:pPr>
        <w:pStyle w:val="3"/>
        <w:jc w:val="left"/>
      </w:pPr>
      <w:r>
        <w:t>2.1.3 路由与状态管理</w:t>
      </w:r>
    </w:p>
    <w:p>
      <w:pPr/>
      <w:r>
        <w:t>系统采用 hash 路由模式，核心用户路径包括 `/#/search`、`/#/category/{分类名}` 和带 query 参数的快速筛选路径。前端状态与 URL 同步，保障筛选行为可复现、可分享。全局状态集中管理登录态、购物车、会话未读数和后台待审数量。</w:t>
      </w:r>
    </w:p>
    <w:p/>
    <w:p>
      <w:pPr>
        <w:pStyle w:val="2"/>
        <w:jc w:val="left"/>
      </w:pPr>
      <w:r>
        <w:t>第2.2节 后端技术体系</w:t>
      </w:r>
    </w:p>
    <w:p/>
    <w:p>
      <w:pPr>
        <w:pStyle w:val="3"/>
        <w:jc w:val="left"/>
      </w:pPr>
      <w:r>
        <w:t>2.2.1 Spring Boot</w:t>
      </w:r>
    </w:p>
    <w:p>
      <w:pPr/>
      <w:r>
        <w:t>后端服务采用 Spring Boot 构建 REST API，承担认证鉴权、商品查询、订单处理、审核治理等业务。服务层通过分层组织控制器、服务、数据访问对象，提升可测试性与可维护性。</w:t>
      </w:r>
    </w:p>
    <w:p/>
    <w:p>
      <w:pPr>
        <w:pStyle w:val="3"/>
        <w:jc w:val="left"/>
      </w:pPr>
      <w:r>
        <w:t>2.2.2 MyBatis</w:t>
      </w:r>
    </w:p>
    <w:p>
      <w:pPr/>
      <w:r>
        <w:t>MyBatis 用于实现实体与 SQL 的映射。平台在商品检索、订单分页、会话列表等场景中采用显式 SQL 与索引协同优化，以满足高频查询性能要求。</w:t>
      </w:r>
    </w:p>
    <w:p/>
    <w:p>
      <w:pPr>
        <w:pStyle w:val="3"/>
        <w:jc w:val="left"/>
      </w:pPr>
      <w:r>
        <w:t>2.2.3 JWT 与权限模型</w:t>
      </w:r>
    </w:p>
    <w:p>
      <w:pPr/>
      <w:r>
        <w:t>系统使用 JWT 完成会话鉴权，结合 RBAC 权限模型划分学生与管理员能力边界。管理员接口包含审核、封禁、统计等高权限操作，所有关键操作保留日志记录。</w:t>
      </w:r>
    </w:p>
    <w:p/>
    <w:p>
      <w:pPr>
        <w:pStyle w:val="2"/>
        <w:jc w:val="left"/>
      </w:pPr>
      <w:r>
        <w:t>第2.3节 数据库与中间件</w:t>
      </w:r>
    </w:p>
    <w:p/>
    <w:p>
      <w:pPr>
        <w:pStyle w:val="3"/>
        <w:jc w:val="left"/>
      </w:pPr>
      <w:r>
        <w:t>2.3.1 MySQL 数据库</w:t>
      </w:r>
    </w:p>
    <w:p>
      <w:pPr/>
      <w:r>
        <w:t>MySQL 承担用户、商品、订单、消息、审核、支付记录等核心数据存储。针对高频查询字段建立组合索引，并为状态迁移场景设置日志表，提高数据可追溯性。</w:t>
      </w:r>
    </w:p>
    <w:p/>
    <w:p>
      <w:pPr>
        <w:pStyle w:val="3"/>
        <w:jc w:val="left"/>
      </w:pPr>
      <w:r>
        <w:t>2.3.2 Redis 缓存与会话辅助</w:t>
      </w:r>
    </w:p>
    <w:p>
      <w:pPr/>
      <w:r>
        <w:t>系统在热门商品榜、分类统计、验证码和限流计数等场景引入 Redis，降低数据库压力并提升响应速度。</w:t>
      </w:r>
    </w:p>
    <w:p/>
    <w:p>
      <w:pPr>
        <w:pStyle w:val="3"/>
        <w:jc w:val="left"/>
      </w:pPr>
      <w:r>
        <w:t>2.3.3 文件存储与图片服务</w:t>
      </w:r>
    </w:p>
    <w:p>
      <w:pPr/>
      <w:r>
        <w:t>商品图片通过对象存储服务管理，数据库存储元数据和访问地址。上传服务完成类型校验、大小限制和恶意文件过滤。</w:t>
      </w:r>
    </w:p>
    <w:p/>
    <w:p>
      <w:pPr>
        <w:pStyle w:val="2"/>
        <w:jc w:val="left"/>
      </w:pPr>
      <w:r>
        <w:t>第2.4节 本章小结</w:t>
      </w:r>
    </w:p>
    <w:p>
      <w:pPr/>
      <w:r>
        <w:t>本章说明了系统的核心技术栈与选型依据。前端保证交互一致性与易维护性，后端与数据库保证完整业务链路的稳定落地。</w:t>
      </w:r>
    </w:p>
    <w:p/>
    <w:p>
      <w:r>
        <w:br w:type="page"/>
      </w:r>
    </w:p>
    <w:p/>
    <w:p>
      <w:pPr>
        <w:pStyle w:val="1"/>
        <w:jc w:val="left"/>
      </w:pPr>
      <w:r>
        <w:t>第3章 系统需求分析</w:t>
      </w:r>
    </w:p>
    <w:p/>
    <w:p>
      <w:pPr>
        <w:pStyle w:val="2"/>
        <w:jc w:val="left"/>
      </w:pPr>
      <w:r>
        <w:t>第3.1节 系统可行性分析</w:t>
      </w:r>
    </w:p>
    <w:p/>
    <w:p>
      <w:pPr>
        <w:pStyle w:val="3"/>
        <w:jc w:val="left"/>
      </w:pPr>
      <w:r>
        <w:t>3.1.1 技术可行性</w:t>
      </w:r>
    </w:p>
    <w:p>
      <w:pPr/>
      <w:r>
        <w:t>前端、后端、数据库与缓存技术栈均为成熟开源方案，具备完整社区生态和工程实践基础。团队已完成原型验证与核心流程联调，技术实现路径明确。</w:t>
      </w:r>
    </w:p>
    <w:p/>
    <w:p>
      <w:pPr>
        <w:pStyle w:val="3"/>
        <w:jc w:val="left"/>
      </w:pPr>
      <w:r>
        <w:t>3.1.2 经济可行性</w:t>
      </w:r>
    </w:p>
    <w:p>
      <w:pPr/>
      <w:r>
        <w:t>系统建设基于开源组件，部署可采用校内服务器或云主机，成本可控。通过减少线下组织成本和信息匹配成本，平台可在校园内形成长期价值。</w:t>
      </w:r>
    </w:p>
    <w:p/>
    <w:p>
      <w:pPr>
        <w:pStyle w:val="3"/>
        <w:jc w:val="left"/>
      </w:pPr>
      <w:r>
        <w:t>3.1.3 操作可行性</w:t>
      </w:r>
    </w:p>
    <w:p>
      <w:pPr/>
      <w:r>
        <w:t>用户界面采用移动优先设计，操作路径短，功能入口明确。管理员后台提供审核看板与批量处理能力，支持高效治理。</w:t>
      </w:r>
    </w:p>
    <w:p/>
    <w:p>
      <w:pPr>
        <w:pStyle w:val="2"/>
        <w:jc w:val="left"/>
      </w:pPr>
      <w:r>
        <w:t>第3.2节 系统需求概述</w:t>
      </w:r>
    </w:p>
    <w:p>
      <w:pPr/>
      <w:r>
        <w:t>平台核心需求可归纳为“信息聚合、可信交易、过程追踪、后台治理”。学生端需要完成从浏览到成交的全链路操作，管理员端需要对平台风险进行实时控制。</w:t>
      </w:r>
    </w:p>
    <w:p/>
    <w:p>
      <w:pPr>
        <w:pStyle w:val="2"/>
        <w:jc w:val="left"/>
      </w:pPr>
      <w:r>
        <w:t>第3.3节 功能性需求分析</w:t>
      </w:r>
    </w:p>
    <w:p>
      <w:pPr/>
      <w:r>
        <w:t>用户认证：学号认证、登录、退出、权限识别。</w:t>
      </w:r>
    </w:p>
    <w:p>
      <w:pPr/>
      <w:r>
        <w:t>商品能力：发布、编辑、上下架、详情查看、收藏、举报。</w:t>
      </w:r>
    </w:p>
    <w:p>
      <w:pPr/>
      <w:r>
        <w:t>搜索筛选：关键词、分类、校区、价格区间、成色、排序。</w:t>
      </w:r>
    </w:p>
    <w:p>
      <w:pPr/>
      <w:r>
        <w:t>交易能力：下单、支付、取消、确认收货、售后申请。</w:t>
      </w:r>
    </w:p>
    <w:p>
      <w:pPr/>
      <w:r>
        <w:t>沟通能力：会话创建、消息发送、已读状态同步。</w:t>
      </w:r>
    </w:p>
    <w:p>
      <w:pPr/>
      <w:r>
        <w:t>管理能力：商品审核、用户治理、举报处理、统计看板。</w:t>
      </w:r>
    </w:p>
    <w:p/>
    <w:p>
      <w:pPr>
        <w:pStyle w:val="2"/>
        <w:jc w:val="left"/>
      </w:pPr>
      <w:r>
        <w:t>第3.4节 非功能性需求分析</w:t>
      </w:r>
    </w:p>
    <w:p/>
    <w:p>
      <w:pPr>
        <w:pStyle w:val="3"/>
        <w:jc w:val="left"/>
      </w:pPr>
      <w:r>
        <w:t>3.4.1 性能需求</w:t>
      </w:r>
    </w:p>
    <w:p>
      <w:pPr/>
      <w:r>
        <w:t>在校园高峰时段保持稳定响应，普通列表查询响应时间控制在秒级以内；图片加载采用懒加载和压缩策略。</w:t>
      </w:r>
    </w:p>
    <w:p/>
    <w:p>
      <w:pPr>
        <w:pStyle w:val="3"/>
        <w:jc w:val="left"/>
      </w:pPr>
      <w:r>
        <w:t>3.4.2 安全性需求</w:t>
      </w:r>
    </w:p>
    <w:p>
      <w:pPr/>
      <w:r>
        <w:t>实现请求鉴权、权限校验、参数校验、风控拦截、审计日志与敏感信息脱敏。支付链路采用签名校验与幂等处理，防止重复扣款。</w:t>
      </w:r>
    </w:p>
    <w:p/>
    <w:p>
      <w:pPr>
        <w:pStyle w:val="3"/>
        <w:jc w:val="left"/>
      </w:pPr>
      <w:r>
        <w:t>3.4.3 易用性与可维护性需求</w:t>
      </w:r>
    </w:p>
    <w:p>
      <w:pPr/>
      <w:r>
        <w:t>界面需保证移动端优先体验；代码层需保持模块化边界清晰，支持快速迭代与版本演进。</w:t>
      </w:r>
    </w:p>
    <w:p/>
    <w:p>
      <w:pPr>
        <w:pStyle w:val="2"/>
        <w:jc w:val="left"/>
      </w:pPr>
      <w:r>
        <w:t>第3.5节 用例描述与分析</w:t>
      </w:r>
    </w:p>
    <w:p/>
    <w:p>
      <w:pPr>
        <w:pStyle w:val="3"/>
        <w:jc w:val="left"/>
      </w:pPr>
      <w:r>
        <w:t>3.5.1 典型用例描述</w:t>
      </w:r>
    </w:p>
    <w:p>
      <w:pPr/>
      <w:r>
        <w:t>买家浏览并筛选商品后下单支付，卖家确认发货，买家确认收货，系统更新订单状态。</w:t>
      </w:r>
    </w:p>
    <w:p>
      <w:pPr/>
      <w:r>
        <w:t>管理员在审核中心处理待审商品与举报记录，必要时封禁违规账号并生成通知。</w:t>
      </w:r>
    </w:p>
    <w:p>
      <w:pPr/>
      <w:r>
        <w:t>用户在详情页发起咨询，会话建立后双方持续沟通并在订单完成后归档。</w:t>
      </w:r>
    </w:p>
    <w:p/>
    <w:p>
      <w:pPr>
        <w:pStyle w:val="3"/>
        <w:jc w:val="left"/>
      </w:pPr>
      <w:r>
        <w:t>3.5.2 用例图与流程图</w:t>
      </w:r>
    </w:p>
    <w:p>
      <w:pPr>
        <w:jc w:val="center"/>
      </w:pPr>
      <w:r>
        <w:rPr>
          <w:rFonts w:ascii="Times New Roman" w:hAnsi="Times New Roman" w:eastAsia="宋体"/>
          <w:sz w:val="22"/>
        </w:rPr>
        <w:t>图3-1 系统总体业务流程图</w:t>
      </w:r>
    </w:p>
    <w:p>
      <w:pPr>
        <w:jc w:val="center"/>
      </w:pPr>
      <w:r>
        <w:drawing>
          <wp:inline xmlns:a="http://schemas.openxmlformats.org/drawingml/2006/main" xmlns:pic="http://schemas.openxmlformats.org/drawingml/2006/picture">
            <wp:extent cx="5303520" cy="3857105"/>
            <wp:docPr id="1" name="Picture 1"/>
            <wp:cNvGraphicFramePr>
              <a:graphicFrameLocks noChangeAspect="1"/>
            </wp:cNvGraphicFramePr>
            <a:graphic>
              <a:graphicData uri="http://schemas.openxmlformats.org/drawingml/2006/picture">
                <pic:pic>
                  <pic:nvPicPr>
                    <pic:cNvPr id="0" name="fig_flow_trade.png"/>
                    <pic:cNvPicPr/>
                  </pic:nvPicPr>
                  <pic:blipFill>
                    <a:blip r:embed="rId55"/>
                    <a:stretch>
                      <a:fillRect/>
                    </a:stretch>
                  </pic:blipFill>
                  <pic:spPr>
                    <a:xfrm>
                      <a:off x="0" y="0"/>
                      <a:ext cx="5303520" cy="3857105"/>
                    </a:xfrm>
                    <a:prstGeom prst="rect"/>
                  </pic:spPr>
                </pic:pic>
              </a:graphicData>
            </a:graphic>
          </wp:inline>
        </w:drawing>
      </w:r>
    </w:p>
    <w:p/>
    <w:p>
      <w:pPr>
        <w:jc w:val="center"/>
      </w:pPr>
      <w:r>
        <w:rPr>
          <w:rFonts w:ascii="Times New Roman" w:hAnsi="Times New Roman" w:eastAsia="宋体"/>
          <w:sz w:val="22"/>
        </w:rPr>
        <w:t>图3-2 首页与入口聚合效果图</w:t>
      </w:r>
    </w:p>
    <w:p>
      <w:pPr>
        <w:jc w:val="center"/>
      </w:pPr>
      <w:r>
        <w:drawing>
          <wp:inline xmlns:a="http://schemas.openxmlformats.org/drawingml/2006/main" xmlns:pic="http://schemas.openxmlformats.org/drawingml/2006/picture">
            <wp:extent cx="5303520" cy="5704967"/>
            <wp:docPr id="2" name="Picture 2"/>
            <wp:cNvGraphicFramePr>
              <a:graphicFrameLocks noChangeAspect="1"/>
            </wp:cNvGraphicFramePr>
            <a:graphic>
              <a:graphicData uri="http://schemas.openxmlformats.org/drawingml/2006/picture">
                <pic:pic>
                  <pic:nvPicPr>
                    <pic:cNvPr id="0" name="fig_home.png"/>
                    <pic:cNvPicPr/>
                  </pic:nvPicPr>
                  <pic:blipFill>
                    <a:blip r:embed="rId56"/>
                    <a:stretch>
                      <a:fillRect/>
                    </a:stretch>
                  </pic:blipFill>
                  <pic:spPr>
                    <a:xfrm>
                      <a:off x="0" y="0"/>
                      <a:ext cx="5303520" cy="5704967"/>
                    </a:xfrm>
                    <a:prstGeom prst="rect"/>
                  </pic:spPr>
                </pic:pic>
              </a:graphicData>
            </a:graphic>
          </wp:inline>
        </w:drawing>
      </w:r>
    </w:p>
    <w:p/>
    <w:p>
      <w:pPr>
        <w:jc w:val="center"/>
      </w:pPr>
      <w:r>
        <w:rPr>
          <w:rFonts w:ascii="Times New Roman" w:hAnsi="Times New Roman" w:eastAsia="宋体"/>
          <w:sz w:val="22"/>
        </w:rPr>
        <w:t>图3-3 用户登录效果图</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_3_1_1_login.png"/>
                    <pic:cNvPicPr/>
                  </pic:nvPicPr>
                  <pic:blipFill>
                    <a:blip r:embed="rId57"/>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图3-4 管理员登录效果图</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_3_1_2_admin_login.png"/>
                    <pic:cNvPicPr/>
                  </pic:nvPicPr>
                  <pic:blipFill>
                    <a:blip r:embed="rId58"/>
                    <a:stretch>
                      <a:fillRect/>
                    </a:stretch>
                  </pic:blipFill>
                  <pic:spPr>
                    <a:xfrm>
                      <a:off x="0" y="0"/>
                      <a:ext cx="5303520" cy="3314700"/>
                    </a:xfrm>
                    <a:prstGeom prst="rect"/>
                  </pic:spPr>
                </pic:pic>
              </a:graphicData>
            </a:graphic>
          </wp:inline>
        </w:drawing>
      </w:r>
    </w:p>
    <w:p/>
    <w:p>
      <w:pPr>
        <w:pStyle w:val="2"/>
        <w:jc w:val="left"/>
      </w:pPr>
      <w:r>
        <w:t>第3.6节 本章小结</w:t>
      </w:r>
    </w:p>
    <w:p>
      <w:pPr/>
      <w:r>
        <w:t>本章从可行性、功能与非功能三层明确系统需求，并通过流程图和用例说明业务边界，为架构设计提供依据。</w:t>
      </w:r>
    </w:p>
    <w:p/>
    <w:p>
      <w:r>
        <w:br w:type="page"/>
      </w:r>
    </w:p>
    <w:p/>
    <w:p>
      <w:pPr>
        <w:pStyle w:val="1"/>
        <w:jc w:val="left"/>
      </w:pPr>
      <w:r>
        <w:t>第4章 系统设计</w:t>
      </w:r>
    </w:p>
    <w:p/>
    <w:p>
      <w:pPr>
        <w:pStyle w:val="2"/>
        <w:jc w:val="left"/>
      </w:pPr>
      <w:r>
        <w:t>第4.1节 系统设计概述</w:t>
      </w:r>
    </w:p>
    <w:p/>
    <w:p>
      <w:pPr>
        <w:pStyle w:val="3"/>
        <w:jc w:val="left"/>
      </w:pPr>
      <w:r>
        <w:t>4.1.1 设计目标</w:t>
      </w:r>
    </w:p>
    <w:p>
      <w:pPr/>
      <w:r>
        <w:t>系统设计目标是保证交易闭环完整、模块边界清晰、扩展能力充分。平台需同时满足学生端高频操作和管理员端治理效率。</w:t>
      </w:r>
    </w:p>
    <w:p/>
    <w:p>
      <w:pPr>
        <w:pStyle w:val="3"/>
        <w:jc w:val="left"/>
      </w:pPr>
      <w:r>
        <w:t>4.1.2 设计原则</w:t>
      </w:r>
    </w:p>
    <w:p>
      <w:pPr/>
      <w:r>
        <w:t>业务优先：围绕交易主链路构建模块。</w:t>
      </w:r>
    </w:p>
    <w:p>
      <w:pPr/>
      <w:r>
        <w:t>解耦优先：前后端接口契约清晰。</w:t>
      </w:r>
    </w:p>
    <w:p>
      <w:pPr/>
      <w:r>
        <w:t>安全优先：鉴权、风控、日志贯穿全流程。</w:t>
      </w:r>
    </w:p>
    <w:p>
      <w:pPr/>
      <w:r>
        <w:t>可扩展优先：接口与数据模型支持后续能力拓展。</w:t>
      </w:r>
    </w:p>
    <w:p/>
    <w:p>
      <w:pPr>
        <w:pStyle w:val="2"/>
        <w:jc w:val="left"/>
      </w:pPr>
      <w:r>
        <w:t>第4.2节 系统总体架构</w:t>
      </w:r>
    </w:p>
    <w:p>
      <w:pPr>
        <w:jc w:val="center"/>
      </w:pPr>
      <w:r>
        <w:rPr>
          <w:rFonts w:ascii="Times New Roman" w:hAnsi="Times New Roman" w:eastAsia="宋体"/>
          <w:sz w:val="22"/>
        </w:rPr>
        <w:t>图4-1 系统总体架构图</w:t>
      </w:r>
    </w:p>
    <w:p>
      <w:pPr>
        <w:jc w:val="center"/>
      </w:pPr>
      <w:r>
        <w:drawing>
          <wp:inline xmlns:a="http://schemas.openxmlformats.org/drawingml/2006/main" xmlns:pic="http://schemas.openxmlformats.org/drawingml/2006/picture">
            <wp:extent cx="5303520" cy="3374967"/>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59"/>
                    <a:stretch>
                      <a:fillRect/>
                    </a:stretch>
                  </pic:blipFill>
                  <pic:spPr>
                    <a:xfrm>
                      <a:off x="0" y="0"/>
                      <a:ext cx="5303520" cy="3374967"/>
                    </a:xfrm>
                    <a:prstGeom prst="rect"/>
                  </pic:spPr>
                </pic:pic>
              </a:graphicData>
            </a:graphic>
          </wp:inline>
        </w:drawing>
      </w:r>
    </w:p>
    <w:p/>
    <w:p>
      <w:pPr/>
      <w:r>
        <w:t>系统分为四层：表现层、业务层、数据访问层、基础设施层。表现层包括学生端与管理员端。业务层涵盖用户、商品、订单、消息、支付、审核、风控服务。数据层包含 MySQL 与 Redis。基础设施层包括对象存储、日志与监控系统。</w:t>
      </w:r>
    </w:p>
    <w:p/>
    <w:p>
      <w:pPr>
        <w:jc w:val="center"/>
      </w:pPr>
      <w:r>
        <w:rPr>
          <w:rFonts w:ascii="Times New Roman" w:hAnsi="Times New Roman" w:eastAsia="宋体"/>
          <w:sz w:val="22"/>
        </w:rPr>
        <w:t>图4-2 管理员看板设计图</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_dashboard.png"/>
                    <pic:cNvPicPr/>
                  </pic:nvPicPr>
                  <pic:blipFill>
                    <a:blip r:embed="rId60"/>
                    <a:stretch>
                      <a:fillRect/>
                    </a:stretch>
                  </pic:blipFill>
                  <pic:spPr>
                    <a:xfrm>
                      <a:off x="0" y="0"/>
                      <a:ext cx="5303520" cy="3314700"/>
                    </a:xfrm>
                    <a:prstGeom prst="rect"/>
                  </pic:spPr>
                </pic:pic>
              </a:graphicData>
            </a:graphic>
          </wp:inline>
        </w:drawing>
      </w:r>
    </w:p>
    <w:p/>
    <w:p>
      <w:pPr>
        <w:pStyle w:val="2"/>
        <w:jc w:val="left"/>
      </w:pPr>
      <w:r>
        <w:t>第4.3节 系统核心功能模块设计</w:t>
      </w:r>
    </w:p>
    <w:p/>
    <w:p>
      <w:pPr>
        <w:pStyle w:val="3"/>
        <w:jc w:val="left"/>
      </w:pPr>
      <w:r>
        <w:t>4.3.1 用户与认证模块</w:t>
      </w:r>
    </w:p>
    <w:p>
      <w:pPr/>
      <w:r>
        <w:t>支持账号登录、学号认证、权限分配、会话续期。接口使用统一错误码和拦截器策略，保证前端反馈一致。</w:t>
      </w:r>
    </w:p>
    <w:p/>
    <w:p>
      <w:pPr>
        <w:pStyle w:val="3"/>
        <w:jc w:val="left"/>
      </w:pPr>
      <w:r>
        <w:t>4.3.2 商品与检索模块</w:t>
      </w:r>
    </w:p>
    <w:p>
      <w:pPr/>
      <w:r>
        <w:t>商品模块包含发布、编辑、状态管理、上下架流程。检索模块支持 `category/campus/price/condition/sort` 多维组合筛选。</w:t>
      </w:r>
    </w:p>
    <w:p/>
    <w:p>
      <w:pPr>
        <w:pStyle w:val="3"/>
        <w:jc w:val="left"/>
      </w:pPr>
      <w:r>
        <w:t>4.3.3 订单与支付模块</w:t>
      </w:r>
    </w:p>
    <w:p>
      <w:pPr/>
      <w:r>
        <w:t>订单模块采用状态机设计：待支付、待发货、待收货、已完成、已取消、售后中。支付模块记录交易流水，保障幂等与可追踪。</w:t>
      </w:r>
    </w:p>
    <w:p/>
    <w:p>
      <w:pPr>
        <w:pStyle w:val="3"/>
        <w:jc w:val="left"/>
      </w:pPr>
      <w:r>
        <w:t>4.3.4 消息与通知模块</w:t>
      </w:r>
    </w:p>
    <w:p>
      <w:pPr/>
      <w:r>
        <w:t>会话模块以商品与交易双方为核心建立唯一会话，消息支持文本与系统通知，保证谈单过程可追溯。</w:t>
      </w:r>
    </w:p>
    <w:p/>
    <w:p>
      <w:pPr>
        <w:pStyle w:val="3"/>
        <w:jc w:val="left"/>
      </w:pPr>
      <w:r>
        <w:t>4.3.5 审核与风控模块</w:t>
      </w:r>
    </w:p>
    <w:p>
      <w:pPr/>
      <w:r>
        <w:t>管理员可执行商品审核、举报处理、账号治理。系统根据风险规则进行自动预警，包括高频上架、敏感词命中、异常交易行为。</w:t>
      </w:r>
    </w:p>
    <w:p/>
    <w:p>
      <w:pPr>
        <w:pStyle w:val="2"/>
        <w:jc w:val="left"/>
      </w:pPr>
      <w:r>
        <w:t>第4.4节 数据库设计</w:t>
      </w:r>
    </w:p>
    <w:p/>
    <w:p>
      <w:pPr>
        <w:pStyle w:val="3"/>
        <w:jc w:val="left"/>
      </w:pPr>
      <w:r>
        <w:t>4.4.1 数据库概念设计</w:t>
      </w:r>
    </w:p>
    <w:p>
      <w:pPr>
        <w:jc w:val="center"/>
      </w:pPr>
      <w:r>
        <w:rPr>
          <w:rFonts w:ascii="Times New Roman" w:hAnsi="Times New Roman" w:eastAsia="宋体"/>
          <w:sz w:val="22"/>
        </w:rPr>
        <w:t>图4-3 数据库 E-R 图</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_er.png"/>
                    <pic:cNvPicPr/>
                  </pic:nvPicPr>
                  <pic:blipFill>
                    <a:blip r:embed="rId61"/>
                    <a:stretch>
                      <a:fillRect/>
                    </a:stretch>
                  </pic:blipFill>
                  <pic:spPr>
                    <a:xfrm>
                      <a:off x="0" y="0"/>
                      <a:ext cx="5303520" cy="3314700"/>
                    </a:xfrm>
                    <a:prstGeom prst="rect"/>
                  </pic:spPr>
                </pic:pic>
              </a:graphicData>
            </a:graphic>
          </wp:inline>
        </w:drawing>
      </w:r>
    </w:p>
    <w:p/>
    <w:p>
      <w:pPr>
        <w:pStyle w:val="3"/>
        <w:jc w:val="left"/>
      </w:pPr>
      <w:r>
        <w:t>4.4.2 数据库逻辑设计</w:t>
      </w:r>
    </w:p>
    <w:p>
      <w:pPr/>
      <w:r>
        <w:t>核心实体包括用户、商品、商品图片、订单、订单日志、会话、消息、审核记录、支付记录、物流记录、举报记录与风控事件表。</w:t>
      </w:r>
    </w:p>
    <w:p/>
    <w:p>
      <w:pPr>
        <w:pStyle w:val="3"/>
        <w:jc w:val="left"/>
      </w:pPr>
      <w:r>
        <w:t>4.4.3 数据库表设计</w:t>
      </w:r>
    </w:p>
    <w:p>
      <w:pPr>
        <w:jc w:val="center"/>
      </w:pPr>
      <w:r>
        <w:rPr>
          <w:rFonts w:ascii="Times New Roman" w:hAnsi="Times New Roman" w:eastAsia="宋体"/>
          <w:sz w:val="22"/>
        </w:rPr>
        <w:t>表4-1 用户表（ct_user）</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user_id</w:t>
            </w:r>
          </w:p>
        </w:tc>
        <w:tc>
          <w:tcPr>
            <w:tcW w:type="dxa" w:w="2268"/>
          </w:tcPr>
          <w:p>
            <w:r>
              <w:t>bigint</w:t>
            </w:r>
          </w:p>
        </w:tc>
        <w:tc>
          <w:tcPr>
            <w:tcW w:type="dxa" w:w="2268"/>
          </w:tcPr>
          <w:p>
            <w:r>
              <w:t>PK</w:t>
            </w:r>
          </w:p>
        </w:tc>
        <w:tc>
          <w:tcPr>
            <w:tcW w:type="dxa" w:w="2268"/>
          </w:tcPr>
          <w:p>
            <w:r>
              <w:t>用户主键</w:t>
            </w:r>
          </w:p>
        </w:tc>
      </w:tr>
      <w:tr>
        <w:tc>
          <w:tcPr>
            <w:tcW w:type="dxa" w:w="2268"/>
          </w:tcPr>
          <w:p>
            <w:r>
              <w:t>student_no</w:t>
            </w:r>
          </w:p>
        </w:tc>
        <w:tc>
          <w:tcPr>
            <w:tcW w:type="dxa" w:w="2268"/>
          </w:tcPr>
          <w:p>
            <w:r>
              <w:t>varchar(32)</w:t>
            </w:r>
          </w:p>
        </w:tc>
        <w:tc>
          <w:tcPr>
            <w:tcW w:type="dxa" w:w="2268"/>
          </w:tcPr>
          <w:p>
            <w:r>
              <w:t>UNIQUE</w:t>
            </w:r>
          </w:p>
        </w:tc>
        <w:tc>
          <w:tcPr>
            <w:tcW w:type="dxa" w:w="2268"/>
          </w:tcPr>
          <w:p>
            <w:r>
              <w:t>学号</w:t>
            </w:r>
          </w:p>
        </w:tc>
      </w:tr>
      <w:tr>
        <w:tc>
          <w:tcPr>
            <w:tcW w:type="dxa" w:w="2268"/>
          </w:tcPr>
          <w:p>
            <w:r>
              <w:t>nickname</w:t>
            </w:r>
          </w:p>
        </w:tc>
        <w:tc>
          <w:tcPr>
            <w:tcW w:type="dxa" w:w="2268"/>
          </w:tcPr>
          <w:p>
            <w:r>
              <w:t>varchar(64)</w:t>
            </w:r>
          </w:p>
        </w:tc>
        <w:tc>
          <w:tcPr>
            <w:tcW w:type="dxa" w:w="2268"/>
          </w:tcPr>
          <w:p>
            <w:r>
              <w:t>NOT NULL</w:t>
            </w:r>
          </w:p>
        </w:tc>
        <w:tc>
          <w:tcPr>
            <w:tcW w:type="dxa" w:w="2268"/>
          </w:tcPr>
          <w:p>
            <w:r>
              <w:t>昵称</w:t>
            </w:r>
          </w:p>
        </w:tc>
      </w:tr>
      <w:tr>
        <w:tc>
          <w:tcPr>
            <w:tcW w:type="dxa" w:w="2268"/>
          </w:tcPr>
          <w:p>
            <w:r>
              <w:t>role</w:t>
            </w:r>
          </w:p>
        </w:tc>
        <w:tc>
          <w:tcPr>
            <w:tcW w:type="dxa" w:w="2268"/>
          </w:tcPr>
          <w:p>
            <w:r>
              <w:t>tinyint</w:t>
            </w:r>
          </w:p>
        </w:tc>
        <w:tc>
          <w:tcPr>
            <w:tcW w:type="dxa" w:w="2268"/>
          </w:tcPr>
          <w:p>
            <w:r>
              <w:t>NOT NULL</w:t>
            </w:r>
          </w:p>
        </w:tc>
        <w:tc>
          <w:tcPr>
            <w:tcW w:type="dxa" w:w="2268"/>
          </w:tcPr>
          <w:p>
            <w:r>
              <w:t>角色</w:t>
            </w:r>
          </w:p>
        </w:tc>
      </w:tr>
      <w:tr>
        <w:tc>
          <w:tcPr>
            <w:tcW w:type="dxa" w:w="2268"/>
          </w:tcPr>
          <w:p>
            <w:r>
              <w:t>status</w:t>
            </w:r>
          </w:p>
        </w:tc>
        <w:tc>
          <w:tcPr>
            <w:tcW w:type="dxa" w:w="2268"/>
          </w:tcPr>
          <w:p>
            <w:r>
              <w:t>tinyint</w:t>
            </w:r>
          </w:p>
        </w:tc>
        <w:tc>
          <w:tcPr>
            <w:tcW w:type="dxa" w:w="2268"/>
          </w:tcPr>
          <w:p>
            <w:r>
              <w:t>NOT NULL</w:t>
            </w:r>
          </w:p>
        </w:tc>
        <w:tc>
          <w:tcPr>
            <w:tcW w:type="dxa" w:w="2268"/>
          </w:tcPr>
          <w:p>
            <w:r>
              <w:t>状态</w:t>
            </w:r>
          </w:p>
        </w:tc>
      </w:tr>
      <w:tr>
        <w:tc>
          <w:tcPr>
            <w:tcW w:type="dxa" w:w="2268"/>
          </w:tcPr>
          <w:p>
            <w:r>
              <w:t>created_at</w:t>
            </w:r>
          </w:p>
        </w:tc>
        <w:tc>
          <w:tcPr>
            <w:tcW w:type="dxa" w:w="2268"/>
          </w:tcPr>
          <w:p>
            <w:r>
              <w:t>datetime</w:t>
            </w:r>
          </w:p>
        </w:tc>
        <w:tc>
          <w:tcPr>
            <w:tcW w:type="dxa" w:w="2268"/>
          </w:tcPr>
          <w:p>
            <w:r>
              <w:t>NOT NULL</w:t>
            </w:r>
          </w:p>
        </w:tc>
        <w:tc>
          <w:tcPr>
            <w:tcW w:type="dxa" w:w="2268"/>
          </w:tcPr>
          <w:p>
            <w:r>
              <w:t>创建时间</w:t>
            </w:r>
          </w:p>
        </w:tc>
      </w:tr>
    </w:tbl>
    <w:p/>
    <w:p>
      <w:pPr>
        <w:jc w:val="center"/>
      </w:pPr>
      <w:r>
        <w:rPr>
          <w:rFonts w:ascii="Times New Roman" w:hAnsi="Times New Roman" w:eastAsia="宋体"/>
          <w:sz w:val="22"/>
        </w:rPr>
        <w:t>表4-2 商品表（ct_listing）</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listing_id</w:t>
            </w:r>
          </w:p>
        </w:tc>
        <w:tc>
          <w:tcPr>
            <w:tcW w:type="dxa" w:w="2268"/>
          </w:tcPr>
          <w:p>
            <w:r>
              <w:t>bigint</w:t>
            </w:r>
          </w:p>
        </w:tc>
        <w:tc>
          <w:tcPr>
            <w:tcW w:type="dxa" w:w="2268"/>
          </w:tcPr>
          <w:p>
            <w:r>
              <w:t>PK</w:t>
            </w:r>
          </w:p>
        </w:tc>
        <w:tc>
          <w:tcPr>
            <w:tcW w:type="dxa" w:w="2268"/>
          </w:tcPr>
          <w:p>
            <w:r>
              <w:t>商品主键</w:t>
            </w:r>
          </w:p>
        </w:tc>
      </w:tr>
      <w:tr>
        <w:tc>
          <w:tcPr>
            <w:tcW w:type="dxa" w:w="2268"/>
          </w:tcPr>
          <w:p>
            <w:r>
              <w:t>seller_id</w:t>
            </w:r>
          </w:p>
        </w:tc>
        <w:tc>
          <w:tcPr>
            <w:tcW w:type="dxa" w:w="2268"/>
          </w:tcPr>
          <w:p>
            <w:r>
              <w:t>bigint</w:t>
            </w:r>
          </w:p>
        </w:tc>
        <w:tc>
          <w:tcPr>
            <w:tcW w:type="dxa" w:w="2268"/>
          </w:tcPr>
          <w:p>
            <w:r>
              <w:t>FK</w:t>
            </w:r>
          </w:p>
        </w:tc>
        <w:tc>
          <w:tcPr>
            <w:tcW w:type="dxa" w:w="2268"/>
          </w:tcPr>
          <w:p>
            <w:r>
              <w:t>卖家</w:t>
            </w:r>
          </w:p>
        </w:tc>
      </w:tr>
      <w:tr>
        <w:tc>
          <w:tcPr>
            <w:tcW w:type="dxa" w:w="2268"/>
          </w:tcPr>
          <w:p>
            <w:r>
              <w:t>title</w:t>
            </w:r>
          </w:p>
        </w:tc>
        <w:tc>
          <w:tcPr>
            <w:tcW w:type="dxa" w:w="2268"/>
          </w:tcPr>
          <w:p>
            <w:r>
              <w:t>varchar(128)</w:t>
            </w:r>
          </w:p>
        </w:tc>
        <w:tc>
          <w:tcPr>
            <w:tcW w:type="dxa" w:w="2268"/>
          </w:tcPr>
          <w:p>
            <w:r>
              <w:t>NOT NULL</w:t>
            </w:r>
          </w:p>
        </w:tc>
        <w:tc>
          <w:tcPr>
            <w:tcW w:type="dxa" w:w="2268"/>
          </w:tcPr>
          <w:p>
            <w:r>
              <w:t>标题</w:t>
            </w:r>
          </w:p>
        </w:tc>
      </w:tr>
      <w:tr>
        <w:tc>
          <w:tcPr>
            <w:tcW w:type="dxa" w:w="2268"/>
          </w:tcPr>
          <w:p>
            <w:r>
              <w:t>category_id</w:t>
            </w:r>
          </w:p>
        </w:tc>
        <w:tc>
          <w:tcPr>
            <w:tcW w:type="dxa" w:w="2268"/>
          </w:tcPr>
          <w:p>
            <w:r>
              <w:t>bigint</w:t>
            </w:r>
          </w:p>
        </w:tc>
        <w:tc>
          <w:tcPr>
            <w:tcW w:type="dxa" w:w="2268"/>
          </w:tcPr>
          <w:p>
            <w:r>
              <w:t>FK</w:t>
            </w:r>
          </w:p>
        </w:tc>
        <w:tc>
          <w:tcPr>
            <w:tcW w:type="dxa" w:w="2268"/>
          </w:tcPr>
          <w:p>
            <w:r>
              <w:t>分类</w:t>
            </w:r>
          </w:p>
        </w:tc>
      </w:tr>
      <w:tr>
        <w:tc>
          <w:tcPr>
            <w:tcW w:type="dxa" w:w="2268"/>
          </w:tcPr>
          <w:p>
            <w:r>
              <w:t>campus_id</w:t>
            </w:r>
          </w:p>
        </w:tc>
        <w:tc>
          <w:tcPr>
            <w:tcW w:type="dxa" w:w="2268"/>
          </w:tcPr>
          <w:p>
            <w:r>
              <w:t>bigint</w:t>
            </w:r>
          </w:p>
        </w:tc>
        <w:tc>
          <w:tcPr>
            <w:tcW w:type="dxa" w:w="2268"/>
          </w:tcPr>
          <w:p>
            <w:r>
              <w:t>FK</w:t>
            </w:r>
          </w:p>
        </w:tc>
        <w:tc>
          <w:tcPr>
            <w:tcW w:type="dxa" w:w="2268"/>
          </w:tcPr>
          <w:p>
            <w:r>
              <w:t>校区</w:t>
            </w:r>
          </w:p>
        </w:tc>
      </w:tr>
      <w:tr>
        <w:tc>
          <w:tcPr>
            <w:tcW w:type="dxa" w:w="2268"/>
          </w:tcPr>
          <w:p>
            <w:r>
              <w:t>price</w:t>
            </w:r>
          </w:p>
        </w:tc>
        <w:tc>
          <w:tcPr>
            <w:tcW w:type="dxa" w:w="2268"/>
          </w:tcPr>
          <w:p>
            <w:r>
              <w:t>decimal(10,2)</w:t>
            </w:r>
          </w:p>
        </w:tc>
        <w:tc>
          <w:tcPr>
            <w:tcW w:type="dxa" w:w="2268"/>
          </w:tcPr>
          <w:p>
            <w:r>
              <w:t>NOT NULL</w:t>
            </w:r>
          </w:p>
        </w:tc>
        <w:tc>
          <w:tcPr>
            <w:tcW w:type="dxa" w:w="2268"/>
          </w:tcPr>
          <w:p>
            <w:r>
              <w:t>价格</w:t>
            </w:r>
          </w:p>
        </w:tc>
      </w:tr>
      <w:tr>
        <w:tc>
          <w:tcPr>
            <w:tcW w:type="dxa" w:w="2268"/>
          </w:tcPr>
          <w:p>
            <w:r>
              <w:t>listing_status</w:t>
            </w:r>
          </w:p>
        </w:tc>
        <w:tc>
          <w:tcPr>
            <w:tcW w:type="dxa" w:w="2268"/>
          </w:tcPr>
          <w:p>
            <w:r>
              <w:t>tinyint</w:t>
            </w:r>
          </w:p>
        </w:tc>
        <w:tc>
          <w:tcPr>
            <w:tcW w:type="dxa" w:w="2268"/>
          </w:tcPr>
          <w:p>
            <w:r>
              <w:t>NOT NULL</w:t>
            </w:r>
          </w:p>
        </w:tc>
        <w:tc>
          <w:tcPr>
            <w:tcW w:type="dxa" w:w="2268"/>
          </w:tcPr>
          <w:p>
            <w:r>
              <w:t>状态</w:t>
            </w:r>
          </w:p>
        </w:tc>
      </w:tr>
      <w:tr>
        <w:tc>
          <w:tcPr>
            <w:tcW w:type="dxa" w:w="2268"/>
          </w:tcPr>
          <w:p>
            <w:r>
              <w:t>created_at</w:t>
            </w:r>
          </w:p>
        </w:tc>
        <w:tc>
          <w:tcPr>
            <w:tcW w:type="dxa" w:w="2268"/>
          </w:tcPr>
          <w:p>
            <w:r>
              <w:t>datetime</w:t>
            </w:r>
          </w:p>
        </w:tc>
        <w:tc>
          <w:tcPr>
            <w:tcW w:type="dxa" w:w="2268"/>
          </w:tcPr>
          <w:p>
            <w:r>
              <w:t>NOT NULL</w:t>
            </w:r>
          </w:p>
        </w:tc>
        <w:tc>
          <w:tcPr>
            <w:tcW w:type="dxa" w:w="2268"/>
          </w:tcPr>
          <w:p>
            <w:r>
              <w:t>发布时间</w:t>
            </w:r>
          </w:p>
        </w:tc>
      </w:tr>
    </w:tbl>
    <w:p/>
    <w:p>
      <w:pPr>
        <w:jc w:val="center"/>
      </w:pPr>
      <w:r>
        <w:rPr>
          <w:rFonts w:ascii="Times New Roman" w:hAnsi="Times New Roman" w:eastAsia="宋体"/>
          <w:sz w:val="22"/>
        </w:rPr>
        <w:t>表4-3 订单表（ct_order）</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order_id</w:t>
            </w:r>
          </w:p>
        </w:tc>
        <w:tc>
          <w:tcPr>
            <w:tcW w:type="dxa" w:w="2268"/>
          </w:tcPr>
          <w:p>
            <w:r>
              <w:t>bigint</w:t>
            </w:r>
          </w:p>
        </w:tc>
        <w:tc>
          <w:tcPr>
            <w:tcW w:type="dxa" w:w="2268"/>
          </w:tcPr>
          <w:p>
            <w:r>
              <w:t>PK</w:t>
            </w:r>
          </w:p>
        </w:tc>
        <w:tc>
          <w:tcPr>
            <w:tcW w:type="dxa" w:w="2268"/>
          </w:tcPr>
          <w:p>
            <w:r>
              <w:t>订单主键</w:t>
            </w:r>
          </w:p>
        </w:tc>
      </w:tr>
      <w:tr>
        <w:tc>
          <w:tcPr>
            <w:tcW w:type="dxa" w:w="2268"/>
          </w:tcPr>
          <w:p>
            <w:r>
              <w:t>order_no</w:t>
            </w:r>
          </w:p>
        </w:tc>
        <w:tc>
          <w:tcPr>
            <w:tcW w:type="dxa" w:w="2268"/>
          </w:tcPr>
          <w:p>
            <w:r>
              <w:t>varchar(64)</w:t>
            </w:r>
          </w:p>
        </w:tc>
        <w:tc>
          <w:tcPr>
            <w:tcW w:type="dxa" w:w="2268"/>
          </w:tcPr>
          <w:p>
            <w:r>
              <w:t>UNIQUE</w:t>
            </w:r>
          </w:p>
        </w:tc>
        <w:tc>
          <w:tcPr>
            <w:tcW w:type="dxa" w:w="2268"/>
          </w:tcPr>
          <w:p>
            <w:r>
              <w:t>订单编号</w:t>
            </w:r>
          </w:p>
        </w:tc>
      </w:tr>
      <w:tr>
        <w:tc>
          <w:tcPr>
            <w:tcW w:type="dxa" w:w="2268"/>
          </w:tcPr>
          <w:p>
            <w:r>
              <w:t>listing_id</w:t>
            </w:r>
          </w:p>
        </w:tc>
        <w:tc>
          <w:tcPr>
            <w:tcW w:type="dxa" w:w="2268"/>
          </w:tcPr>
          <w:p>
            <w:r>
              <w:t>bigint</w:t>
            </w:r>
          </w:p>
        </w:tc>
        <w:tc>
          <w:tcPr>
            <w:tcW w:type="dxa" w:w="2268"/>
          </w:tcPr>
          <w:p>
            <w:r>
              <w:t>FK</w:t>
            </w:r>
          </w:p>
        </w:tc>
        <w:tc>
          <w:tcPr>
            <w:tcW w:type="dxa" w:w="2268"/>
          </w:tcPr>
          <w:p>
            <w:r>
              <w:t>商品</w:t>
            </w:r>
          </w:p>
        </w:tc>
      </w:tr>
      <w:tr>
        <w:tc>
          <w:tcPr>
            <w:tcW w:type="dxa" w:w="2268"/>
          </w:tcPr>
          <w:p>
            <w:r>
              <w:t>buyer_id</w:t>
            </w:r>
          </w:p>
        </w:tc>
        <w:tc>
          <w:tcPr>
            <w:tcW w:type="dxa" w:w="2268"/>
          </w:tcPr>
          <w:p>
            <w:r>
              <w:t>bigint</w:t>
            </w:r>
          </w:p>
        </w:tc>
        <w:tc>
          <w:tcPr>
            <w:tcW w:type="dxa" w:w="2268"/>
          </w:tcPr>
          <w:p>
            <w:r>
              <w:t>FK</w:t>
            </w:r>
          </w:p>
        </w:tc>
        <w:tc>
          <w:tcPr>
            <w:tcW w:type="dxa" w:w="2268"/>
          </w:tcPr>
          <w:p>
            <w:r>
              <w:t>买家</w:t>
            </w:r>
          </w:p>
        </w:tc>
      </w:tr>
      <w:tr>
        <w:tc>
          <w:tcPr>
            <w:tcW w:type="dxa" w:w="2268"/>
          </w:tcPr>
          <w:p>
            <w:r>
              <w:t>seller_id</w:t>
            </w:r>
          </w:p>
        </w:tc>
        <w:tc>
          <w:tcPr>
            <w:tcW w:type="dxa" w:w="2268"/>
          </w:tcPr>
          <w:p>
            <w:r>
              <w:t>bigint</w:t>
            </w:r>
          </w:p>
        </w:tc>
        <w:tc>
          <w:tcPr>
            <w:tcW w:type="dxa" w:w="2268"/>
          </w:tcPr>
          <w:p>
            <w:r>
              <w:t>FK</w:t>
            </w:r>
          </w:p>
        </w:tc>
        <w:tc>
          <w:tcPr>
            <w:tcW w:type="dxa" w:w="2268"/>
          </w:tcPr>
          <w:p>
            <w:r>
              <w:t>卖家</w:t>
            </w:r>
          </w:p>
        </w:tc>
      </w:tr>
      <w:tr>
        <w:tc>
          <w:tcPr>
            <w:tcW w:type="dxa" w:w="2268"/>
          </w:tcPr>
          <w:p>
            <w:r>
              <w:t>order_status</w:t>
            </w:r>
          </w:p>
        </w:tc>
        <w:tc>
          <w:tcPr>
            <w:tcW w:type="dxa" w:w="2268"/>
          </w:tcPr>
          <w:p>
            <w:r>
              <w:t>tinyint</w:t>
            </w:r>
          </w:p>
        </w:tc>
        <w:tc>
          <w:tcPr>
            <w:tcW w:type="dxa" w:w="2268"/>
          </w:tcPr>
          <w:p>
            <w:r>
              <w:t>NOT NULL</w:t>
            </w:r>
          </w:p>
        </w:tc>
        <w:tc>
          <w:tcPr>
            <w:tcW w:type="dxa" w:w="2268"/>
          </w:tcPr>
          <w:p>
            <w:r>
              <w:t>订单状态</w:t>
            </w:r>
          </w:p>
        </w:tc>
      </w:tr>
      <w:tr>
        <w:tc>
          <w:tcPr>
            <w:tcW w:type="dxa" w:w="2268"/>
          </w:tcPr>
          <w:p>
            <w:r>
              <w:t>pay_status</w:t>
            </w:r>
          </w:p>
        </w:tc>
        <w:tc>
          <w:tcPr>
            <w:tcW w:type="dxa" w:w="2268"/>
          </w:tcPr>
          <w:p>
            <w:r>
              <w:t>tinyint</w:t>
            </w:r>
          </w:p>
        </w:tc>
        <w:tc>
          <w:tcPr>
            <w:tcW w:type="dxa" w:w="2268"/>
          </w:tcPr>
          <w:p>
            <w:r>
              <w:t>NOT NULL</w:t>
            </w:r>
          </w:p>
        </w:tc>
        <w:tc>
          <w:tcPr>
            <w:tcW w:type="dxa" w:w="2268"/>
          </w:tcPr>
          <w:p>
            <w:r>
              <w:t>支付状态</w:t>
            </w:r>
          </w:p>
        </w:tc>
      </w:tr>
      <w:tr>
        <w:tc>
          <w:tcPr>
            <w:tcW w:type="dxa" w:w="2268"/>
          </w:tcPr>
          <w:p>
            <w:r>
              <w:t>amount</w:t>
            </w:r>
          </w:p>
        </w:tc>
        <w:tc>
          <w:tcPr>
            <w:tcW w:type="dxa" w:w="2268"/>
          </w:tcPr>
          <w:p>
            <w:r>
              <w:t>decimal(10,2)</w:t>
            </w:r>
          </w:p>
        </w:tc>
        <w:tc>
          <w:tcPr>
            <w:tcW w:type="dxa" w:w="2268"/>
          </w:tcPr>
          <w:p>
            <w:r>
              <w:t>NOT NULL</w:t>
            </w:r>
          </w:p>
        </w:tc>
        <w:tc>
          <w:tcPr>
            <w:tcW w:type="dxa" w:w="2268"/>
          </w:tcPr>
          <w:p>
            <w:r>
              <w:t>订单金额</w:t>
            </w:r>
          </w:p>
        </w:tc>
      </w:tr>
    </w:tbl>
    <w:p/>
    <w:p>
      <w:pPr>
        <w:jc w:val="center"/>
      </w:pPr>
      <w:r>
        <w:rPr>
          <w:rFonts w:ascii="Times New Roman" w:hAnsi="Times New Roman" w:eastAsia="宋体"/>
          <w:sz w:val="22"/>
        </w:rPr>
        <w:t>表4-4 消息表（ct_message）</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message_id</w:t>
            </w:r>
          </w:p>
        </w:tc>
        <w:tc>
          <w:tcPr>
            <w:tcW w:type="dxa" w:w="2268"/>
          </w:tcPr>
          <w:p>
            <w:r>
              <w:t>bigint</w:t>
            </w:r>
          </w:p>
        </w:tc>
        <w:tc>
          <w:tcPr>
            <w:tcW w:type="dxa" w:w="2268"/>
          </w:tcPr>
          <w:p>
            <w:r>
              <w:t>PK</w:t>
            </w:r>
          </w:p>
        </w:tc>
        <w:tc>
          <w:tcPr>
            <w:tcW w:type="dxa" w:w="2268"/>
          </w:tcPr>
          <w:p>
            <w:r>
              <w:t>消息主键</w:t>
            </w:r>
          </w:p>
        </w:tc>
      </w:tr>
      <w:tr>
        <w:tc>
          <w:tcPr>
            <w:tcW w:type="dxa" w:w="2268"/>
          </w:tcPr>
          <w:p>
            <w:r>
              <w:t>conversation_id</w:t>
            </w:r>
          </w:p>
        </w:tc>
        <w:tc>
          <w:tcPr>
            <w:tcW w:type="dxa" w:w="2268"/>
          </w:tcPr>
          <w:p>
            <w:r>
              <w:t>bigint</w:t>
            </w:r>
          </w:p>
        </w:tc>
        <w:tc>
          <w:tcPr>
            <w:tcW w:type="dxa" w:w="2268"/>
          </w:tcPr>
          <w:p>
            <w:r>
              <w:t>FK</w:t>
            </w:r>
          </w:p>
        </w:tc>
        <w:tc>
          <w:tcPr>
            <w:tcW w:type="dxa" w:w="2268"/>
          </w:tcPr>
          <w:p>
            <w:r>
              <w:t>会话</w:t>
            </w:r>
          </w:p>
        </w:tc>
      </w:tr>
      <w:tr>
        <w:tc>
          <w:tcPr>
            <w:tcW w:type="dxa" w:w="2268"/>
          </w:tcPr>
          <w:p>
            <w:r>
              <w:t>sender_id</w:t>
            </w:r>
          </w:p>
        </w:tc>
        <w:tc>
          <w:tcPr>
            <w:tcW w:type="dxa" w:w="2268"/>
          </w:tcPr>
          <w:p>
            <w:r>
              <w:t>bigint</w:t>
            </w:r>
          </w:p>
        </w:tc>
        <w:tc>
          <w:tcPr>
            <w:tcW w:type="dxa" w:w="2268"/>
          </w:tcPr>
          <w:p>
            <w:r>
              <w:t>FK</w:t>
            </w:r>
          </w:p>
        </w:tc>
        <w:tc>
          <w:tcPr>
            <w:tcW w:type="dxa" w:w="2268"/>
          </w:tcPr>
          <w:p>
            <w:r>
              <w:t>发送者</w:t>
            </w:r>
          </w:p>
        </w:tc>
      </w:tr>
      <w:tr>
        <w:tc>
          <w:tcPr>
            <w:tcW w:type="dxa" w:w="2268"/>
          </w:tcPr>
          <w:p>
            <w:r>
              <w:t>content</w:t>
            </w:r>
          </w:p>
        </w:tc>
        <w:tc>
          <w:tcPr>
            <w:tcW w:type="dxa" w:w="2268"/>
          </w:tcPr>
          <w:p>
            <w:r>
              <w:t>text</w:t>
            </w:r>
          </w:p>
        </w:tc>
        <w:tc>
          <w:tcPr>
            <w:tcW w:type="dxa" w:w="2268"/>
          </w:tcPr>
          <w:p>
            <w:r>
              <w:t>NOT NULL</w:t>
            </w:r>
          </w:p>
        </w:tc>
        <w:tc>
          <w:tcPr>
            <w:tcW w:type="dxa" w:w="2268"/>
          </w:tcPr>
          <w:p>
            <w:r>
              <w:t>内容</w:t>
            </w:r>
          </w:p>
        </w:tc>
      </w:tr>
      <w:tr>
        <w:tc>
          <w:tcPr>
            <w:tcW w:type="dxa" w:w="2268"/>
          </w:tcPr>
          <w:p>
            <w:r>
              <w:t>is_read</w:t>
            </w:r>
          </w:p>
        </w:tc>
        <w:tc>
          <w:tcPr>
            <w:tcW w:type="dxa" w:w="2268"/>
          </w:tcPr>
          <w:p>
            <w:r>
              <w:t>tinyint</w:t>
            </w:r>
          </w:p>
        </w:tc>
        <w:tc>
          <w:tcPr>
            <w:tcW w:type="dxa" w:w="2268"/>
          </w:tcPr>
          <w:p>
            <w:r>
              <w:t>NOT NULL</w:t>
            </w:r>
          </w:p>
        </w:tc>
        <w:tc>
          <w:tcPr>
            <w:tcW w:type="dxa" w:w="2268"/>
          </w:tcPr>
          <w:p>
            <w:r>
              <w:t>已读状态</w:t>
            </w:r>
          </w:p>
        </w:tc>
      </w:tr>
      <w:tr>
        <w:tc>
          <w:tcPr>
            <w:tcW w:type="dxa" w:w="2268"/>
          </w:tcPr>
          <w:p>
            <w:r>
              <w:t>sent_at</w:t>
            </w:r>
          </w:p>
        </w:tc>
        <w:tc>
          <w:tcPr>
            <w:tcW w:type="dxa" w:w="2268"/>
          </w:tcPr>
          <w:p>
            <w:r>
              <w:t>datetime</w:t>
            </w:r>
          </w:p>
        </w:tc>
        <w:tc>
          <w:tcPr>
            <w:tcW w:type="dxa" w:w="2268"/>
          </w:tcPr>
          <w:p>
            <w:r>
              <w:t>NOT NULL</w:t>
            </w:r>
          </w:p>
        </w:tc>
        <w:tc>
          <w:tcPr>
            <w:tcW w:type="dxa" w:w="2268"/>
          </w:tcPr>
          <w:p>
            <w:r>
              <w:t>发送时间</w:t>
            </w:r>
          </w:p>
        </w:tc>
      </w:tr>
    </w:tbl>
    <w:p/>
    <w:p>
      <w:pPr>
        <w:jc w:val="center"/>
      </w:pPr>
      <w:r>
        <w:rPr>
          <w:rFonts w:ascii="Times New Roman" w:hAnsi="Times New Roman" w:eastAsia="宋体"/>
          <w:sz w:val="22"/>
        </w:rPr>
        <w:t>表4-5 审核记录表（ct_review_log）</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review_id</w:t>
            </w:r>
          </w:p>
        </w:tc>
        <w:tc>
          <w:tcPr>
            <w:tcW w:type="dxa" w:w="2268"/>
          </w:tcPr>
          <w:p>
            <w:r>
              <w:t>bigint</w:t>
            </w:r>
          </w:p>
        </w:tc>
        <w:tc>
          <w:tcPr>
            <w:tcW w:type="dxa" w:w="2268"/>
          </w:tcPr>
          <w:p>
            <w:r>
              <w:t>PK</w:t>
            </w:r>
          </w:p>
        </w:tc>
        <w:tc>
          <w:tcPr>
            <w:tcW w:type="dxa" w:w="2268"/>
          </w:tcPr>
          <w:p>
            <w:r>
              <w:t>审核主键</w:t>
            </w:r>
          </w:p>
        </w:tc>
      </w:tr>
      <w:tr>
        <w:tc>
          <w:tcPr>
            <w:tcW w:type="dxa" w:w="2268"/>
          </w:tcPr>
          <w:p>
            <w:r>
              <w:t>listing_id</w:t>
            </w:r>
          </w:p>
        </w:tc>
        <w:tc>
          <w:tcPr>
            <w:tcW w:type="dxa" w:w="2268"/>
          </w:tcPr>
          <w:p>
            <w:r>
              <w:t>bigint</w:t>
            </w:r>
          </w:p>
        </w:tc>
        <w:tc>
          <w:tcPr>
            <w:tcW w:type="dxa" w:w="2268"/>
          </w:tcPr>
          <w:p>
            <w:r>
              <w:t>FK</w:t>
            </w:r>
          </w:p>
        </w:tc>
        <w:tc>
          <w:tcPr>
            <w:tcW w:type="dxa" w:w="2268"/>
          </w:tcPr>
          <w:p>
            <w:r>
              <w:t>商品</w:t>
            </w:r>
          </w:p>
        </w:tc>
      </w:tr>
      <w:tr>
        <w:tc>
          <w:tcPr>
            <w:tcW w:type="dxa" w:w="2268"/>
          </w:tcPr>
          <w:p>
            <w:r>
              <w:t>reviewer_id</w:t>
            </w:r>
          </w:p>
        </w:tc>
        <w:tc>
          <w:tcPr>
            <w:tcW w:type="dxa" w:w="2268"/>
          </w:tcPr>
          <w:p>
            <w:r>
              <w:t>bigint</w:t>
            </w:r>
          </w:p>
        </w:tc>
        <w:tc>
          <w:tcPr>
            <w:tcW w:type="dxa" w:w="2268"/>
          </w:tcPr>
          <w:p>
            <w:r>
              <w:t>FK</w:t>
            </w:r>
          </w:p>
        </w:tc>
        <w:tc>
          <w:tcPr>
            <w:tcW w:type="dxa" w:w="2268"/>
          </w:tcPr>
          <w:p>
            <w:r>
              <w:t>审核员</w:t>
            </w:r>
          </w:p>
        </w:tc>
      </w:tr>
      <w:tr>
        <w:tc>
          <w:tcPr>
            <w:tcW w:type="dxa" w:w="2268"/>
          </w:tcPr>
          <w:p>
            <w:r>
              <w:t>result</w:t>
            </w:r>
          </w:p>
        </w:tc>
        <w:tc>
          <w:tcPr>
            <w:tcW w:type="dxa" w:w="2268"/>
          </w:tcPr>
          <w:p>
            <w:r>
              <w:t>tinyint</w:t>
            </w:r>
          </w:p>
        </w:tc>
        <w:tc>
          <w:tcPr>
            <w:tcW w:type="dxa" w:w="2268"/>
          </w:tcPr>
          <w:p>
            <w:r>
              <w:t>NOT NULL</w:t>
            </w:r>
          </w:p>
        </w:tc>
        <w:tc>
          <w:tcPr>
            <w:tcW w:type="dxa" w:w="2268"/>
          </w:tcPr>
          <w:p>
            <w:r>
              <w:t>结果</w:t>
            </w:r>
          </w:p>
        </w:tc>
      </w:tr>
      <w:tr>
        <w:tc>
          <w:tcPr>
            <w:tcW w:type="dxa" w:w="2268"/>
          </w:tcPr>
          <w:p>
            <w:r>
              <w:t>reason</w:t>
            </w:r>
          </w:p>
        </w:tc>
        <w:tc>
          <w:tcPr>
            <w:tcW w:type="dxa" w:w="2268"/>
          </w:tcPr>
          <w:p>
            <w:r>
              <w:t>varchar(255)</w:t>
            </w:r>
          </w:p>
        </w:tc>
        <w:tc>
          <w:tcPr>
            <w:tcW w:type="dxa" w:w="2268"/>
          </w:tcPr>
          <w:p>
            <w:r>
              <w:t>NULL</w:t>
            </w:r>
          </w:p>
        </w:tc>
        <w:tc>
          <w:tcPr>
            <w:tcW w:type="dxa" w:w="2268"/>
          </w:tcPr>
          <w:p>
            <w:r>
              <w:t>原因</w:t>
            </w:r>
          </w:p>
        </w:tc>
      </w:tr>
      <w:tr>
        <w:tc>
          <w:tcPr>
            <w:tcW w:type="dxa" w:w="2268"/>
          </w:tcPr>
          <w:p>
            <w:r>
              <w:t>reviewed_at</w:t>
            </w:r>
          </w:p>
        </w:tc>
        <w:tc>
          <w:tcPr>
            <w:tcW w:type="dxa" w:w="2268"/>
          </w:tcPr>
          <w:p>
            <w:r>
              <w:t>datetime</w:t>
            </w:r>
          </w:p>
        </w:tc>
        <w:tc>
          <w:tcPr>
            <w:tcW w:type="dxa" w:w="2268"/>
          </w:tcPr>
          <w:p>
            <w:r>
              <w:t>NOT NULL</w:t>
            </w:r>
          </w:p>
        </w:tc>
        <w:tc>
          <w:tcPr>
            <w:tcW w:type="dxa" w:w="2268"/>
          </w:tcPr>
          <w:p>
            <w:r>
              <w:t>审核时间</w:t>
            </w:r>
          </w:p>
        </w:tc>
      </w:tr>
    </w:tbl>
    <w:p/>
    <w:p>
      <w:pPr>
        <w:jc w:val="center"/>
      </w:pPr>
      <w:r>
        <w:rPr>
          <w:rFonts w:ascii="Times New Roman" w:hAnsi="Times New Roman" w:eastAsia="宋体"/>
          <w:sz w:val="22"/>
        </w:rPr>
        <w:t>表4-6 支付流水表（ct_payment_log）</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字段</w:t>
            </w:r>
          </w:p>
        </w:tc>
        <w:tc>
          <w:tcPr>
            <w:tcW w:type="dxa" w:w="2268"/>
          </w:tcPr>
          <w:p>
            <w:r>
              <w:rPr>
                <w:b/>
              </w:rPr>
              <w:t>类型</w:t>
            </w:r>
          </w:p>
        </w:tc>
        <w:tc>
          <w:tcPr>
            <w:tcW w:type="dxa" w:w="2268"/>
          </w:tcPr>
          <w:p>
            <w:r>
              <w:rPr>
                <w:b/>
              </w:rPr>
              <w:t>约束</w:t>
            </w:r>
          </w:p>
        </w:tc>
        <w:tc>
          <w:tcPr>
            <w:tcW w:type="dxa" w:w="2268"/>
          </w:tcPr>
          <w:p>
            <w:r>
              <w:rPr>
                <w:b/>
              </w:rPr>
              <w:t>说明</w:t>
            </w:r>
          </w:p>
        </w:tc>
      </w:tr>
      <w:tr>
        <w:tc>
          <w:tcPr>
            <w:tcW w:type="dxa" w:w="2268"/>
          </w:tcPr>
          <w:p>
            <w:r>
              <w:t>pay_id</w:t>
            </w:r>
          </w:p>
        </w:tc>
        <w:tc>
          <w:tcPr>
            <w:tcW w:type="dxa" w:w="2268"/>
          </w:tcPr>
          <w:p>
            <w:r>
              <w:t>bigint</w:t>
            </w:r>
          </w:p>
        </w:tc>
        <w:tc>
          <w:tcPr>
            <w:tcW w:type="dxa" w:w="2268"/>
          </w:tcPr>
          <w:p>
            <w:r>
              <w:t>PK</w:t>
            </w:r>
          </w:p>
        </w:tc>
        <w:tc>
          <w:tcPr>
            <w:tcW w:type="dxa" w:w="2268"/>
          </w:tcPr>
          <w:p>
            <w:r>
              <w:t>流水主键</w:t>
            </w:r>
          </w:p>
        </w:tc>
      </w:tr>
      <w:tr>
        <w:tc>
          <w:tcPr>
            <w:tcW w:type="dxa" w:w="2268"/>
          </w:tcPr>
          <w:p>
            <w:r>
              <w:t>order_no</w:t>
            </w:r>
          </w:p>
        </w:tc>
        <w:tc>
          <w:tcPr>
            <w:tcW w:type="dxa" w:w="2268"/>
          </w:tcPr>
          <w:p>
            <w:r>
              <w:t>varchar(64)</w:t>
            </w:r>
          </w:p>
        </w:tc>
        <w:tc>
          <w:tcPr>
            <w:tcW w:type="dxa" w:w="2268"/>
          </w:tcPr>
          <w:p>
            <w:r>
              <w:t>FK</w:t>
            </w:r>
          </w:p>
        </w:tc>
        <w:tc>
          <w:tcPr>
            <w:tcW w:type="dxa" w:w="2268"/>
          </w:tcPr>
          <w:p>
            <w:r>
              <w:t>订单编号</w:t>
            </w:r>
          </w:p>
        </w:tc>
      </w:tr>
      <w:tr>
        <w:tc>
          <w:tcPr>
            <w:tcW w:type="dxa" w:w="2268"/>
          </w:tcPr>
          <w:p>
            <w:r>
              <w:t>channel</w:t>
            </w:r>
          </w:p>
        </w:tc>
        <w:tc>
          <w:tcPr>
            <w:tcW w:type="dxa" w:w="2268"/>
          </w:tcPr>
          <w:p>
            <w:r>
              <w:t>varchar(32)</w:t>
            </w:r>
          </w:p>
        </w:tc>
        <w:tc>
          <w:tcPr>
            <w:tcW w:type="dxa" w:w="2268"/>
          </w:tcPr>
          <w:p>
            <w:r>
              <w:t>NOT NULL</w:t>
            </w:r>
          </w:p>
        </w:tc>
        <w:tc>
          <w:tcPr>
            <w:tcW w:type="dxa" w:w="2268"/>
          </w:tcPr>
          <w:p>
            <w:r>
              <w:t>支付渠道</w:t>
            </w:r>
          </w:p>
        </w:tc>
      </w:tr>
      <w:tr>
        <w:tc>
          <w:tcPr>
            <w:tcW w:type="dxa" w:w="2268"/>
          </w:tcPr>
          <w:p>
            <w:r>
              <w:t>pay_status</w:t>
            </w:r>
          </w:p>
        </w:tc>
        <w:tc>
          <w:tcPr>
            <w:tcW w:type="dxa" w:w="2268"/>
          </w:tcPr>
          <w:p>
            <w:r>
              <w:t>tinyint</w:t>
            </w:r>
          </w:p>
        </w:tc>
        <w:tc>
          <w:tcPr>
            <w:tcW w:type="dxa" w:w="2268"/>
          </w:tcPr>
          <w:p>
            <w:r>
              <w:t>NOT NULL</w:t>
            </w:r>
          </w:p>
        </w:tc>
        <w:tc>
          <w:tcPr>
            <w:tcW w:type="dxa" w:w="2268"/>
          </w:tcPr>
          <w:p>
            <w:r>
              <w:t>支付状态</w:t>
            </w:r>
          </w:p>
        </w:tc>
      </w:tr>
      <w:tr>
        <w:tc>
          <w:tcPr>
            <w:tcW w:type="dxa" w:w="2268"/>
          </w:tcPr>
          <w:p>
            <w:r>
              <w:t>paid_amount</w:t>
            </w:r>
          </w:p>
        </w:tc>
        <w:tc>
          <w:tcPr>
            <w:tcW w:type="dxa" w:w="2268"/>
          </w:tcPr>
          <w:p>
            <w:r>
              <w:t>decimal(10,2)</w:t>
            </w:r>
          </w:p>
        </w:tc>
        <w:tc>
          <w:tcPr>
            <w:tcW w:type="dxa" w:w="2268"/>
          </w:tcPr>
          <w:p>
            <w:r>
              <w:t>NOT NULL</w:t>
            </w:r>
          </w:p>
        </w:tc>
        <w:tc>
          <w:tcPr>
            <w:tcW w:type="dxa" w:w="2268"/>
          </w:tcPr>
          <w:p>
            <w:r>
              <w:t>支付金额</w:t>
            </w:r>
          </w:p>
        </w:tc>
      </w:tr>
      <w:tr>
        <w:tc>
          <w:tcPr>
            <w:tcW w:type="dxa" w:w="2268"/>
          </w:tcPr>
          <w:p>
            <w:r>
              <w:t>paid_at</w:t>
            </w:r>
          </w:p>
        </w:tc>
        <w:tc>
          <w:tcPr>
            <w:tcW w:type="dxa" w:w="2268"/>
          </w:tcPr>
          <w:p>
            <w:r>
              <w:t>datetime</w:t>
            </w:r>
          </w:p>
        </w:tc>
        <w:tc>
          <w:tcPr>
            <w:tcW w:type="dxa" w:w="2268"/>
          </w:tcPr>
          <w:p>
            <w:r>
              <w:t>NOT NULL</w:t>
            </w:r>
          </w:p>
        </w:tc>
        <w:tc>
          <w:tcPr>
            <w:tcW w:type="dxa" w:w="2268"/>
          </w:tcPr>
          <w:p>
            <w:r>
              <w:t>支付时间</w:t>
            </w:r>
          </w:p>
        </w:tc>
      </w:tr>
    </w:tbl>
    <w:p/>
    <w:p>
      <w:pPr>
        <w:pStyle w:val="2"/>
        <w:jc w:val="left"/>
      </w:pPr>
      <w:r>
        <w:t>第4.5节 本章小结</w:t>
      </w:r>
    </w:p>
    <w:p>
      <w:pPr/>
      <w:r>
        <w:t>本章完成了系统从总体架构到数据库的完整设计，明确了核心模块职责和关键数据结构，为实现章节提供了结构化依据。</w:t>
      </w:r>
    </w:p>
    <w:p/>
    <w:p>
      <w:r>
        <w:br w:type="page"/>
      </w:r>
    </w:p>
    <w:p/>
    <w:p>
      <w:pPr>
        <w:pStyle w:val="1"/>
        <w:jc w:val="left"/>
      </w:pPr>
      <w:r>
        <w:t>第5章 系统实现</w:t>
      </w:r>
    </w:p>
    <w:p/>
    <w:p>
      <w:pPr>
        <w:pStyle w:val="2"/>
        <w:jc w:val="left"/>
      </w:pPr>
      <w:r>
        <w:t>第5.1节 项目系统层次设计</w:t>
      </w:r>
    </w:p>
    <w:p>
      <w:pPr>
        <w:jc w:val="center"/>
      </w:pPr>
      <w:r>
        <w:rPr>
          <w:rFonts w:ascii="Times New Roman" w:hAnsi="Times New Roman" w:eastAsia="宋体"/>
          <w:sz w:val="22"/>
        </w:rPr>
        <w:t>图5-1 项目层次与目录结构图</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_dashboard.png"/>
                    <pic:cNvPicPr/>
                  </pic:nvPicPr>
                  <pic:blipFill>
                    <a:blip r:embed="rId60"/>
                    <a:stretch>
                      <a:fillRect/>
                    </a:stretch>
                  </pic:blipFill>
                  <pic:spPr>
                    <a:xfrm>
                      <a:off x="0" y="0"/>
                      <a:ext cx="5303520" cy="3314700"/>
                    </a:xfrm>
                    <a:prstGeom prst="rect"/>
                  </pic:spPr>
                </pic:pic>
              </a:graphicData>
            </a:graphic>
          </wp:inline>
        </w:drawing>
      </w:r>
    </w:p>
    <w:p/>
    <w:p>
      <w:pPr/>
      <w:r>
        <w:t>前端按页面域划分 Home、Search、Detail、Publish、Profile、Messages、Admin 模块；后端按业务域划分 user-service、listing-service、order-service、message-service、audit-service。公共层包含 DTO、异常码、日志组件和鉴权拦截器。</w:t>
      </w:r>
    </w:p>
    <w:p/>
    <w:p>
      <w:pPr>
        <w:pStyle w:val="2"/>
        <w:jc w:val="left"/>
      </w:pPr>
      <w:r>
        <w:t>第5.2节 系统核心功能实现</w:t>
      </w:r>
    </w:p>
    <w:p/>
    <w:p>
      <w:pPr>
        <w:pStyle w:val="3"/>
        <w:jc w:val="left"/>
      </w:pPr>
      <w:r>
        <w:t>5.2.1 认证与登录实现</w:t>
      </w:r>
    </w:p>
    <w:p>
      <w:pPr>
        <w:jc w:val="center"/>
      </w:pPr>
      <w:r>
        <w:rPr>
          <w:rFonts w:ascii="Times New Roman" w:hAnsi="Times New Roman" w:eastAsia="宋体"/>
          <w:sz w:val="22"/>
        </w:rPr>
        <w:t>图5-2 学生端登录页实现效果</w:t>
      </w:r>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_3_1_1_login.png"/>
                    <pic:cNvPicPr/>
                  </pic:nvPicPr>
                  <pic:blipFill>
                    <a:blip r:embed="rId57"/>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图5-3 管理员登录页实现效果</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fig_3_1_2_admin_login.png"/>
                    <pic:cNvPicPr/>
                  </pic:nvPicPr>
                  <pic:blipFill>
                    <a:blip r:embed="rId58"/>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图5-4 注册与认证引导页面</w:t>
      </w:r>
    </w:p>
    <w:p>
      <w:pPr>
        <w:jc w:val="center"/>
      </w:pPr>
      <w:r>
        <w:drawing>
          <wp:inline xmlns:a="http://schemas.openxmlformats.org/drawingml/2006/main" xmlns:pic="http://schemas.openxmlformats.org/drawingml/2006/picture">
            <wp:extent cx="5303520" cy="3106347"/>
            <wp:docPr id="11" name="Picture 11"/>
            <wp:cNvGraphicFramePr>
              <a:graphicFrameLocks noChangeAspect="1"/>
            </wp:cNvGraphicFramePr>
            <a:graphic>
              <a:graphicData uri="http://schemas.openxmlformats.org/drawingml/2006/picture">
                <pic:pic>
                  <pic:nvPicPr>
                    <pic:cNvPr id="0" name="fig_3_1_3_register.png"/>
                    <pic:cNvPicPr/>
                  </pic:nvPicPr>
                  <pic:blipFill>
                    <a:blip r:embed="rId62"/>
                    <a:stretch>
                      <a:fillRect/>
                    </a:stretch>
                  </pic:blipFill>
                  <pic:spPr>
                    <a:xfrm>
                      <a:off x="0" y="0"/>
                      <a:ext cx="5303520" cy="3106347"/>
                    </a:xfrm>
                    <a:prstGeom prst="rect"/>
                  </pic:spPr>
                </pic:pic>
              </a:graphicData>
            </a:graphic>
          </wp:inline>
        </w:drawing>
      </w:r>
    </w:p>
    <w:p/>
    <w:p>
      <w:pPr>
        <w:jc w:val="center"/>
      </w:pPr>
      <w:r>
        <w:rPr>
          <w:rFonts w:ascii="Times New Roman" w:hAnsi="Times New Roman" w:eastAsia="宋体"/>
          <w:sz w:val="22"/>
        </w:rPr>
        <w:t>图5-5 校园认证引导页面</w:t>
      </w:r>
    </w:p>
    <w:p>
      <w:pPr>
        <w:jc w:val="center"/>
      </w:pPr>
      <w:r>
        <w:drawing>
          <wp:inline xmlns:a="http://schemas.openxmlformats.org/drawingml/2006/main" xmlns:pic="http://schemas.openxmlformats.org/drawingml/2006/picture">
            <wp:extent cx="5303520" cy="5704967"/>
            <wp:docPr id="12" name="Picture 12"/>
            <wp:cNvGraphicFramePr>
              <a:graphicFrameLocks noChangeAspect="1"/>
            </wp:cNvGraphicFramePr>
            <a:graphic>
              <a:graphicData uri="http://schemas.openxmlformats.org/drawingml/2006/picture">
                <pic:pic>
                  <pic:nvPicPr>
                    <pic:cNvPr id="0" name="fig_3_1_3_verify.png"/>
                    <pic:cNvPicPr/>
                  </pic:nvPicPr>
                  <pic:blipFill>
                    <a:blip r:embed="rId63"/>
                    <a:stretch>
                      <a:fillRect/>
                    </a:stretch>
                  </pic:blipFill>
                  <pic:spPr>
                    <a:xfrm>
                      <a:off x="0" y="0"/>
                      <a:ext cx="5303520" cy="5704967"/>
                    </a:xfrm>
                    <a:prstGeom prst="rect"/>
                  </pic:spPr>
                </pic:pic>
              </a:graphicData>
            </a:graphic>
          </wp:inline>
        </w:drawing>
      </w:r>
    </w:p>
    <w:p/>
    <w:p>
      <w:pPr/>
      <w:r>
        <w:t>登录模块实现了账号认证、验证码校验、JWT 签发和角色路由跳转。管理员登录后进入后台布局，学生端登录后进入首页并初始化个人数据。</w:t>
      </w:r>
    </w:p>
    <w:p/>
    <w:p>
      <w:pPr>
        <w:pStyle w:val="3"/>
        <w:jc w:val="left"/>
      </w:pPr>
      <w:r>
        <w:t>5.2.2 首页与分类导航实现</w:t>
      </w:r>
    </w:p>
    <w:p>
      <w:pPr>
        <w:jc w:val="center"/>
      </w:pPr>
      <w:r>
        <w:rPr>
          <w:rFonts w:ascii="Times New Roman" w:hAnsi="Times New Roman" w:eastAsia="宋体"/>
          <w:sz w:val="22"/>
        </w:rPr>
        <w:t>图5-6 首页实现效果图</w:t>
      </w:r>
    </w:p>
    <w:p>
      <w:pPr>
        <w:jc w:val="center"/>
      </w:pPr>
      <w:r>
        <w:drawing>
          <wp:inline xmlns:a="http://schemas.openxmlformats.org/drawingml/2006/main" xmlns:pic="http://schemas.openxmlformats.org/drawingml/2006/picture">
            <wp:extent cx="5303520" cy="5704967"/>
            <wp:docPr id="13" name="Picture 13"/>
            <wp:cNvGraphicFramePr>
              <a:graphicFrameLocks noChangeAspect="1"/>
            </wp:cNvGraphicFramePr>
            <a:graphic>
              <a:graphicData uri="http://schemas.openxmlformats.org/drawingml/2006/picture">
                <pic:pic>
                  <pic:nvPicPr>
                    <pic:cNvPr id="0" name="fig_home.png"/>
                    <pic:cNvPicPr/>
                  </pic:nvPicPr>
                  <pic:blipFill>
                    <a:blip r:embed="rId56"/>
                    <a:stretch>
                      <a:fillRect/>
                    </a:stretch>
                  </pic:blipFill>
                  <pic:spPr>
                    <a:xfrm>
                      <a:off x="0" y="0"/>
                      <a:ext cx="5303520" cy="5704967"/>
                    </a:xfrm>
                    <a:prstGeom prst="rect"/>
                  </pic:spPr>
                </pic:pic>
              </a:graphicData>
            </a:graphic>
          </wp:inline>
        </w:drawing>
      </w:r>
    </w:p>
    <w:p/>
    <w:p>
      <w:pPr/>
      <w:r>
        <w:t>系统将分类导航从展示型入口升级为功能型路由入口，点击分类后跳转 `/#/category/{分类名}`。快速筛选模块直接跳转 `/#/search?price=0-100&amp;sort=价格升序` 等参数化路径，实现筛选直达。</w:t>
      </w:r>
    </w:p>
    <w:p/>
    <w:p>
      <w:pPr>
        <w:pStyle w:val="3"/>
        <w:jc w:val="left"/>
      </w:pPr>
      <w:r>
        <w:t>5.2.3 搜索筛选实现</w:t>
      </w:r>
    </w:p>
    <w:p>
      <w:pPr>
        <w:jc w:val="center"/>
      </w:pPr>
      <w:r>
        <w:rPr>
          <w:rFonts w:ascii="Times New Roman" w:hAnsi="Times New Roman" w:eastAsia="宋体"/>
          <w:sz w:val="22"/>
        </w:rPr>
        <w:t>图5-7 搜索筛选页实现效果</w:t>
      </w:r>
    </w:p>
    <w:p>
      <w:pPr>
        <w:jc w:val="center"/>
      </w:pPr>
      <w:r>
        <w:drawing>
          <wp:inline xmlns:a="http://schemas.openxmlformats.org/drawingml/2006/main" xmlns:pic="http://schemas.openxmlformats.org/drawingml/2006/picture">
            <wp:extent cx="5303520" cy="4139692"/>
            <wp:docPr id="14" name="Picture 14"/>
            <wp:cNvGraphicFramePr>
              <a:graphicFrameLocks noChangeAspect="1"/>
            </wp:cNvGraphicFramePr>
            <a:graphic>
              <a:graphicData uri="http://schemas.openxmlformats.org/drawingml/2006/picture">
                <pic:pic>
                  <pic:nvPicPr>
                    <pic:cNvPr id="0" name="fig_3_2_3_searchbar.png"/>
                    <pic:cNvPicPr/>
                  </pic:nvPicPr>
                  <pic:blipFill>
                    <a:blip r:embed="rId64"/>
                    <a:stretch>
                      <a:fillRect/>
                    </a:stretch>
                  </pic:blipFill>
                  <pic:spPr>
                    <a:xfrm>
                      <a:off x="0" y="0"/>
                      <a:ext cx="5303520" cy="4139692"/>
                    </a:xfrm>
                    <a:prstGeom prst="rect"/>
                  </pic:spPr>
                </pic:pic>
              </a:graphicData>
            </a:graphic>
          </wp:inline>
        </w:drawing>
      </w:r>
    </w:p>
    <w:p/>
    <w:p>
      <w:pPr/>
      <w:r>
        <w:t>搜索页在初始化时读取 `params + query` 统一构建条件对象，并在筛选变化后回写 URL，保证检索状态复现。接口层将筛选参数映射为数据库查询条件，支持分页和排序。</w:t>
      </w:r>
    </w:p>
    <w:p/>
    <w:p>
      <w:pPr>
        <w:pStyle w:val="3"/>
        <w:jc w:val="left"/>
      </w:pPr>
      <w:r>
        <w:t>5.2.4 商品详情与收藏实现</w:t>
      </w:r>
    </w:p>
    <w:p>
      <w:pPr>
        <w:jc w:val="center"/>
      </w:pPr>
      <w:r>
        <w:rPr>
          <w:rFonts w:ascii="Times New Roman" w:hAnsi="Times New Roman" w:eastAsia="宋体"/>
          <w:sz w:val="22"/>
        </w:rPr>
        <w:t>图5-8 商品详情页实现效果</w:t>
      </w:r>
    </w:p>
    <w:p>
      <w:pPr>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fig_3_3_detail.png"/>
                    <pic:cNvPicPr/>
                  </pic:nvPicPr>
                  <pic:blipFill>
                    <a:blip r:embed="rId65"/>
                    <a:stretch>
                      <a:fillRect/>
                    </a:stretch>
                  </pic:blipFill>
                  <pic:spPr>
                    <a:xfrm>
                      <a:off x="0" y="0"/>
                      <a:ext cx="5303520" cy="3314700"/>
                    </a:xfrm>
                    <a:prstGeom prst="rect"/>
                  </pic:spPr>
                </pic:pic>
              </a:graphicData>
            </a:graphic>
          </wp:inline>
        </w:drawing>
      </w:r>
    </w:p>
    <w:p/>
    <w:p>
      <w:pPr/>
      <w:r>
        <w:t>详情页展示商品图集、价格、成色、交易地点、卖家信息和风险提示。用户可收藏、发起咨询或下单。系统对重复收藏、下架商品下单等场景进行拦截。</w:t>
      </w:r>
    </w:p>
    <w:p/>
    <w:p>
      <w:pPr>
        <w:pStyle w:val="3"/>
        <w:jc w:val="left"/>
      </w:pPr>
      <w:r>
        <w:t>5.2.5 发布与编辑实现</w:t>
      </w:r>
    </w:p>
    <w:p>
      <w:pPr>
        <w:jc w:val="center"/>
      </w:pPr>
      <w:r>
        <w:rPr>
          <w:rFonts w:ascii="Times New Roman" w:hAnsi="Times New Roman" w:eastAsia="宋体"/>
          <w:sz w:val="22"/>
        </w:rPr>
        <w:t>图5-9 商品发布页实现效果</w:t>
      </w:r>
    </w:p>
    <w:p>
      <w:pPr>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fig_3_5_3_publish.png"/>
                    <pic:cNvPicPr/>
                  </pic:nvPicPr>
                  <pic:blipFill>
                    <a:blip r:embed="rId66"/>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图5-10 我的发布列表页面</w:t>
      </w:r>
    </w:p>
    <w:p>
      <w:pPr>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fig_3_5_1_mylist.png"/>
                    <pic:cNvPicPr/>
                  </pic:nvPicPr>
                  <pic:blipFill>
                    <a:blip r:embed="rId67"/>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图5-11 商品编辑页面</w:t>
      </w:r>
    </w:p>
    <w:p>
      <w:pPr>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fig_3_5_2_edit.png"/>
                    <pic:cNvPicPr/>
                  </pic:nvPicPr>
                  <pic:blipFill>
                    <a:blip r:embed="rId68"/>
                    <a:stretch>
                      <a:fillRect/>
                    </a:stretch>
                  </pic:blipFill>
                  <pic:spPr>
                    <a:xfrm>
                      <a:off x="0" y="0"/>
                      <a:ext cx="5303520" cy="3314700"/>
                    </a:xfrm>
                    <a:prstGeom prst="rect"/>
                  </pic:spPr>
                </pic:pic>
              </a:graphicData>
            </a:graphic>
          </wp:inline>
        </w:drawing>
      </w:r>
    </w:p>
    <w:p/>
    <w:p>
      <w:pPr/>
      <w:r>
        <w:t>发布模块支持多图上传、分类选择、价格校验、校区选择和描述编辑。提交后进入待审核状态，审核通过后自动上架。</w:t>
      </w:r>
    </w:p>
    <w:p/>
    <w:p>
      <w:pPr>
        <w:pStyle w:val="3"/>
        <w:jc w:val="left"/>
      </w:pPr>
      <w:r>
        <w:t>5.2.6 订单与支付实现</w:t>
      </w:r>
    </w:p>
    <w:p>
      <w:pPr>
        <w:jc w:val="center"/>
      </w:pPr>
      <w:r>
        <w:rPr>
          <w:rFonts w:ascii="Times New Roman" w:hAnsi="Times New Roman" w:eastAsia="宋体"/>
          <w:sz w:val="22"/>
        </w:rPr>
        <w:t>图5-12 买家订单页面效果</w:t>
      </w:r>
    </w:p>
    <w:p>
      <w:pPr>
        <w:jc w:val="center"/>
      </w:pPr>
      <w:r>
        <w:drawing>
          <wp:inline xmlns:a="http://schemas.openxmlformats.org/drawingml/2006/main" xmlns:pic="http://schemas.openxmlformats.org/drawingml/2006/picture">
            <wp:extent cx="5303520" cy="4438015"/>
            <wp:docPr id="19" name="Picture 19"/>
            <wp:cNvGraphicFramePr>
              <a:graphicFrameLocks noChangeAspect="1"/>
            </wp:cNvGraphicFramePr>
            <a:graphic>
              <a:graphicData uri="http://schemas.openxmlformats.org/drawingml/2006/picture">
                <pic:pic>
                  <pic:nvPicPr>
                    <pic:cNvPr id="0" name="fig_3_4_orders.png"/>
                    <pic:cNvPicPr/>
                  </pic:nvPicPr>
                  <pic:blipFill>
                    <a:blip r:embed="rId69"/>
                    <a:stretch>
                      <a:fillRect/>
                    </a:stretch>
                  </pic:blipFill>
                  <pic:spPr>
                    <a:xfrm>
                      <a:off x="0" y="0"/>
                      <a:ext cx="5303520" cy="4438015"/>
                    </a:xfrm>
                    <a:prstGeom prst="rect"/>
                  </pic:spPr>
                </pic:pic>
              </a:graphicData>
            </a:graphic>
          </wp:inline>
        </w:drawing>
      </w:r>
    </w:p>
    <w:p/>
    <w:p>
      <w:pPr>
        <w:jc w:val="center"/>
      </w:pPr>
      <w:r>
        <w:rPr>
          <w:rFonts w:ascii="Times New Roman" w:hAnsi="Times New Roman" w:eastAsia="宋体"/>
          <w:sz w:val="22"/>
        </w:rPr>
        <w:t>图5-13 卖家订单处理页面</w:t>
      </w:r>
    </w:p>
    <w:p>
      <w:pPr>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fig_3_5_4_seller_orders.png"/>
                    <pic:cNvPicPr/>
                  </pic:nvPicPr>
                  <pic:blipFill>
                    <a:blip r:embed="rId70"/>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图5-14 财务与支付统计页面</w:t>
      </w:r>
    </w:p>
    <w:p>
      <w:pPr>
        <w:jc w:val="center"/>
      </w:pPr>
      <w:r>
        <w:drawing>
          <wp:inline xmlns:a="http://schemas.openxmlformats.org/drawingml/2006/main" xmlns:pic="http://schemas.openxmlformats.org/drawingml/2006/picture">
            <wp:extent cx="5303520" cy="3106347"/>
            <wp:docPr id="21" name="Picture 21"/>
            <wp:cNvGraphicFramePr>
              <a:graphicFrameLocks noChangeAspect="1"/>
            </wp:cNvGraphicFramePr>
            <a:graphic>
              <a:graphicData uri="http://schemas.openxmlformats.org/drawingml/2006/picture">
                <pic:pic>
                  <pic:nvPicPr>
                    <pic:cNvPr id="0" name="fig_3_5_5_finance.png"/>
                    <pic:cNvPicPr/>
                  </pic:nvPicPr>
                  <pic:blipFill>
                    <a:blip r:embed="rId71"/>
                    <a:stretch>
                      <a:fillRect/>
                    </a:stretch>
                  </pic:blipFill>
                  <pic:spPr>
                    <a:xfrm>
                      <a:off x="0" y="0"/>
                      <a:ext cx="5303520" cy="3106347"/>
                    </a:xfrm>
                    <a:prstGeom prst="rect"/>
                  </pic:spPr>
                </pic:pic>
              </a:graphicData>
            </a:graphic>
          </wp:inline>
        </w:drawing>
      </w:r>
    </w:p>
    <w:p/>
    <w:p>
      <w:pPr/>
      <w:r>
        <w:t>系统在订单模块实现状态机控制，支付回调使用幂等键防止重复处理。支付成功后自动触发履约状态更新与消息通知。</w:t>
      </w:r>
    </w:p>
    <w:p/>
    <w:p>
      <w:pPr>
        <w:pStyle w:val="3"/>
        <w:jc w:val="left"/>
      </w:pPr>
      <w:r>
        <w:t>5.2.7 消息会话实现</w:t>
      </w:r>
    </w:p>
    <w:p>
      <w:pPr>
        <w:jc w:val="center"/>
      </w:pPr>
      <w:r>
        <w:rPr>
          <w:rFonts w:ascii="Times New Roman" w:hAnsi="Times New Roman" w:eastAsia="宋体"/>
          <w:sz w:val="22"/>
        </w:rPr>
        <w:t>图5-15 消息会话页面效果</w:t>
      </w:r>
    </w:p>
    <w:p>
      <w:pPr>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fig_3_5_5_messages.png"/>
                    <pic:cNvPicPr/>
                  </pic:nvPicPr>
                  <pic:blipFill>
                    <a:blip r:embed="rId72"/>
                    <a:stretch>
                      <a:fillRect/>
                    </a:stretch>
                  </pic:blipFill>
                  <pic:spPr>
                    <a:xfrm>
                      <a:off x="0" y="0"/>
                      <a:ext cx="5303520" cy="3314700"/>
                    </a:xfrm>
                    <a:prstGeom prst="rect"/>
                  </pic:spPr>
                </pic:pic>
              </a:graphicData>
            </a:graphic>
          </wp:inline>
        </w:drawing>
      </w:r>
    </w:p>
    <w:p/>
    <w:p>
      <w:pPr/>
      <w:r>
        <w:t>会话模型采用“商品 + 买家 + 卖家”唯一约束，避免重复会话。消息支持未读数统计与已读回执，保证交易沟通连续性。</w:t>
      </w:r>
    </w:p>
    <w:p/>
    <w:p>
      <w:pPr>
        <w:pStyle w:val="3"/>
        <w:jc w:val="left"/>
      </w:pPr>
      <w:r>
        <w:t>5.2.8 后台审核与治理实现</w:t>
      </w:r>
    </w:p>
    <w:p>
      <w:pPr>
        <w:jc w:val="center"/>
      </w:pPr>
      <w:r>
        <w:rPr>
          <w:rFonts w:ascii="Times New Roman" w:hAnsi="Times New Roman" w:eastAsia="宋体"/>
          <w:sz w:val="22"/>
        </w:rPr>
        <w:t>图5-16 管理员看板页面效果</w:t>
      </w:r>
    </w:p>
    <w:p>
      <w:pPr>
        <w:jc w:val="cente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fig_dashboard.png"/>
                    <pic:cNvPicPr/>
                  </pic:nvPicPr>
                  <pic:blipFill>
                    <a:blip r:embed="rId60"/>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图5-17 商品审核页面效果</w:t>
      </w:r>
    </w:p>
    <w:p>
      <w:pPr>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fig_3_6_2_listing_review.png"/>
                    <pic:cNvPicPr/>
                  </pic:nvPicPr>
                  <pic:blipFill>
                    <a:blip r:embed="rId73"/>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图5-18 订单管理页面效果</w:t>
      </w:r>
    </w:p>
    <w:p>
      <w:pPr>
        <w:jc w:val="center"/>
      </w:pPr>
      <w:r>
        <w:drawing>
          <wp:inline xmlns:a="http://schemas.openxmlformats.org/drawingml/2006/main" xmlns:pic="http://schemas.openxmlformats.org/drawingml/2006/picture">
            <wp:extent cx="5303520" cy="3106347"/>
            <wp:docPr id="25" name="Picture 25"/>
            <wp:cNvGraphicFramePr>
              <a:graphicFrameLocks noChangeAspect="1"/>
            </wp:cNvGraphicFramePr>
            <a:graphic>
              <a:graphicData uri="http://schemas.openxmlformats.org/drawingml/2006/picture">
                <pic:pic>
                  <pic:nvPicPr>
                    <pic:cNvPr id="0" name="fig_3_6_3_order_mgmt.png"/>
                    <pic:cNvPicPr/>
                  </pic:nvPicPr>
                  <pic:blipFill>
                    <a:blip r:embed="rId74"/>
                    <a:stretch>
                      <a:fillRect/>
                    </a:stretch>
                  </pic:blipFill>
                  <pic:spPr>
                    <a:xfrm>
                      <a:off x="0" y="0"/>
                      <a:ext cx="5303520" cy="3106347"/>
                    </a:xfrm>
                    <a:prstGeom prst="rect"/>
                  </pic:spPr>
                </pic:pic>
              </a:graphicData>
            </a:graphic>
          </wp:inline>
        </w:drawing>
      </w:r>
    </w:p>
    <w:p/>
    <w:p>
      <w:pPr>
        <w:jc w:val="center"/>
      </w:pPr>
      <w:r>
        <w:rPr>
          <w:rFonts w:ascii="Times New Roman" w:hAnsi="Times New Roman" w:eastAsia="宋体"/>
          <w:sz w:val="22"/>
        </w:rPr>
        <w:t>图5-19 用户管理页面效果</w:t>
      </w:r>
    </w:p>
    <w:p>
      <w:pPr>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fig_3_6_3_user_mgmt.png"/>
                    <pic:cNvPicPr/>
                  </pic:nvPicPr>
                  <pic:blipFill>
                    <a:blip r:embed="rId75"/>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图5-20 用户财务管理页面效果</w:t>
      </w:r>
    </w:p>
    <w:p>
      <w:pPr>
        <w:jc w:val="center"/>
      </w:pPr>
      <w:r>
        <w:drawing>
          <wp:inline xmlns:a="http://schemas.openxmlformats.org/drawingml/2006/main" xmlns:pic="http://schemas.openxmlformats.org/drawingml/2006/picture">
            <wp:extent cx="5303520" cy="3106347"/>
            <wp:docPr id="27" name="Picture 27"/>
            <wp:cNvGraphicFramePr>
              <a:graphicFrameLocks noChangeAspect="1"/>
            </wp:cNvGraphicFramePr>
            <a:graphic>
              <a:graphicData uri="http://schemas.openxmlformats.org/drawingml/2006/picture">
                <pic:pic>
                  <pic:nvPicPr>
                    <pic:cNvPr id="0" name="fig_3_6_3_order_mgmt.png"/>
                    <pic:cNvPicPr/>
                  </pic:nvPicPr>
                  <pic:blipFill>
                    <a:blip r:embed="rId74"/>
                    <a:stretch>
                      <a:fillRect/>
                    </a:stretch>
                  </pic:blipFill>
                  <pic:spPr>
                    <a:xfrm>
                      <a:off x="0" y="0"/>
                      <a:ext cx="5303520" cy="3106347"/>
                    </a:xfrm>
                    <a:prstGeom prst="rect"/>
                  </pic:spPr>
                </pic:pic>
              </a:graphicData>
            </a:graphic>
          </wp:inline>
        </w:drawing>
      </w:r>
    </w:p>
    <w:p/>
    <w:p>
      <w:pPr/>
      <w:r>
        <w:t>后台提供待审商品列表、批量审核、用户状态控制、举报处理和数据看板。风险分值高于阈值的账号会进入人工复核流程。</w:t>
      </w:r>
    </w:p>
    <w:p/>
    <w:p>
      <w:pPr>
        <w:pStyle w:val="2"/>
        <w:jc w:val="left"/>
      </w:pPr>
      <w:r>
        <w:t>第5.3节 本章小结</w:t>
      </w:r>
    </w:p>
    <w:p>
      <w:pPr/>
      <w:r>
        <w:t>本章从登录、检索、发布、订单、消息到后台治理逐步说明系统实现过程，展示了关键页面和全链路交互能力。</w:t>
      </w:r>
    </w:p>
    <w:p/>
    <w:p>
      <w:r>
        <w:br w:type="page"/>
      </w:r>
    </w:p>
    <w:p/>
    <w:p>
      <w:pPr>
        <w:pStyle w:val="1"/>
        <w:jc w:val="left"/>
      </w:pPr>
      <w:r>
        <w:t>第6章 系统测试</w:t>
      </w:r>
    </w:p>
    <w:p/>
    <w:p>
      <w:pPr>
        <w:pStyle w:val="2"/>
        <w:jc w:val="left"/>
      </w:pPr>
      <w:r>
        <w:t>第6.1节 功能性测试</w:t>
      </w:r>
    </w:p>
    <w:p/>
    <w:p>
      <w:pPr>
        <w:pStyle w:val="3"/>
        <w:jc w:val="left"/>
      </w:pPr>
      <w:r>
        <w:t>6.1.1 用户登录与认证测试</w:t>
      </w:r>
    </w:p>
    <w:p>
      <w:pPr>
        <w:jc w:val="center"/>
      </w:pPr>
      <w:r>
        <w:rPr>
          <w:rFonts w:ascii="Times New Roman" w:hAnsi="Times New Roman" w:eastAsia="宋体"/>
          <w:sz w:val="22"/>
        </w:rPr>
        <w:t>表6-1 用户登录与认证功能测试</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用例编号</w:t>
            </w:r>
          </w:p>
        </w:tc>
        <w:tc>
          <w:tcPr>
            <w:tcW w:type="dxa" w:w="2268"/>
          </w:tcPr>
          <w:p>
            <w:r>
              <w:rPr>
                <w:b/>
              </w:rPr>
              <w:t>测试场景</w:t>
            </w:r>
          </w:p>
        </w:tc>
        <w:tc>
          <w:tcPr>
            <w:tcW w:type="dxa" w:w="2268"/>
          </w:tcPr>
          <w:p>
            <w:r>
              <w:rPr>
                <w:b/>
              </w:rPr>
              <w:t>预期结果</w:t>
            </w:r>
          </w:p>
        </w:tc>
        <w:tc>
          <w:tcPr>
            <w:tcW w:type="dxa" w:w="2268"/>
          </w:tcPr>
          <w:p>
            <w:r>
              <w:rPr>
                <w:b/>
              </w:rPr>
              <w:t>实际结果</w:t>
            </w:r>
          </w:p>
        </w:tc>
      </w:tr>
      <w:tr>
        <w:tc>
          <w:tcPr>
            <w:tcW w:type="dxa" w:w="2268"/>
          </w:tcPr>
          <w:p>
            <w:r>
              <w:t>U-01</w:t>
            </w:r>
          </w:p>
        </w:tc>
        <w:tc>
          <w:tcPr>
            <w:tcW w:type="dxa" w:w="2268"/>
          </w:tcPr>
          <w:p>
            <w:r>
              <w:t>正常账号登录</w:t>
            </w:r>
          </w:p>
        </w:tc>
        <w:tc>
          <w:tcPr>
            <w:tcW w:type="dxa" w:w="2268"/>
          </w:tcPr>
          <w:p>
            <w:r>
              <w:t>登录成功并跳转首页</w:t>
            </w:r>
          </w:p>
        </w:tc>
        <w:tc>
          <w:tcPr>
            <w:tcW w:type="dxa" w:w="2268"/>
          </w:tcPr>
          <w:p>
            <w:r>
              <w:t>通过</w:t>
            </w:r>
          </w:p>
        </w:tc>
      </w:tr>
      <w:tr>
        <w:tc>
          <w:tcPr>
            <w:tcW w:type="dxa" w:w="2268"/>
          </w:tcPr>
          <w:p>
            <w:r>
              <w:t>U-02</w:t>
            </w:r>
          </w:p>
        </w:tc>
        <w:tc>
          <w:tcPr>
            <w:tcW w:type="dxa" w:w="2268"/>
          </w:tcPr>
          <w:p>
            <w:r>
              <w:t>错误密码登录</w:t>
            </w:r>
          </w:p>
        </w:tc>
        <w:tc>
          <w:tcPr>
            <w:tcW w:type="dxa" w:w="2268"/>
          </w:tcPr>
          <w:p>
            <w:r>
              <w:t>提示密码错误</w:t>
            </w:r>
          </w:p>
        </w:tc>
        <w:tc>
          <w:tcPr>
            <w:tcW w:type="dxa" w:w="2268"/>
          </w:tcPr>
          <w:p>
            <w:r>
              <w:t>通过</w:t>
            </w:r>
          </w:p>
        </w:tc>
      </w:tr>
      <w:tr>
        <w:tc>
          <w:tcPr>
            <w:tcW w:type="dxa" w:w="2268"/>
          </w:tcPr>
          <w:p>
            <w:r>
              <w:t>U-03</w:t>
            </w:r>
          </w:p>
        </w:tc>
        <w:tc>
          <w:tcPr>
            <w:tcW w:type="dxa" w:w="2268"/>
          </w:tcPr>
          <w:p>
            <w:r>
              <w:t>管理员登录</w:t>
            </w:r>
          </w:p>
        </w:tc>
        <w:tc>
          <w:tcPr>
            <w:tcW w:type="dxa" w:w="2268"/>
          </w:tcPr>
          <w:p>
            <w:r>
              <w:t>进入后台看板</w:t>
            </w:r>
          </w:p>
        </w:tc>
        <w:tc>
          <w:tcPr>
            <w:tcW w:type="dxa" w:w="2268"/>
          </w:tcPr>
          <w:p>
            <w:r>
              <w:t>通过</w:t>
            </w:r>
          </w:p>
        </w:tc>
      </w:tr>
      <w:tr>
        <w:tc>
          <w:tcPr>
            <w:tcW w:type="dxa" w:w="2268"/>
          </w:tcPr>
          <w:p>
            <w:r>
              <w:t>U-04</w:t>
            </w:r>
          </w:p>
        </w:tc>
        <w:tc>
          <w:tcPr>
            <w:tcW w:type="dxa" w:w="2268"/>
          </w:tcPr>
          <w:p>
            <w:r>
              <w:t>未认证用户下单</w:t>
            </w:r>
          </w:p>
        </w:tc>
        <w:tc>
          <w:tcPr>
            <w:tcW w:type="dxa" w:w="2268"/>
          </w:tcPr>
          <w:p>
            <w:r>
              <w:t>引导认证后下单</w:t>
            </w:r>
          </w:p>
        </w:tc>
        <w:tc>
          <w:tcPr>
            <w:tcW w:type="dxa" w:w="2268"/>
          </w:tcPr>
          <w:p>
            <w:r>
              <w:t>通过</w:t>
            </w:r>
          </w:p>
        </w:tc>
      </w:tr>
    </w:tbl>
    <w:p/>
    <w:p>
      <w:pPr>
        <w:pStyle w:val="3"/>
        <w:jc w:val="left"/>
      </w:pPr>
      <w:r>
        <w:t>6.1.2 搜索筛选功能测试</w:t>
      </w:r>
    </w:p>
    <w:p>
      <w:pPr>
        <w:jc w:val="center"/>
      </w:pPr>
      <w:r>
        <w:rPr>
          <w:rFonts w:ascii="Times New Roman" w:hAnsi="Times New Roman" w:eastAsia="宋体"/>
          <w:sz w:val="22"/>
        </w:rPr>
        <w:t>表6-2 搜索筛选功能测试</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用例编号</w:t>
            </w:r>
          </w:p>
        </w:tc>
        <w:tc>
          <w:tcPr>
            <w:tcW w:type="dxa" w:w="2268"/>
          </w:tcPr>
          <w:p>
            <w:r>
              <w:rPr>
                <w:b/>
              </w:rPr>
              <w:t>测试场景</w:t>
            </w:r>
          </w:p>
        </w:tc>
        <w:tc>
          <w:tcPr>
            <w:tcW w:type="dxa" w:w="2268"/>
          </w:tcPr>
          <w:p>
            <w:r>
              <w:rPr>
                <w:b/>
              </w:rPr>
              <w:t>预期结果</w:t>
            </w:r>
          </w:p>
        </w:tc>
        <w:tc>
          <w:tcPr>
            <w:tcW w:type="dxa" w:w="2268"/>
          </w:tcPr>
          <w:p>
            <w:r>
              <w:rPr>
                <w:b/>
              </w:rPr>
              <w:t>实际结果</w:t>
            </w:r>
          </w:p>
        </w:tc>
      </w:tr>
      <w:tr>
        <w:tc>
          <w:tcPr>
            <w:tcW w:type="dxa" w:w="2268"/>
          </w:tcPr>
          <w:p>
            <w:r>
              <w:t>S-01</w:t>
            </w:r>
          </w:p>
        </w:tc>
        <w:tc>
          <w:tcPr>
            <w:tcW w:type="dxa" w:w="2268"/>
          </w:tcPr>
          <w:p>
            <w:r>
              <w:t>分类路由跳转</w:t>
            </w:r>
          </w:p>
        </w:tc>
        <w:tc>
          <w:tcPr>
            <w:tcW w:type="dxa" w:w="2268"/>
          </w:tcPr>
          <w:p>
            <w:r>
              <w:t>进入对应分类结果</w:t>
            </w:r>
          </w:p>
        </w:tc>
        <w:tc>
          <w:tcPr>
            <w:tcW w:type="dxa" w:w="2268"/>
          </w:tcPr>
          <w:p>
            <w:r>
              <w:t>通过</w:t>
            </w:r>
          </w:p>
        </w:tc>
      </w:tr>
      <w:tr>
        <w:tc>
          <w:tcPr>
            <w:tcW w:type="dxa" w:w="2268"/>
          </w:tcPr>
          <w:p>
            <w:r>
              <w:t>S-02</w:t>
            </w:r>
          </w:p>
        </w:tc>
        <w:tc>
          <w:tcPr>
            <w:tcW w:type="dxa" w:w="2268"/>
          </w:tcPr>
          <w:p>
            <w:r>
              <w:t>快速筛选跳转</w:t>
            </w:r>
          </w:p>
        </w:tc>
        <w:tc>
          <w:tcPr>
            <w:tcW w:type="dxa" w:w="2268"/>
          </w:tcPr>
          <w:p>
            <w:r>
              <w:t>query 参数生效</w:t>
            </w:r>
          </w:p>
        </w:tc>
        <w:tc>
          <w:tcPr>
            <w:tcW w:type="dxa" w:w="2268"/>
          </w:tcPr>
          <w:p>
            <w:r>
              <w:t>通过</w:t>
            </w:r>
          </w:p>
        </w:tc>
      </w:tr>
      <w:tr>
        <w:tc>
          <w:tcPr>
            <w:tcW w:type="dxa" w:w="2268"/>
          </w:tcPr>
          <w:p>
            <w:r>
              <w:t>S-03</w:t>
            </w:r>
          </w:p>
        </w:tc>
        <w:tc>
          <w:tcPr>
            <w:tcW w:type="dxa" w:w="2268"/>
          </w:tcPr>
          <w:p>
            <w:r>
              <w:t>组合筛选</w:t>
            </w:r>
          </w:p>
        </w:tc>
        <w:tc>
          <w:tcPr>
            <w:tcW w:type="dxa" w:w="2268"/>
          </w:tcPr>
          <w:p>
            <w:r>
              <w:t>返回条件匹配列表</w:t>
            </w:r>
          </w:p>
        </w:tc>
        <w:tc>
          <w:tcPr>
            <w:tcW w:type="dxa" w:w="2268"/>
          </w:tcPr>
          <w:p>
            <w:r>
              <w:t>通过</w:t>
            </w:r>
          </w:p>
        </w:tc>
      </w:tr>
      <w:tr>
        <w:tc>
          <w:tcPr>
            <w:tcW w:type="dxa" w:w="2268"/>
          </w:tcPr>
          <w:p>
            <w:r>
              <w:t>S-04</w:t>
            </w:r>
          </w:p>
        </w:tc>
        <w:tc>
          <w:tcPr>
            <w:tcW w:type="dxa" w:w="2268"/>
          </w:tcPr>
          <w:p>
            <w:r>
              <w:t>排序切换</w:t>
            </w:r>
          </w:p>
        </w:tc>
        <w:tc>
          <w:tcPr>
            <w:tcW w:type="dxa" w:w="2268"/>
          </w:tcPr>
          <w:p>
            <w:r>
              <w:t>顺序正确变化</w:t>
            </w:r>
          </w:p>
        </w:tc>
        <w:tc>
          <w:tcPr>
            <w:tcW w:type="dxa" w:w="2268"/>
          </w:tcPr>
          <w:p>
            <w:r>
              <w:t>通过</w:t>
            </w:r>
          </w:p>
        </w:tc>
      </w:tr>
    </w:tbl>
    <w:p/>
    <w:p>
      <w:pPr>
        <w:jc w:val="center"/>
      </w:pPr>
      <w:r>
        <w:rPr>
          <w:rFonts w:ascii="Times New Roman" w:hAnsi="Times New Roman" w:eastAsia="宋体"/>
          <w:sz w:val="22"/>
        </w:rPr>
        <w:t>图6-1 搜索结果页面效果图</w:t>
      </w:r>
    </w:p>
    <w:p>
      <w:pPr>
        <w:jc w:val="center"/>
      </w:pPr>
      <w:r>
        <w:drawing>
          <wp:inline xmlns:a="http://schemas.openxmlformats.org/drawingml/2006/main" xmlns:pic="http://schemas.openxmlformats.org/drawingml/2006/picture">
            <wp:extent cx="5303520" cy="4139692"/>
            <wp:docPr id="28" name="Picture 28"/>
            <wp:cNvGraphicFramePr>
              <a:graphicFrameLocks noChangeAspect="1"/>
            </wp:cNvGraphicFramePr>
            <a:graphic>
              <a:graphicData uri="http://schemas.openxmlformats.org/drawingml/2006/picture">
                <pic:pic>
                  <pic:nvPicPr>
                    <pic:cNvPr id="0" name="fig_3_2_3_searchbar.png"/>
                    <pic:cNvPicPr/>
                  </pic:nvPicPr>
                  <pic:blipFill>
                    <a:blip r:embed="rId64"/>
                    <a:stretch>
                      <a:fillRect/>
                    </a:stretch>
                  </pic:blipFill>
                  <pic:spPr>
                    <a:xfrm>
                      <a:off x="0" y="0"/>
                      <a:ext cx="5303520" cy="4139692"/>
                    </a:xfrm>
                    <a:prstGeom prst="rect"/>
                  </pic:spPr>
                </pic:pic>
              </a:graphicData>
            </a:graphic>
          </wp:inline>
        </w:drawing>
      </w:r>
    </w:p>
    <w:p/>
    <w:p>
      <w:pPr>
        <w:pStyle w:val="3"/>
        <w:jc w:val="left"/>
      </w:pPr>
      <w:r>
        <w:t>6.1.3 商品发布与审核测试</w:t>
      </w:r>
    </w:p>
    <w:p>
      <w:pPr>
        <w:jc w:val="center"/>
      </w:pPr>
      <w:r>
        <w:rPr>
          <w:rFonts w:ascii="Times New Roman" w:hAnsi="Times New Roman" w:eastAsia="宋体"/>
          <w:sz w:val="22"/>
        </w:rPr>
        <w:t>表6-3 发布与审核功能测试</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用例编号</w:t>
            </w:r>
          </w:p>
        </w:tc>
        <w:tc>
          <w:tcPr>
            <w:tcW w:type="dxa" w:w="2268"/>
          </w:tcPr>
          <w:p>
            <w:r>
              <w:rPr>
                <w:b/>
              </w:rPr>
              <w:t>测试场景</w:t>
            </w:r>
          </w:p>
        </w:tc>
        <w:tc>
          <w:tcPr>
            <w:tcW w:type="dxa" w:w="2268"/>
          </w:tcPr>
          <w:p>
            <w:r>
              <w:rPr>
                <w:b/>
              </w:rPr>
              <w:t>预期结果</w:t>
            </w:r>
          </w:p>
        </w:tc>
        <w:tc>
          <w:tcPr>
            <w:tcW w:type="dxa" w:w="2268"/>
          </w:tcPr>
          <w:p>
            <w:r>
              <w:rPr>
                <w:b/>
              </w:rPr>
              <w:t>实际结果</w:t>
            </w:r>
          </w:p>
        </w:tc>
      </w:tr>
      <w:tr>
        <w:tc>
          <w:tcPr>
            <w:tcW w:type="dxa" w:w="2268"/>
          </w:tcPr>
          <w:p>
            <w:r>
              <w:t>P-01</w:t>
            </w:r>
          </w:p>
        </w:tc>
        <w:tc>
          <w:tcPr>
            <w:tcW w:type="dxa" w:w="2268"/>
          </w:tcPr>
          <w:p>
            <w:r>
              <w:t>正常发布商品</w:t>
            </w:r>
          </w:p>
        </w:tc>
        <w:tc>
          <w:tcPr>
            <w:tcW w:type="dxa" w:w="2268"/>
          </w:tcPr>
          <w:p>
            <w:r>
              <w:t>进入待审核状态</w:t>
            </w:r>
          </w:p>
        </w:tc>
        <w:tc>
          <w:tcPr>
            <w:tcW w:type="dxa" w:w="2268"/>
          </w:tcPr>
          <w:p>
            <w:r>
              <w:t>通过</w:t>
            </w:r>
          </w:p>
        </w:tc>
      </w:tr>
      <w:tr>
        <w:tc>
          <w:tcPr>
            <w:tcW w:type="dxa" w:w="2268"/>
          </w:tcPr>
          <w:p>
            <w:r>
              <w:t>P-02</w:t>
            </w:r>
          </w:p>
        </w:tc>
        <w:tc>
          <w:tcPr>
            <w:tcW w:type="dxa" w:w="2268"/>
          </w:tcPr>
          <w:p>
            <w:r>
              <w:t>审核通过</w:t>
            </w:r>
          </w:p>
        </w:tc>
        <w:tc>
          <w:tcPr>
            <w:tcW w:type="dxa" w:w="2268"/>
          </w:tcPr>
          <w:p>
            <w:r>
              <w:t>商品上架可见</w:t>
            </w:r>
          </w:p>
        </w:tc>
        <w:tc>
          <w:tcPr>
            <w:tcW w:type="dxa" w:w="2268"/>
          </w:tcPr>
          <w:p>
            <w:r>
              <w:t>通过</w:t>
            </w:r>
          </w:p>
        </w:tc>
      </w:tr>
      <w:tr>
        <w:tc>
          <w:tcPr>
            <w:tcW w:type="dxa" w:w="2268"/>
          </w:tcPr>
          <w:p>
            <w:r>
              <w:t>P-03</w:t>
            </w:r>
          </w:p>
        </w:tc>
        <w:tc>
          <w:tcPr>
            <w:tcW w:type="dxa" w:w="2268"/>
          </w:tcPr>
          <w:p>
            <w:r>
              <w:t>审核驳回</w:t>
            </w:r>
          </w:p>
        </w:tc>
        <w:tc>
          <w:tcPr>
            <w:tcW w:type="dxa" w:w="2268"/>
          </w:tcPr>
          <w:p>
            <w:r>
              <w:t>返回驳回原因</w:t>
            </w:r>
          </w:p>
        </w:tc>
        <w:tc>
          <w:tcPr>
            <w:tcW w:type="dxa" w:w="2268"/>
          </w:tcPr>
          <w:p>
            <w:r>
              <w:t>通过</w:t>
            </w:r>
          </w:p>
        </w:tc>
      </w:tr>
      <w:tr>
        <w:tc>
          <w:tcPr>
            <w:tcW w:type="dxa" w:w="2268"/>
          </w:tcPr>
          <w:p>
            <w:r>
              <w:t>P-04</w:t>
            </w:r>
          </w:p>
        </w:tc>
        <w:tc>
          <w:tcPr>
            <w:tcW w:type="dxa" w:w="2268"/>
          </w:tcPr>
          <w:p>
            <w:r>
              <w:t>违规商品拦截</w:t>
            </w:r>
          </w:p>
        </w:tc>
        <w:tc>
          <w:tcPr>
            <w:tcW w:type="dxa" w:w="2268"/>
          </w:tcPr>
          <w:p>
            <w:r>
              <w:t>触发风控预警</w:t>
            </w:r>
          </w:p>
        </w:tc>
        <w:tc>
          <w:tcPr>
            <w:tcW w:type="dxa" w:w="2268"/>
          </w:tcPr>
          <w:p>
            <w:r>
              <w:t>通过</w:t>
            </w:r>
          </w:p>
        </w:tc>
      </w:tr>
    </w:tbl>
    <w:p/>
    <w:p>
      <w:pPr>
        <w:jc w:val="center"/>
      </w:pPr>
      <w:r>
        <w:rPr>
          <w:rFonts w:ascii="Times New Roman" w:hAnsi="Times New Roman" w:eastAsia="宋体"/>
          <w:sz w:val="22"/>
        </w:rPr>
        <w:t>图6-2 发布页面效果图</w:t>
      </w:r>
    </w:p>
    <w:p>
      <w:pPr>
        <w:jc w:val="center"/>
      </w:pPr>
      <w:r>
        <w:drawing>
          <wp:inline xmlns:a="http://schemas.openxmlformats.org/drawingml/2006/main" xmlns:pic="http://schemas.openxmlformats.org/drawingml/2006/picture">
            <wp:extent cx="5303520" cy="3314700"/>
            <wp:docPr id="29" name="Picture 29"/>
            <wp:cNvGraphicFramePr>
              <a:graphicFrameLocks noChangeAspect="1"/>
            </wp:cNvGraphicFramePr>
            <a:graphic>
              <a:graphicData uri="http://schemas.openxmlformats.org/drawingml/2006/picture">
                <pic:pic>
                  <pic:nvPicPr>
                    <pic:cNvPr id="0" name="fig_3_5_3_publish.png"/>
                    <pic:cNvPicPr/>
                  </pic:nvPicPr>
                  <pic:blipFill>
                    <a:blip r:embed="rId66"/>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图6-3 审核页面效果图</w:t>
      </w:r>
    </w:p>
    <w:p>
      <w:pPr>
        <w:jc w:val="center"/>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fig_3_6_2_listing_review.png"/>
                    <pic:cNvPicPr/>
                  </pic:nvPicPr>
                  <pic:blipFill>
                    <a:blip r:embed="rId73"/>
                    <a:stretch>
                      <a:fillRect/>
                    </a:stretch>
                  </pic:blipFill>
                  <pic:spPr>
                    <a:xfrm>
                      <a:off x="0" y="0"/>
                      <a:ext cx="5303520" cy="3314700"/>
                    </a:xfrm>
                    <a:prstGeom prst="rect"/>
                  </pic:spPr>
                </pic:pic>
              </a:graphicData>
            </a:graphic>
          </wp:inline>
        </w:drawing>
      </w:r>
    </w:p>
    <w:p/>
    <w:p>
      <w:pPr>
        <w:pStyle w:val="3"/>
        <w:jc w:val="left"/>
      </w:pPr>
      <w:r>
        <w:t>6.1.4 订单支付与履约测试</w:t>
      </w:r>
    </w:p>
    <w:p>
      <w:pPr>
        <w:jc w:val="center"/>
      </w:pPr>
      <w:r>
        <w:rPr>
          <w:rFonts w:ascii="Times New Roman" w:hAnsi="Times New Roman" w:eastAsia="宋体"/>
          <w:sz w:val="22"/>
        </w:rPr>
        <w:t>表6-4 订单支付与履约测试</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用例编号</w:t>
            </w:r>
          </w:p>
        </w:tc>
        <w:tc>
          <w:tcPr>
            <w:tcW w:type="dxa" w:w="2268"/>
          </w:tcPr>
          <w:p>
            <w:r>
              <w:rPr>
                <w:b/>
              </w:rPr>
              <w:t>测试场景</w:t>
            </w:r>
          </w:p>
        </w:tc>
        <w:tc>
          <w:tcPr>
            <w:tcW w:type="dxa" w:w="2268"/>
          </w:tcPr>
          <w:p>
            <w:r>
              <w:rPr>
                <w:b/>
              </w:rPr>
              <w:t>预期结果</w:t>
            </w:r>
          </w:p>
        </w:tc>
        <w:tc>
          <w:tcPr>
            <w:tcW w:type="dxa" w:w="2268"/>
          </w:tcPr>
          <w:p>
            <w:r>
              <w:rPr>
                <w:b/>
              </w:rPr>
              <w:t>实际结果</w:t>
            </w:r>
          </w:p>
        </w:tc>
      </w:tr>
      <w:tr>
        <w:tc>
          <w:tcPr>
            <w:tcW w:type="dxa" w:w="2268"/>
          </w:tcPr>
          <w:p>
            <w:r>
              <w:t>O-01</w:t>
            </w:r>
          </w:p>
        </w:tc>
        <w:tc>
          <w:tcPr>
            <w:tcW w:type="dxa" w:w="2268"/>
          </w:tcPr>
          <w:p>
            <w:r>
              <w:t>下单成功</w:t>
            </w:r>
          </w:p>
        </w:tc>
        <w:tc>
          <w:tcPr>
            <w:tcW w:type="dxa" w:w="2268"/>
          </w:tcPr>
          <w:p>
            <w:r>
              <w:t>生成待支付订单</w:t>
            </w:r>
          </w:p>
        </w:tc>
        <w:tc>
          <w:tcPr>
            <w:tcW w:type="dxa" w:w="2268"/>
          </w:tcPr>
          <w:p>
            <w:r>
              <w:t>通过</w:t>
            </w:r>
          </w:p>
        </w:tc>
      </w:tr>
      <w:tr>
        <w:tc>
          <w:tcPr>
            <w:tcW w:type="dxa" w:w="2268"/>
          </w:tcPr>
          <w:p>
            <w:r>
              <w:t>O-02</w:t>
            </w:r>
          </w:p>
        </w:tc>
        <w:tc>
          <w:tcPr>
            <w:tcW w:type="dxa" w:w="2268"/>
          </w:tcPr>
          <w:p>
            <w:r>
              <w:t>支付回调</w:t>
            </w:r>
          </w:p>
        </w:tc>
        <w:tc>
          <w:tcPr>
            <w:tcW w:type="dxa" w:w="2268"/>
          </w:tcPr>
          <w:p>
            <w:r>
              <w:t>订单变更为待发货</w:t>
            </w:r>
          </w:p>
        </w:tc>
        <w:tc>
          <w:tcPr>
            <w:tcW w:type="dxa" w:w="2268"/>
          </w:tcPr>
          <w:p>
            <w:r>
              <w:t>通过</w:t>
            </w:r>
          </w:p>
        </w:tc>
      </w:tr>
      <w:tr>
        <w:tc>
          <w:tcPr>
            <w:tcW w:type="dxa" w:w="2268"/>
          </w:tcPr>
          <w:p>
            <w:r>
              <w:t>O-03</w:t>
            </w:r>
          </w:p>
        </w:tc>
        <w:tc>
          <w:tcPr>
            <w:tcW w:type="dxa" w:w="2268"/>
          </w:tcPr>
          <w:p>
            <w:r>
              <w:t>卖家发货</w:t>
            </w:r>
          </w:p>
        </w:tc>
        <w:tc>
          <w:tcPr>
            <w:tcW w:type="dxa" w:w="2268"/>
          </w:tcPr>
          <w:p>
            <w:r>
              <w:t>订单变更为待收货</w:t>
            </w:r>
          </w:p>
        </w:tc>
        <w:tc>
          <w:tcPr>
            <w:tcW w:type="dxa" w:w="2268"/>
          </w:tcPr>
          <w:p>
            <w:r>
              <w:t>通过</w:t>
            </w:r>
          </w:p>
        </w:tc>
      </w:tr>
      <w:tr>
        <w:tc>
          <w:tcPr>
            <w:tcW w:type="dxa" w:w="2268"/>
          </w:tcPr>
          <w:p>
            <w:r>
              <w:t>O-04</w:t>
            </w:r>
          </w:p>
        </w:tc>
        <w:tc>
          <w:tcPr>
            <w:tcW w:type="dxa" w:w="2268"/>
          </w:tcPr>
          <w:p>
            <w:r>
              <w:t>买家确认收货</w:t>
            </w:r>
          </w:p>
        </w:tc>
        <w:tc>
          <w:tcPr>
            <w:tcW w:type="dxa" w:w="2268"/>
          </w:tcPr>
          <w:p>
            <w:r>
              <w:t>订单变更为已完成</w:t>
            </w:r>
          </w:p>
        </w:tc>
        <w:tc>
          <w:tcPr>
            <w:tcW w:type="dxa" w:w="2268"/>
          </w:tcPr>
          <w:p>
            <w:r>
              <w:t>通过</w:t>
            </w:r>
          </w:p>
        </w:tc>
      </w:tr>
    </w:tbl>
    <w:p/>
    <w:p>
      <w:pPr>
        <w:jc w:val="center"/>
      </w:pPr>
      <w:r>
        <w:rPr>
          <w:rFonts w:ascii="Times New Roman" w:hAnsi="Times New Roman" w:eastAsia="宋体"/>
          <w:sz w:val="22"/>
        </w:rPr>
        <w:t>图6-4 买家订单页面效果图</w:t>
      </w:r>
    </w:p>
    <w:p>
      <w:pPr>
        <w:jc w:val="center"/>
      </w:pPr>
      <w:r>
        <w:drawing>
          <wp:inline xmlns:a="http://schemas.openxmlformats.org/drawingml/2006/main" xmlns:pic="http://schemas.openxmlformats.org/drawingml/2006/picture">
            <wp:extent cx="5303520" cy="4438015"/>
            <wp:docPr id="31" name="Picture 31"/>
            <wp:cNvGraphicFramePr>
              <a:graphicFrameLocks noChangeAspect="1"/>
            </wp:cNvGraphicFramePr>
            <a:graphic>
              <a:graphicData uri="http://schemas.openxmlformats.org/drawingml/2006/picture">
                <pic:pic>
                  <pic:nvPicPr>
                    <pic:cNvPr id="0" name="fig_3_4_orders.png"/>
                    <pic:cNvPicPr/>
                  </pic:nvPicPr>
                  <pic:blipFill>
                    <a:blip r:embed="rId69"/>
                    <a:stretch>
                      <a:fillRect/>
                    </a:stretch>
                  </pic:blipFill>
                  <pic:spPr>
                    <a:xfrm>
                      <a:off x="0" y="0"/>
                      <a:ext cx="5303520" cy="4438015"/>
                    </a:xfrm>
                    <a:prstGeom prst="rect"/>
                  </pic:spPr>
                </pic:pic>
              </a:graphicData>
            </a:graphic>
          </wp:inline>
        </w:drawing>
      </w:r>
    </w:p>
    <w:p/>
    <w:p>
      <w:pPr>
        <w:jc w:val="center"/>
      </w:pPr>
      <w:r>
        <w:rPr>
          <w:rFonts w:ascii="Times New Roman" w:hAnsi="Times New Roman" w:eastAsia="宋体"/>
          <w:sz w:val="22"/>
        </w:rPr>
        <w:t>图6-5 卖家订单页面效果图</w:t>
      </w:r>
    </w:p>
    <w:p>
      <w:pPr>
        <w:jc w:val="center"/>
      </w:pPr>
      <w:r>
        <w:drawing>
          <wp:inline xmlns:a="http://schemas.openxmlformats.org/drawingml/2006/main" xmlns:pic="http://schemas.openxmlformats.org/drawingml/2006/picture">
            <wp:extent cx="5303520" cy="3314700"/>
            <wp:docPr id="32" name="Picture 32"/>
            <wp:cNvGraphicFramePr>
              <a:graphicFrameLocks noChangeAspect="1"/>
            </wp:cNvGraphicFramePr>
            <a:graphic>
              <a:graphicData uri="http://schemas.openxmlformats.org/drawingml/2006/picture">
                <pic:pic>
                  <pic:nvPicPr>
                    <pic:cNvPr id="0" name="fig_3_5_4_seller_orders.png"/>
                    <pic:cNvPicPr/>
                  </pic:nvPicPr>
                  <pic:blipFill>
                    <a:blip r:embed="rId70"/>
                    <a:stretch>
                      <a:fillRect/>
                    </a:stretch>
                  </pic:blipFill>
                  <pic:spPr>
                    <a:xfrm>
                      <a:off x="0" y="0"/>
                      <a:ext cx="5303520" cy="3314700"/>
                    </a:xfrm>
                    <a:prstGeom prst="rect"/>
                  </pic:spPr>
                </pic:pic>
              </a:graphicData>
            </a:graphic>
          </wp:inline>
        </w:drawing>
      </w:r>
    </w:p>
    <w:p/>
    <w:p>
      <w:pPr>
        <w:pStyle w:val="3"/>
        <w:jc w:val="left"/>
      </w:pPr>
      <w:r>
        <w:t>6.1.5 消息与治理测试</w:t>
      </w:r>
    </w:p>
    <w:p>
      <w:pPr>
        <w:jc w:val="center"/>
      </w:pPr>
      <w:r>
        <w:rPr>
          <w:rFonts w:ascii="Times New Roman" w:hAnsi="Times New Roman" w:eastAsia="宋体"/>
          <w:sz w:val="22"/>
        </w:rPr>
        <w:t>表6-5 消息与治理功能测试</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用例编号</w:t>
            </w:r>
          </w:p>
        </w:tc>
        <w:tc>
          <w:tcPr>
            <w:tcW w:type="dxa" w:w="2268"/>
          </w:tcPr>
          <w:p>
            <w:r>
              <w:rPr>
                <w:b/>
              </w:rPr>
              <w:t>测试场景</w:t>
            </w:r>
          </w:p>
        </w:tc>
        <w:tc>
          <w:tcPr>
            <w:tcW w:type="dxa" w:w="2268"/>
          </w:tcPr>
          <w:p>
            <w:r>
              <w:rPr>
                <w:b/>
              </w:rPr>
              <w:t>预期结果</w:t>
            </w:r>
          </w:p>
        </w:tc>
        <w:tc>
          <w:tcPr>
            <w:tcW w:type="dxa" w:w="2268"/>
          </w:tcPr>
          <w:p>
            <w:r>
              <w:rPr>
                <w:b/>
              </w:rPr>
              <w:t>实际结果</w:t>
            </w:r>
          </w:p>
        </w:tc>
      </w:tr>
      <w:tr>
        <w:tc>
          <w:tcPr>
            <w:tcW w:type="dxa" w:w="2268"/>
          </w:tcPr>
          <w:p>
            <w:r>
              <w:t>M-01</w:t>
            </w:r>
          </w:p>
        </w:tc>
        <w:tc>
          <w:tcPr>
            <w:tcW w:type="dxa" w:w="2268"/>
          </w:tcPr>
          <w:p>
            <w:r>
              <w:t>发起会话</w:t>
            </w:r>
          </w:p>
        </w:tc>
        <w:tc>
          <w:tcPr>
            <w:tcW w:type="dxa" w:w="2268"/>
          </w:tcPr>
          <w:p>
            <w:r>
              <w:t>创建唯一会话</w:t>
            </w:r>
          </w:p>
        </w:tc>
        <w:tc>
          <w:tcPr>
            <w:tcW w:type="dxa" w:w="2268"/>
          </w:tcPr>
          <w:p>
            <w:r>
              <w:t>通过</w:t>
            </w:r>
          </w:p>
        </w:tc>
      </w:tr>
      <w:tr>
        <w:tc>
          <w:tcPr>
            <w:tcW w:type="dxa" w:w="2268"/>
          </w:tcPr>
          <w:p>
            <w:r>
              <w:t>M-02</w:t>
            </w:r>
          </w:p>
        </w:tc>
        <w:tc>
          <w:tcPr>
            <w:tcW w:type="dxa" w:w="2268"/>
          </w:tcPr>
          <w:p>
            <w:r>
              <w:t>消息发送</w:t>
            </w:r>
          </w:p>
        </w:tc>
        <w:tc>
          <w:tcPr>
            <w:tcW w:type="dxa" w:w="2268"/>
          </w:tcPr>
          <w:p>
            <w:r>
              <w:t>对方实时可见</w:t>
            </w:r>
          </w:p>
        </w:tc>
        <w:tc>
          <w:tcPr>
            <w:tcW w:type="dxa" w:w="2268"/>
          </w:tcPr>
          <w:p>
            <w:r>
              <w:t>通过</w:t>
            </w:r>
          </w:p>
        </w:tc>
      </w:tr>
      <w:tr>
        <w:tc>
          <w:tcPr>
            <w:tcW w:type="dxa" w:w="2268"/>
          </w:tcPr>
          <w:p>
            <w:r>
              <w:t>M-03</w:t>
            </w:r>
          </w:p>
        </w:tc>
        <w:tc>
          <w:tcPr>
            <w:tcW w:type="dxa" w:w="2268"/>
          </w:tcPr>
          <w:p>
            <w:r>
              <w:t>用户封禁</w:t>
            </w:r>
          </w:p>
        </w:tc>
        <w:tc>
          <w:tcPr>
            <w:tcW w:type="dxa" w:w="2268"/>
          </w:tcPr>
          <w:p>
            <w:r>
              <w:t>交易能力被限制</w:t>
            </w:r>
          </w:p>
        </w:tc>
        <w:tc>
          <w:tcPr>
            <w:tcW w:type="dxa" w:w="2268"/>
          </w:tcPr>
          <w:p>
            <w:r>
              <w:t>通过</w:t>
            </w:r>
          </w:p>
        </w:tc>
      </w:tr>
      <w:tr>
        <w:tc>
          <w:tcPr>
            <w:tcW w:type="dxa" w:w="2268"/>
          </w:tcPr>
          <w:p>
            <w:r>
              <w:t>M-04</w:t>
            </w:r>
          </w:p>
        </w:tc>
        <w:tc>
          <w:tcPr>
            <w:tcW w:type="dxa" w:w="2268"/>
          </w:tcPr>
          <w:p>
            <w:r>
              <w:t>举报处理</w:t>
            </w:r>
          </w:p>
        </w:tc>
        <w:tc>
          <w:tcPr>
            <w:tcW w:type="dxa" w:w="2268"/>
          </w:tcPr>
          <w:p>
            <w:r>
              <w:t>管理端可闭环处理</w:t>
            </w:r>
          </w:p>
        </w:tc>
        <w:tc>
          <w:tcPr>
            <w:tcW w:type="dxa" w:w="2268"/>
          </w:tcPr>
          <w:p>
            <w:r>
              <w:t>通过</w:t>
            </w:r>
          </w:p>
        </w:tc>
      </w:tr>
    </w:tbl>
    <w:p/>
    <w:p>
      <w:pPr>
        <w:jc w:val="center"/>
      </w:pPr>
      <w:r>
        <w:rPr>
          <w:rFonts w:ascii="Times New Roman" w:hAnsi="Times New Roman" w:eastAsia="宋体"/>
          <w:sz w:val="22"/>
        </w:rPr>
        <w:t>图6-6 消息页面效果图</w:t>
      </w:r>
    </w:p>
    <w:p>
      <w:pPr>
        <w:jc w:val="center"/>
      </w:pPr>
      <w:r>
        <w:drawing>
          <wp:inline xmlns:a="http://schemas.openxmlformats.org/drawingml/2006/main" xmlns:pic="http://schemas.openxmlformats.org/drawingml/2006/picture">
            <wp:extent cx="5303520" cy="3314700"/>
            <wp:docPr id="33" name="Picture 33"/>
            <wp:cNvGraphicFramePr>
              <a:graphicFrameLocks noChangeAspect="1"/>
            </wp:cNvGraphicFramePr>
            <a:graphic>
              <a:graphicData uri="http://schemas.openxmlformats.org/drawingml/2006/picture">
                <pic:pic>
                  <pic:nvPicPr>
                    <pic:cNvPr id="0" name="fig_3_5_5_messages.png"/>
                    <pic:cNvPicPr/>
                  </pic:nvPicPr>
                  <pic:blipFill>
                    <a:blip r:embed="rId72"/>
                    <a:stretch>
                      <a:fillRect/>
                    </a:stretch>
                  </pic:blipFill>
                  <pic:spPr>
                    <a:xfrm>
                      <a:off x="0" y="0"/>
                      <a:ext cx="5303520" cy="3314700"/>
                    </a:xfrm>
                    <a:prstGeom prst="rect"/>
                  </pic:spPr>
                </pic:pic>
              </a:graphicData>
            </a:graphic>
          </wp:inline>
        </w:drawing>
      </w:r>
    </w:p>
    <w:p/>
    <w:p>
      <w:pPr>
        <w:jc w:val="center"/>
      </w:pPr>
      <w:r>
        <w:rPr>
          <w:rFonts w:ascii="Times New Roman" w:hAnsi="Times New Roman" w:eastAsia="宋体"/>
          <w:sz w:val="22"/>
        </w:rPr>
        <w:t>图6-7 用户管理效果图</w:t>
      </w:r>
    </w:p>
    <w:p>
      <w:pPr>
        <w:jc w:val="center"/>
      </w:pPr>
      <w:r>
        <w:drawing>
          <wp:inline xmlns:a="http://schemas.openxmlformats.org/drawingml/2006/main" xmlns:pic="http://schemas.openxmlformats.org/drawingml/2006/picture">
            <wp:extent cx="5303520" cy="3314700"/>
            <wp:docPr id="34" name="Picture 34"/>
            <wp:cNvGraphicFramePr>
              <a:graphicFrameLocks noChangeAspect="1"/>
            </wp:cNvGraphicFramePr>
            <a:graphic>
              <a:graphicData uri="http://schemas.openxmlformats.org/drawingml/2006/picture">
                <pic:pic>
                  <pic:nvPicPr>
                    <pic:cNvPr id="0" name="fig_3_6_3_user_mgmt.png"/>
                    <pic:cNvPicPr/>
                  </pic:nvPicPr>
                  <pic:blipFill>
                    <a:blip r:embed="rId75"/>
                    <a:stretch>
                      <a:fillRect/>
                    </a:stretch>
                  </pic:blipFill>
                  <pic:spPr>
                    <a:xfrm>
                      <a:off x="0" y="0"/>
                      <a:ext cx="5303520" cy="3314700"/>
                    </a:xfrm>
                    <a:prstGeom prst="rect"/>
                  </pic:spPr>
                </pic:pic>
              </a:graphicData>
            </a:graphic>
          </wp:inline>
        </w:drawing>
      </w:r>
    </w:p>
    <w:p/>
    <w:p>
      <w:pPr>
        <w:pStyle w:val="2"/>
        <w:jc w:val="left"/>
      </w:pPr>
      <w:r>
        <w:t>第6.2节 性能与稳定性测试</w:t>
      </w:r>
    </w:p>
    <w:p>
      <w:pPr>
        <w:jc w:val="center"/>
      </w:pPr>
      <w:r>
        <w:rPr>
          <w:rFonts w:ascii="Times New Roman" w:hAnsi="Times New Roman" w:eastAsia="宋体"/>
          <w:sz w:val="22"/>
        </w:rPr>
        <w:t>表6-6 性能测试结果</w:t>
      </w:r>
    </w:p>
    <w:p/>
    <w:tbl>
      <w:tblPr>
        <w:tblStyle w:val="afb"/>
        <w:tblW w:type="auto" w:w="0"/>
        <w:tblLook w:firstColumn="1" w:firstRow="1" w:lastColumn="0" w:lastRow="0" w:noHBand="0" w:noVBand="1" w:val="04A0"/>
      </w:tblPr>
      <w:tblGrid>
        <w:gridCol w:w="2268"/>
        <w:gridCol w:w="2268"/>
        <w:gridCol w:w="2268"/>
        <w:gridCol w:w="2268"/>
      </w:tblGrid>
      <w:tr>
        <w:tc>
          <w:tcPr>
            <w:tcW w:type="dxa" w:w="2268"/>
          </w:tcPr>
          <w:p>
            <w:r>
              <w:rPr>
                <w:b/>
              </w:rPr>
              <w:t>指标</w:t>
            </w:r>
          </w:p>
        </w:tc>
        <w:tc>
          <w:tcPr>
            <w:tcW w:type="dxa" w:w="2268"/>
          </w:tcPr>
          <w:p>
            <w:r>
              <w:rPr>
                <w:b/>
              </w:rPr>
              <w:t>测试结果</w:t>
            </w:r>
          </w:p>
        </w:tc>
        <w:tc>
          <w:tcPr>
            <w:tcW w:type="dxa" w:w="2268"/>
          </w:tcPr>
          <w:p>
            <w:r>
              <w:rPr>
                <w:b/>
              </w:rPr>
              <w:t>目标值</w:t>
            </w:r>
          </w:p>
        </w:tc>
        <w:tc>
          <w:tcPr>
            <w:tcW w:type="dxa" w:w="2268"/>
          </w:tcPr>
          <w:p>
            <w:r>
              <w:rPr>
                <w:b/>
              </w:rPr>
              <w:t>结论</w:t>
            </w:r>
          </w:p>
        </w:tc>
      </w:tr>
      <w:tr>
        <w:tc>
          <w:tcPr>
            <w:tcW w:type="dxa" w:w="2268"/>
          </w:tcPr>
          <w:p>
            <w:r>
              <w:t>首页首屏加载</w:t>
            </w:r>
          </w:p>
        </w:tc>
        <w:tc>
          <w:tcPr>
            <w:tcW w:type="dxa" w:w="2268"/>
          </w:tcPr>
          <w:p>
            <w:r>
              <w:t>1.8s</w:t>
            </w:r>
          </w:p>
        </w:tc>
        <w:tc>
          <w:tcPr>
            <w:tcW w:type="dxa" w:w="2268"/>
          </w:tcPr>
          <w:p>
            <w:r>
              <w:t>&lt;=2.5s</w:t>
            </w:r>
          </w:p>
        </w:tc>
        <w:tc>
          <w:tcPr>
            <w:tcW w:type="dxa" w:w="2268"/>
          </w:tcPr>
          <w:p>
            <w:r>
              <w:t>达标</w:t>
            </w:r>
          </w:p>
        </w:tc>
      </w:tr>
      <w:tr>
        <w:tc>
          <w:tcPr>
            <w:tcW w:type="dxa" w:w="2268"/>
          </w:tcPr>
          <w:p>
            <w:r>
              <w:t>搜索接口平均响应</w:t>
            </w:r>
          </w:p>
        </w:tc>
        <w:tc>
          <w:tcPr>
            <w:tcW w:type="dxa" w:w="2268"/>
          </w:tcPr>
          <w:p>
            <w:r>
              <w:t>220ms</w:t>
            </w:r>
          </w:p>
        </w:tc>
        <w:tc>
          <w:tcPr>
            <w:tcW w:type="dxa" w:w="2268"/>
          </w:tcPr>
          <w:p>
            <w:r>
              <w:t>&lt;=300ms</w:t>
            </w:r>
          </w:p>
        </w:tc>
        <w:tc>
          <w:tcPr>
            <w:tcW w:type="dxa" w:w="2268"/>
          </w:tcPr>
          <w:p>
            <w:r>
              <w:t>达标</w:t>
            </w:r>
          </w:p>
        </w:tc>
      </w:tr>
      <w:tr>
        <w:tc>
          <w:tcPr>
            <w:tcW w:type="dxa" w:w="2268"/>
          </w:tcPr>
          <w:p>
            <w:r>
              <w:t>订单提交接口P95</w:t>
            </w:r>
          </w:p>
        </w:tc>
        <w:tc>
          <w:tcPr>
            <w:tcW w:type="dxa" w:w="2268"/>
          </w:tcPr>
          <w:p>
            <w:r>
              <w:t>410ms</w:t>
            </w:r>
          </w:p>
        </w:tc>
        <w:tc>
          <w:tcPr>
            <w:tcW w:type="dxa" w:w="2268"/>
          </w:tcPr>
          <w:p>
            <w:r>
              <w:t>&lt;=600ms</w:t>
            </w:r>
          </w:p>
        </w:tc>
        <w:tc>
          <w:tcPr>
            <w:tcW w:type="dxa" w:w="2268"/>
          </w:tcPr>
          <w:p>
            <w:r>
              <w:t>达标</w:t>
            </w:r>
          </w:p>
        </w:tc>
      </w:tr>
      <w:tr>
        <w:tc>
          <w:tcPr>
            <w:tcW w:type="dxa" w:w="2268"/>
          </w:tcPr>
          <w:p>
            <w:r>
              <w:t>后台审核列表响应</w:t>
            </w:r>
          </w:p>
        </w:tc>
        <w:tc>
          <w:tcPr>
            <w:tcW w:type="dxa" w:w="2268"/>
          </w:tcPr>
          <w:p>
            <w:r>
              <w:t>260ms</w:t>
            </w:r>
          </w:p>
        </w:tc>
        <w:tc>
          <w:tcPr>
            <w:tcW w:type="dxa" w:w="2268"/>
          </w:tcPr>
          <w:p>
            <w:r>
              <w:t>&lt;=400ms</w:t>
            </w:r>
          </w:p>
        </w:tc>
        <w:tc>
          <w:tcPr>
            <w:tcW w:type="dxa" w:w="2268"/>
          </w:tcPr>
          <w:p>
            <w:r>
              <w:t>达标</w:t>
            </w:r>
          </w:p>
        </w:tc>
      </w:tr>
    </w:tbl>
    <w:p/>
    <w:p>
      <w:pPr>
        <w:jc w:val="center"/>
      </w:pPr>
      <w:r>
        <w:rPr>
          <w:rFonts w:ascii="Times New Roman" w:hAnsi="Times New Roman" w:eastAsia="宋体"/>
          <w:sz w:val="22"/>
        </w:rPr>
        <w:t>表6-7 稳定性测试结果</w:t>
      </w:r>
    </w:p>
    <w:p/>
    <w:tbl>
      <w:tblPr>
        <w:tblStyle w:val="afb"/>
        <w:tblW w:type="auto" w:w="0"/>
        <w:tblLook w:firstColumn="1" w:firstRow="1" w:lastColumn="0" w:lastRow="0" w:noHBand="0" w:noVBand="1" w:val="04A0"/>
      </w:tblPr>
      <w:tblGrid>
        <w:gridCol w:w="1814"/>
        <w:gridCol w:w="1814"/>
        <w:gridCol w:w="1814"/>
        <w:gridCol w:w="1814"/>
        <w:gridCol w:w="1814"/>
      </w:tblGrid>
      <w:tr>
        <w:tc>
          <w:tcPr>
            <w:tcW w:type="dxa" w:w="1814"/>
          </w:tcPr>
          <w:p>
            <w:r>
              <w:rPr>
                <w:b/>
              </w:rPr>
              <w:t>场景</w:t>
            </w:r>
          </w:p>
        </w:tc>
        <w:tc>
          <w:tcPr>
            <w:tcW w:type="dxa" w:w="1814"/>
          </w:tcPr>
          <w:p>
            <w:r>
              <w:rPr>
                <w:b/>
              </w:rPr>
              <w:t>并发量</w:t>
            </w:r>
          </w:p>
        </w:tc>
        <w:tc>
          <w:tcPr>
            <w:tcW w:type="dxa" w:w="1814"/>
          </w:tcPr>
          <w:p>
            <w:r>
              <w:rPr>
                <w:b/>
              </w:rPr>
              <w:t>持续时间</w:t>
            </w:r>
          </w:p>
        </w:tc>
        <w:tc>
          <w:tcPr>
            <w:tcW w:type="dxa" w:w="1814"/>
          </w:tcPr>
          <w:p>
            <w:r>
              <w:rPr>
                <w:b/>
              </w:rPr>
              <w:t>错误率</w:t>
            </w:r>
          </w:p>
        </w:tc>
        <w:tc>
          <w:tcPr>
            <w:tcW w:type="dxa" w:w="1814"/>
          </w:tcPr>
          <w:p>
            <w:r>
              <w:rPr>
                <w:b/>
              </w:rPr>
              <w:t>结论</w:t>
            </w:r>
          </w:p>
        </w:tc>
      </w:tr>
      <w:tr>
        <w:tc>
          <w:tcPr>
            <w:tcW w:type="dxa" w:w="1814"/>
          </w:tcPr>
          <w:p>
            <w:r>
              <w:t>商品搜索</w:t>
            </w:r>
          </w:p>
        </w:tc>
        <w:tc>
          <w:tcPr>
            <w:tcW w:type="dxa" w:w="1814"/>
          </w:tcPr>
          <w:p>
            <w:r>
              <w:t>200</w:t>
            </w:r>
          </w:p>
        </w:tc>
        <w:tc>
          <w:tcPr>
            <w:tcW w:type="dxa" w:w="1814"/>
          </w:tcPr>
          <w:p>
            <w:r>
              <w:t>30min</w:t>
            </w:r>
          </w:p>
        </w:tc>
        <w:tc>
          <w:tcPr>
            <w:tcW w:type="dxa" w:w="1814"/>
          </w:tcPr>
          <w:p>
            <w:r>
              <w:t>0.21%</w:t>
            </w:r>
          </w:p>
        </w:tc>
        <w:tc>
          <w:tcPr>
            <w:tcW w:type="dxa" w:w="1814"/>
          </w:tcPr>
          <w:p>
            <w:r>
              <w:t>稳定</w:t>
            </w:r>
          </w:p>
        </w:tc>
      </w:tr>
      <w:tr>
        <w:tc>
          <w:tcPr>
            <w:tcW w:type="dxa" w:w="1814"/>
          </w:tcPr>
          <w:p>
            <w:r>
              <w:t>订单提交</w:t>
            </w:r>
          </w:p>
        </w:tc>
        <w:tc>
          <w:tcPr>
            <w:tcW w:type="dxa" w:w="1814"/>
          </w:tcPr>
          <w:p>
            <w:r>
              <w:t>120</w:t>
            </w:r>
          </w:p>
        </w:tc>
        <w:tc>
          <w:tcPr>
            <w:tcW w:type="dxa" w:w="1814"/>
          </w:tcPr>
          <w:p>
            <w:r>
              <w:t>30min</w:t>
            </w:r>
          </w:p>
        </w:tc>
        <w:tc>
          <w:tcPr>
            <w:tcW w:type="dxa" w:w="1814"/>
          </w:tcPr>
          <w:p>
            <w:r>
              <w:t>0.35%</w:t>
            </w:r>
          </w:p>
        </w:tc>
        <w:tc>
          <w:tcPr>
            <w:tcW w:type="dxa" w:w="1814"/>
          </w:tcPr>
          <w:p>
            <w:r>
              <w:t>稳定</w:t>
            </w:r>
          </w:p>
        </w:tc>
      </w:tr>
      <w:tr>
        <w:tc>
          <w:tcPr>
            <w:tcW w:type="dxa" w:w="1814"/>
          </w:tcPr>
          <w:p>
            <w:r>
              <w:t>消息发送</w:t>
            </w:r>
          </w:p>
        </w:tc>
        <w:tc>
          <w:tcPr>
            <w:tcW w:type="dxa" w:w="1814"/>
          </w:tcPr>
          <w:p>
            <w:r>
              <w:t>300</w:t>
            </w:r>
          </w:p>
        </w:tc>
        <w:tc>
          <w:tcPr>
            <w:tcW w:type="dxa" w:w="1814"/>
          </w:tcPr>
          <w:p>
            <w:r>
              <w:t>20min</w:t>
            </w:r>
          </w:p>
        </w:tc>
        <w:tc>
          <w:tcPr>
            <w:tcW w:type="dxa" w:w="1814"/>
          </w:tcPr>
          <w:p>
            <w:r>
              <w:t>0.18%</w:t>
            </w:r>
          </w:p>
        </w:tc>
        <w:tc>
          <w:tcPr>
            <w:tcW w:type="dxa" w:w="1814"/>
          </w:tcPr>
          <w:p>
            <w:r>
              <w:t>稳定</w:t>
            </w:r>
          </w:p>
        </w:tc>
      </w:tr>
    </w:tbl>
    <w:p/>
    <w:p>
      <w:pPr>
        <w:pStyle w:val="2"/>
        <w:jc w:val="left"/>
      </w:pPr>
      <w:r>
        <w:t>第6.3节 问题修复与回归分析</w:t>
      </w:r>
    </w:p>
    <w:p>
      <w:pPr/>
      <w:r>
        <w:t>在联调过程中，系统曾出现布局层级冲突导致的页面空白下沉问题。修复方案为恢复基础布局语义、收敛全局 z-index、重建页面容器层级。回归测试显示首页、搜索页与后台页均恢复正常，路由跳转与筛选联动无回归缺陷。</w:t>
      </w:r>
    </w:p>
    <w:p/>
    <w:p>
      <w:pPr>
        <w:pStyle w:val="2"/>
        <w:jc w:val="left"/>
      </w:pPr>
      <w:r>
        <w:t>第6.4节 本章小结</w:t>
      </w:r>
    </w:p>
    <w:p>
      <w:pPr/>
      <w:r>
        <w:t>本章通过功能测试、性能测试与稳定性测试证明系统能够支撑校园二手交易全链路运行，并完成关键缺陷修复。</w:t>
      </w:r>
    </w:p>
    <w:p/>
    <w:p>
      <w:r>
        <w:br w:type="page"/>
      </w:r>
    </w:p>
    <w:p/>
    <w:p>
      <w:pPr>
        <w:pStyle w:val="1"/>
        <w:jc w:val="left"/>
      </w:pPr>
      <w:r>
        <w:t>第7章 总结与展望</w:t>
      </w:r>
    </w:p>
    <w:p/>
    <w:p>
      <w:pPr>
        <w:pStyle w:val="2"/>
        <w:jc w:val="left"/>
      </w:pPr>
      <w:r>
        <w:t>第7.1节 总结</w:t>
      </w:r>
    </w:p>
    <w:p>
      <w:pPr/>
      <w:r>
        <w:t>本文围绕校园二手交易场景，完成了一个全链路平台的设计与实现。系统在功能上覆盖认证、检索、发布、下单、支付、消息、审核、风控与后台治理，在工程上实现了前后端分离、数据库持久化和可扩展模块化。通过系统测试验证，平台具备稳定运行能力和良好交互体验，能够满足毕业设计项目的完整性与可展示性要求。</w:t>
      </w:r>
    </w:p>
    <w:p/>
    <w:p>
      <w:pPr>
        <w:pStyle w:val="2"/>
        <w:jc w:val="left"/>
      </w:pPr>
      <w:r>
        <w:t>第7.2节 展望</w:t>
      </w:r>
    </w:p>
    <w:p>
      <w:pPr/>
      <w:r>
        <w:t>后续工作可聚焦三个方向。</w:t>
      </w:r>
    </w:p>
    <w:p>
      <w:pPr/>
      <w:r>
        <w:t>智能化推荐：引入用户行为模型，优化商品排序与推荐效率。</w:t>
      </w:r>
    </w:p>
    <w:p>
      <w:pPr/>
      <w:r>
        <w:t>风控增强：基于异常图谱与模型评分提升风险识别精度。</w:t>
      </w:r>
    </w:p>
    <w:p>
      <w:pPr/>
      <w:r>
        <w:t>运维体系：完善监控告警、灰度发布与自动化回归测试，提高持续交付能力。</w:t>
      </w:r>
    </w:p>
    <w:p/>
    <w:p>
      <w:r>
        <w:br w:type="page"/>
      </w:r>
    </w:p>
    <w:p/>
    <w:p>
      <w:pPr>
        <w:pStyle w:val="2"/>
        <w:jc w:val="left"/>
      </w:pPr>
      <w:r>
        <w:t>参考文献</w:t>
      </w:r>
    </w:p>
    <w:p>
      <w:pPr/>
      <w:r>
        <w:t xml:space="preserve">[1] 郑建华, 霍仁崇, 甘秀娜. 校园二手商品交易平台的设计与实现[J]. 计算机光盘软件与应用, 2012(09):183-184.  </w:t>
      </w:r>
    </w:p>
    <w:p>
      <w:pPr/>
      <w:r>
        <w:t xml:space="preserve">[2] 缑堡. 基于MVC的校园二手商品交易系统设计与实现[D]. 东北大学, 2015.  </w:t>
      </w:r>
    </w:p>
    <w:p>
      <w:pPr/>
      <w:r>
        <w:t xml:space="preserve">[3] 刘彦昌. 二手书交易平台的设计与实现[D]. 北京邮电大学, 2018.  </w:t>
      </w:r>
    </w:p>
    <w:p>
      <w:pPr/>
      <w:r>
        <w:t xml:space="preserve">[4] 韩嘉锐. 基于JavaWeb的高校二手交易平台管理系统的设计与实现[J]. 机电技术应用, 2019(01):159.  </w:t>
      </w:r>
    </w:p>
    <w:p>
      <w:pPr/>
      <w:r>
        <w:t xml:space="preserve">[5] 陈聪飞, 郝东来. 基于B/S架构的二手交易平台设计与实现[J]. 电子制作, 2021(01):52-54.  </w:t>
      </w:r>
    </w:p>
    <w:p>
      <w:pPr/>
      <w:r>
        <w:t xml:space="preserve">[6] 高星宇, 张家骏. 校园二手物品交易平台的设计与实现[J]. 电脑知识与技术, 2021,17(29):64-67.  </w:t>
      </w:r>
    </w:p>
    <w:p>
      <w:pPr/>
      <w:r>
        <w:t xml:space="preserve">[7] 李元博, 王法胜. 校园二手商品交易平台设计与实现[J]. 电脑知识与技术, 2021,17(29):64-67.  </w:t>
      </w:r>
    </w:p>
    <w:p>
      <w:pPr/>
      <w:r>
        <w:t xml:space="preserve">[8] ZHONG X, YAO R, QIAO R, et al. Design and Implementation of an Intelligent Campus Second-hand Trading Platform[J]. Frontiers in Sustainable Development, 2024.  </w:t>
      </w:r>
    </w:p>
    <w:p>
      <w:pPr/>
      <w:r>
        <w:t xml:space="preserve">[9] 肖林, 倪敏. 二手图书交易平台的设计与实现[J]. 信息与电脑(理论版), 2021,33(07):137-139.  </w:t>
      </w:r>
    </w:p>
    <w:p>
      <w:pPr/>
      <w:r>
        <w:t xml:space="preserve">[10] YUAN J, ZHANG Y, WANG Y. Research on Campus Second-hand Platform Based on WeChat Mini Program[J]. 2024.  </w:t>
      </w:r>
    </w:p>
    <w:p>
      <w:pPr/>
      <w:r>
        <w:t xml:space="preserve">[11] QUASAR FRAMEWORK. Quasar Framework Documentation[EB/OL]. https://quasar.dev/.  </w:t>
      </w:r>
    </w:p>
    <w:p>
      <w:pPr/>
      <w:r>
        <w:t xml:space="preserve">[12] Vue.js Team. Vue 3 Documentation[EB/OL]. https://vuejs.org/.  </w:t>
      </w:r>
    </w:p>
    <w:p>
      <w:pPr/>
      <w:r>
        <w:t xml:space="preserve">[13] Spring Team. Spring Boot Reference Documentation[EB/OL]. https://docs.spring.io/spring-boot/.  </w:t>
      </w:r>
    </w:p>
    <w:p>
      <w:pPr/>
      <w:r>
        <w:t xml:space="preserve">[14] MyBatis Team. MyBatis 3 User Guide[EB/OL]. https://mybatis.org/mybatis-3/.  </w:t>
      </w:r>
    </w:p>
    <w:p>
      <w:pPr/>
      <w:r>
        <w:t xml:space="preserve">[15] MySQL Team. MySQL 8.0 Reference Manual[EB/OL]. https://dev.mysql.com/doc/.  </w:t>
      </w:r>
    </w:p>
    <w:p>
      <w:pPr/>
      <w:r>
        <w:t xml:space="preserve">[16] 王珊, 萨师煊. 数据库系统概论[M]. 北京: 高等教育出版社, 2019.  </w:t>
      </w:r>
    </w:p>
    <w:p>
      <w:pPr/>
      <w:r>
        <w:t xml:space="preserve">[17] 张海藩. 软件工程导论[M]. 北京: 清华大学出版社, 2018.  </w:t>
      </w:r>
    </w:p>
    <w:p>
      <w:pPr/>
      <w:r>
        <w:t xml:space="preserve">[18] Fielding R T. Architectural Styles and the Design of Network-based Software Architectures[D]. UCI, 2000.  </w:t>
      </w:r>
    </w:p>
    <w:p/>
    <w:p>
      <w:r>
        <w:br w:type="page"/>
      </w:r>
    </w:p>
    <w:p/>
    <w:p>
      <w:pPr>
        <w:pStyle w:val="2"/>
        <w:jc w:val="left"/>
      </w:pPr>
      <w:r>
        <w:t>致谢</w:t>
      </w:r>
    </w:p>
    <w:p>
      <w:pPr/>
      <w:r>
        <w:t>在毕业设计与论文撰写过程中，我得到了学院老师和同学们的大力支持。指导教师郑伊轮老师在选题、系统架构、论文结构和细节打磨方面给予了持续指导，使我能够将课程知识转化为完整工程实践。感谢参与系统测试与使用反馈的同学，为功能优化和问题修复提供了大量真实建议。感谢学院提供的学习环境和项目实践机会，让我能够完成本次毕业设计工作。</w:t>
      </w:r>
    </w:p>
    <w:p/>
    <w:sectPr w:rsidR="00000000">
      <w:footnotePr>
        <w:numFmt w:val="decimalEnclosedCircleChinese"/>
        <w:numRestart w:val="eachPage"/>
      </w:footnotePr>
      <w:pgSz w:w="11906" w:h="16838"/>
      <w:pgMar w:top="1871" w:right="1417" w:bottom="1531" w:left="1417" w:header="1474" w:footer="1134" w:gutter="283"/>
      <w:pgNumType w:fmt="numberInDash"/>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论无忧" w:date="2024-05-04T17:26:00Z" w:initials="论">
    <w:p w14:paraId="6F2E225D" w14:textId="77777777" w:rsidR="00546BC3" w:rsidRDefault="00546BC3">
      <w:pPr>
        <w:pStyle w:val="a3"/>
      </w:pPr>
      <w:r>
        <w:t>检测结果：</w:t>
      </w:r>
    </w:p>
    <w:p w14:paraId="57E93874" w14:textId="77777777" w:rsidR="00546BC3" w:rsidRDefault="00546BC3">
      <w:pPr>
        <w:pStyle w:val="a3"/>
      </w:pPr>
      <w:r>
        <w:t>检测问题数：</w:t>
      </w:r>
      <w:r>
        <w:t>22</w:t>
      </w:r>
      <w:r>
        <w:t>，万字差错率：</w:t>
      </w:r>
      <w:r>
        <w:t>7.16,</w:t>
      </w:r>
      <w:r>
        <w:t>未达到合格标准</w:t>
      </w:r>
    </w:p>
    <w:p w14:paraId="29279EEC" w14:textId="77777777" w:rsidR="00546BC3" w:rsidRDefault="00546BC3">
      <w:pPr>
        <w:pStyle w:val="a3"/>
      </w:pPr>
      <w:r>
        <w:t>正文共</w:t>
      </w:r>
      <w:r>
        <w:t>7</w:t>
      </w:r>
      <w:r>
        <w:t>章（包含绪论和结论）</w:t>
      </w:r>
      <w:r>
        <w:t>,</w:t>
      </w:r>
      <w:r>
        <w:t>如果此数据与实际不符合，可能存在大量误报，请核对章标题格式</w:t>
      </w:r>
    </w:p>
    <w:p w14:paraId="700882F9" w14:textId="77777777" w:rsidR="00546BC3" w:rsidRDefault="00546BC3">
      <w:pPr>
        <w:pStyle w:val="a3"/>
      </w:pPr>
      <w:r>
        <w:t>全文页数：</w:t>
      </w:r>
      <w:r>
        <w:t>52,</w:t>
      </w:r>
      <w:r>
        <w:t>字符数：</w:t>
      </w:r>
      <w:r>
        <w:t>19754</w:t>
      </w:r>
      <w:r>
        <w:t>，中文字符数：</w:t>
      </w:r>
      <w:r>
        <w:t>18240</w:t>
      </w:r>
      <w:r>
        <w:t>，英文字符数：</w:t>
      </w:r>
      <w:r>
        <w:t>1514</w:t>
      </w:r>
      <w:r>
        <w:t>，节数：</w:t>
      </w:r>
      <w:r>
        <w:t>3</w:t>
      </w:r>
      <w:r>
        <w:t>，段落数：</w:t>
      </w:r>
      <w:r>
        <w:t>717</w:t>
      </w:r>
    </w:p>
    <w:p w14:paraId="11956FFD" w14:textId="77777777" w:rsidR="00546BC3" w:rsidRDefault="00546BC3">
      <w:pPr>
        <w:pStyle w:val="a3"/>
      </w:pPr>
      <w:r>
        <w:t>中文摘要字符数：</w:t>
      </w:r>
      <w:r>
        <w:t>620,</w:t>
      </w:r>
      <w:r>
        <w:t>关键词数：</w:t>
      </w:r>
      <w:r>
        <w:t>0</w:t>
      </w:r>
      <w:r>
        <w:t>，正文字符数：</w:t>
      </w:r>
      <w:r>
        <w:t>16494</w:t>
      </w:r>
      <w:r>
        <w:t>，首章字符数：</w:t>
      </w:r>
      <w:r>
        <w:t>2337</w:t>
      </w:r>
      <w:r>
        <w:t>，末章字符数：</w:t>
      </w:r>
      <w:r>
        <w:t>997</w:t>
      </w:r>
      <w:r>
        <w:t>，参考文献条数：</w:t>
      </w:r>
      <w:r>
        <w:t>18</w:t>
      </w:r>
      <w:r>
        <w:t>，致谢字符数：</w:t>
      </w:r>
      <w:r>
        <w:t>445</w:t>
      </w:r>
    </w:p>
    <w:p w14:paraId="2CF5F52F" w14:textId="77777777" w:rsidR="00546BC3" w:rsidRDefault="00546BC3">
      <w:pPr>
        <w:pStyle w:val="a3"/>
      </w:pPr>
      <w:r>
        <w:t>说明：</w:t>
      </w:r>
    </w:p>
    <w:p w14:paraId="72CBCF5B" w14:textId="77777777" w:rsidR="00546BC3" w:rsidRDefault="00546BC3">
      <w:pPr>
        <w:pStyle w:val="a3"/>
      </w:pPr>
      <w:r>
        <w:t>1.</w:t>
      </w:r>
      <w:r>
        <w:t>请确保一级标题编号模式是第</w:t>
      </w:r>
      <w:r>
        <w:t>1</w:t>
      </w:r>
      <w:r>
        <w:t>章</w:t>
      </w:r>
      <w:r>
        <w:t xml:space="preserve">    </w:t>
      </w:r>
      <w:r>
        <w:t>字号：小三、对齐方式：居中对齐，并重新提交检测</w:t>
      </w:r>
    </w:p>
    <w:p w14:paraId="0FDEDA9C" w14:textId="77777777" w:rsidR="00546BC3" w:rsidRDefault="00546BC3">
      <w:pPr>
        <w:pStyle w:val="a3"/>
      </w:pPr>
      <w:r>
        <w:t>2.</w:t>
      </w:r>
      <w:r>
        <w:t>图片请使用</w:t>
      </w:r>
      <w:r>
        <w:t>“</w:t>
      </w:r>
      <w:r>
        <w:t>嵌入型</w:t>
      </w:r>
      <w:r>
        <w:t>”</w:t>
      </w:r>
      <w:r>
        <w:t>环绕方式，表格为无环绕方式</w:t>
      </w:r>
    </w:p>
    <w:p w14:paraId="73755295" w14:textId="77777777" w:rsidR="00546BC3" w:rsidRDefault="00546BC3">
      <w:pPr>
        <w:pStyle w:val="a3"/>
      </w:pPr>
      <w:r>
        <w:t>3.</w:t>
      </w:r>
      <w:r>
        <w:t>提醒不计算错误，如机器人误报请忽略</w:t>
      </w:r>
    </w:p>
    <w:p w14:paraId="76EE1C01" w14:textId="77777777" w:rsidR="00546BC3" w:rsidRDefault="00546BC3">
      <w:pPr>
        <w:pStyle w:val="a3"/>
      </w:pPr>
      <w:r>
        <w:t>如对检测结果有疑问在检测报告</w:t>
      </w:r>
      <w:r>
        <w:t>-&gt;</w:t>
      </w:r>
      <w:r>
        <w:t>订单咨询处提交问题；</w:t>
      </w:r>
      <w:r>
        <w:t>QQ</w:t>
      </w:r>
      <w:r>
        <w:t>仅解答不能登录的问题。</w:t>
      </w:r>
    </w:p>
    <w:p w14:paraId="27B55890" w14:textId="77777777" w:rsidR="00546BC3" w:rsidRDefault="00546BC3">
      <w:pPr>
        <w:pStyle w:val="a3"/>
      </w:pPr>
    </w:p>
  </w:comment>
  <w:comment w:id="14" w:author="论无忧" w:date="2024-05-04T17:25:00Z" w:initials="论">
    <w:p w14:paraId="73134C13" w14:textId="77777777" w:rsidR="00546BC3" w:rsidRDefault="00546BC3">
      <w:pPr>
        <w:pStyle w:val="a3"/>
      </w:pPr>
      <w:r>
        <w:t>7-8-</w:t>
      </w:r>
      <w:r>
        <w:t>一级目录项致</w:t>
      </w:r>
      <w:r>
        <w:t xml:space="preserve">  </w:t>
      </w:r>
      <w:r>
        <w:t>谢</w:t>
      </w:r>
      <w:r>
        <w:tab/>
        <w:t>-</w:t>
      </w:r>
      <w:r>
        <w:t>提醒</w:t>
      </w:r>
      <w:r>
        <w:t>-</w:t>
      </w:r>
      <w:r>
        <w:t>目录项页码与实际所在页码不一致</w:t>
      </w:r>
      <w:r>
        <w:t>,</w:t>
      </w:r>
      <w:r>
        <w:t>要求</w:t>
      </w:r>
      <w:r>
        <w:t>45,</w:t>
      </w:r>
      <w:r>
        <w:t>目录项中的页码是</w:t>
      </w:r>
      <w:r>
        <w:t>46</w:t>
      </w:r>
    </w:p>
  </w:comment>
  <w:comment w:id="27" w:author="论无忧" w:date="2024-05-04T17:25:00Z" w:initials="论">
    <w:p w14:paraId="465A64D8" w14:textId="77777777" w:rsidR="00546BC3" w:rsidRDefault="00546BC3">
      <w:pPr>
        <w:pStyle w:val="a3"/>
      </w:pPr>
      <w:r>
        <w:t>7-8-</w:t>
      </w:r>
      <w:r>
        <w:t>一级目录项致</w:t>
      </w:r>
      <w:r>
        <w:t xml:space="preserve">  </w:t>
      </w:r>
      <w:r>
        <w:t>谢</w:t>
      </w:r>
      <w:r>
        <w:tab/>
        <w:t>-</w:t>
      </w:r>
      <w:r>
        <w:t>错误</w:t>
      </w:r>
      <w:r>
        <w:t>-</w:t>
      </w:r>
      <w:r>
        <w:t>中文和全角标点要求使用字体</w:t>
      </w:r>
      <w:r>
        <w:t xml:space="preserve"> </w:t>
      </w:r>
      <w:r>
        <w:t>黑体</w:t>
      </w:r>
      <w:r>
        <w:t xml:space="preserve">, </w:t>
      </w:r>
      <w:r>
        <w:t>实际：宋体</w:t>
      </w:r>
    </w:p>
  </w:comment>
  <w:comment w:id="16" w:author="论无忧" w:date="2024-05-04T17:25:00Z" w:initials="论">
    <w:p w14:paraId="14DB9A8C" w14:textId="77777777" w:rsidR="00546BC3" w:rsidRDefault="00546BC3">
      <w:pPr>
        <w:pStyle w:val="a3"/>
      </w:pPr>
      <w:r>
        <w:t>7-7-</w:t>
      </w:r>
      <w:r>
        <w:t>一级目录项参考文献</w:t>
      </w:r>
      <w:r>
        <w:tab/>
        <w:t>-</w:t>
      </w:r>
      <w:r>
        <w:t>提醒</w:t>
      </w:r>
      <w:r>
        <w:t>-</w:t>
      </w:r>
      <w:r>
        <w:t>目录项页码与实际所在页码不一致</w:t>
      </w:r>
      <w:r>
        <w:t>,</w:t>
      </w:r>
      <w:r>
        <w:t>要求</w:t>
      </w:r>
      <w:r>
        <w:t>43,</w:t>
      </w:r>
      <w:r>
        <w:t>目录项中的页码是</w:t>
      </w:r>
      <w:r>
        <w:t>44</w:t>
      </w:r>
    </w:p>
  </w:comment>
  <w:comment w:id="17" w:author="论无忧" w:date="2024-05-04T17:25:00Z" w:initials="论">
    <w:p w14:paraId="47C4ABCD" w14:textId="77777777" w:rsidR="00546BC3" w:rsidRDefault="00546BC3">
      <w:pPr>
        <w:pStyle w:val="a3"/>
      </w:pPr>
      <w:r>
        <w:t>7-7-</w:t>
      </w:r>
      <w:r>
        <w:t>一级目录项参考文献</w:t>
      </w:r>
      <w:r>
        <w:tab/>
        <w:t>-</w:t>
      </w:r>
      <w:r>
        <w:t>错误</w:t>
      </w:r>
      <w:r>
        <w:t>-</w:t>
      </w:r>
      <w:r>
        <w:t>中文和全角标点要求使用字体</w:t>
      </w:r>
      <w:r>
        <w:t xml:space="preserve"> </w:t>
      </w:r>
      <w:r>
        <w:t>黑体</w:t>
      </w:r>
      <w:r>
        <w:t xml:space="preserve">, </w:t>
      </w:r>
      <w:r>
        <w:t>实际：宋体</w:t>
      </w:r>
    </w:p>
  </w:comment>
  <w:comment w:id="18" w:author="论无忧" w:date="2024-05-04T17:25:00Z" w:initials="论">
    <w:p w14:paraId="5EFFA120" w14:textId="77777777" w:rsidR="00546BC3" w:rsidRDefault="00546BC3">
      <w:pPr>
        <w:pStyle w:val="a3"/>
      </w:pPr>
      <w:r>
        <w:t>7-4-</w:t>
      </w:r>
      <w:r>
        <w:t>一级目录项第</w:t>
      </w:r>
      <w:r>
        <w:t>7</w:t>
      </w:r>
      <w:r>
        <w:t>章</w:t>
      </w:r>
      <w:r>
        <w:t xml:space="preserve"> </w:t>
      </w:r>
      <w:r>
        <w:t>总</w:t>
      </w:r>
      <w:r>
        <w:t>-</w:t>
      </w:r>
      <w:r>
        <w:t>提醒</w:t>
      </w:r>
      <w:r>
        <w:t>-</w:t>
      </w:r>
      <w:r>
        <w:t>目录项页码与实际所在页码不一致</w:t>
      </w:r>
      <w:r>
        <w:t>,</w:t>
      </w:r>
      <w:r>
        <w:t>要求</w:t>
      </w:r>
      <w:r>
        <w:t>41,</w:t>
      </w:r>
      <w:r>
        <w:t>目录项中的页码是</w:t>
      </w:r>
      <w:r>
        <w:t>42</w:t>
      </w:r>
    </w:p>
  </w:comment>
  <w:comment w:id="19" w:author="论无忧" w:date="2024-05-04T17:25:00Z" w:initials="论">
    <w:p w14:paraId="0FD537AC" w14:textId="77777777" w:rsidR="00546BC3" w:rsidRDefault="00546BC3">
      <w:pPr>
        <w:pStyle w:val="a3"/>
      </w:pPr>
      <w:r>
        <w:t>7-4-</w:t>
      </w:r>
      <w:r>
        <w:t>一级目录项第</w:t>
      </w:r>
      <w:r>
        <w:t>7</w:t>
      </w:r>
      <w:r>
        <w:t>章</w:t>
      </w:r>
      <w:r>
        <w:t xml:space="preserve"> </w:t>
      </w:r>
      <w:r>
        <w:t>总</w:t>
      </w:r>
      <w:r>
        <w:t>-</w:t>
      </w:r>
      <w:r>
        <w:t>错误</w:t>
      </w:r>
      <w:r>
        <w:t>-</w:t>
      </w:r>
      <w:r>
        <w:t>中文和全角标点要求使用字体</w:t>
      </w:r>
      <w:r>
        <w:t xml:space="preserve"> </w:t>
      </w:r>
      <w:r>
        <w:t>黑体</w:t>
      </w:r>
      <w:r>
        <w:t xml:space="preserve">, </w:t>
      </w:r>
      <w:r>
        <w:t>实际：宋体</w:t>
      </w:r>
    </w:p>
  </w:comment>
  <w:comment w:id="20" w:author="论无忧" w:date="2024-05-04T17:25:00Z" w:initials="论">
    <w:p w14:paraId="01C57C4F" w14:textId="77777777" w:rsidR="00546BC3" w:rsidRDefault="00546BC3">
      <w:pPr>
        <w:pStyle w:val="a3"/>
      </w:pPr>
      <w:r>
        <w:t>6-16-</w:t>
      </w:r>
      <w:r>
        <w:t>一级目录项第</w:t>
      </w:r>
      <w:r>
        <w:t>6</w:t>
      </w:r>
      <w:r>
        <w:t>章</w:t>
      </w:r>
      <w:r>
        <w:t xml:space="preserve"> </w:t>
      </w:r>
      <w:r>
        <w:t>系</w:t>
      </w:r>
      <w:r>
        <w:t>-</w:t>
      </w:r>
      <w:r>
        <w:t>提醒</w:t>
      </w:r>
      <w:r>
        <w:t>-</w:t>
      </w:r>
      <w:r>
        <w:t>目录项页码与实际所在页码不一致</w:t>
      </w:r>
      <w:r>
        <w:t>,</w:t>
      </w:r>
      <w:r>
        <w:t>要求</w:t>
      </w:r>
      <w:r>
        <w:t>37,</w:t>
      </w:r>
      <w:r>
        <w:t>目录项中的页码是</w:t>
      </w:r>
      <w:r>
        <w:t>38</w:t>
      </w:r>
    </w:p>
  </w:comment>
  <w:comment w:id="21" w:author="论无忧" w:date="2024-05-04T17:25:00Z" w:initials="论">
    <w:p w14:paraId="103E865E" w14:textId="77777777" w:rsidR="00546BC3" w:rsidRDefault="00546BC3">
      <w:pPr>
        <w:pStyle w:val="a3"/>
      </w:pPr>
      <w:r>
        <w:t>6-16-</w:t>
      </w:r>
      <w:r>
        <w:t>一级目录项第</w:t>
      </w:r>
      <w:r>
        <w:t>6</w:t>
      </w:r>
      <w:r>
        <w:t>章</w:t>
      </w:r>
      <w:r>
        <w:t xml:space="preserve"> </w:t>
      </w:r>
      <w:r>
        <w:t>系</w:t>
      </w:r>
      <w:r>
        <w:t>-</w:t>
      </w:r>
      <w:r>
        <w:t>错误</w:t>
      </w:r>
      <w:r>
        <w:t>-</w:t>
      </w:r>
      <w:r>
        <w:t>中文和全角标点要求使用字体</w:t>
      </w:r>
      <w:r>
        <w:t xml:space="preserve"> </w:t>
      </w:r>
      <w:r>
        <w:t>黑体</w:t>
      </w:r>
      <w:r>
        <w:t xml:space="preserve">, </w:t>
      </w:r>
      <w:r>
        <w:t>实际：宋体</w:t>
      </w:r>
    </w:p>
  </w:comment>
  <w:comment w:id="22" w:author="论无忧" w:date="2024-05-04T17:25:00Z" w:initials="论">
    <w:p w14:paraId="49B5894F" w14:textId="77777777" w:rsidR="00546BC3" w:rsidRDefault="00546BC3">
      <w:pPr>
        <w:pStyle w:val="a3"/>
      </w:pPr>
      <w:r>
        <w:t>6-10-</w:t>
      </w:r>
      <w:r>
        <w:t>一级目录项第</w:t>
      </w:r>
      <w:r>
        <w:t>5</w:t>
      </w:r>
      <w:r>
        <w:t>章</w:t>
      </w:r>
      <w:r>
        <w:t xml:space="preserve"> </w:t>
      </w:r>
      <w:r>
        <w:t>系</w:t>
      </w:r>
      <w:r>
        <w:t>-</w:t>
      </w:r>
      <w:r>
        <w:t>错误</w:t>
      </w:r>
      <w:r>
        <w:t>-</w:t>
      </w:r>
      <w:r>
        <w:t>中文和全角标点要求使用字体</w:t>
      </w:r>
      <w:r>
        <w:t xml:space="preserve"> </w:t>
      </w:r>
      <w:r>
        <w:t>黑体</w:t>
      </w:r>
      <w:r>
        <w:t xml:space="preserve">, </w:t>
      </w:r>
      <w:r>
        <w:t>实际：宋体</w:t>
      </w:r>
    </w:p>
  </w:comment>
  <w:comment w:id="23" w:author="论无忧" w:date="2024-05-04T17:25:00Z" w:initials="论">
    <w:p w14:paraId="54617F47" w14:textId="77777777" w:rsidR="00546BC3" w:rsidRDefault="00546BC3">
      <w:pPr>
        <w:pStyle w:val="a3"/>
      </w:pPr>
      <w:r>
        <w:t>5-16-</w:t>
      </w:r>
      <w:r>
        <w:t>一级目录项第</w:t>
      </w:r>
      <w:r>
        <w:t>4</w:t>
      </w:r>
      <w:r>
        <w:t>章</w:t>
      </w:r>
      <w:r>
        <w:t xml:space="preserve"> </w:t>
      </w:r>
      <w:r>
        <w:t>系</w:t>
      </w:r>
      <w:r>
        <w:t>-</w:t>
      </w:r>
      <w:r>
        <w:t>错误</w:t>
      </w:r>
      <w:r>
        <w:t>-</w:t>
      </w:r>
      <w:r>
        <w:t>中文和全角标点要求使用字体</w:t>
      </w:r>
      <w:r>
        <w:t xml:space="preserve"> </w:t>
      </w:r>
      <w:r>
        <w:t>黑体</w:t>
      </w:r>
      <w:r>
        <w:t xml:space="preserve">, </w:t>
      </w:r>
      <w:r>
        <w:t>实际：宋体</w:t>
      </w:r>
    </w:p>
  </w:comment>
  <w:comment w:id="24" w:author="论无忧" w:date="2024-05-04T17:25:00Z" w:initials="论">
    <w:p w14:paraId="3B5CAFFE" w14:textId="77777777" w:rsidR="00546BC3" w:rsidRDefault="00546BC3">
      <w:pPr>
        <w:pStyle w:val="a3"/>
      </w:pPr>
      <w:r>
        <w:t>5-1-</w:t>
      </w:r>
      <w:r>
        <w:t>一级目录项第</w:t>
      </w:r>
      <w:r>
        <w:t>3</w:t>
      </w:r>
      <w:r>
        <w:t>章</w:t>
      </w:r>
      <w:r>
        <w:t xml:space="preserve"> </w:t>
      </w:r>
      <w:r>
        <w:t>系</w:t>
      </w:r>
      <w:r>
        <w:t>-</w:t>
      </w:r>
      <w:r>
        <w:t>错误</w:t>
      </w:r>
      <w:r>
        <w:t>-</w:t>
      </w:r>
      <w:r>
        <w:t>中文和全角标点要求使用字体</w:t>
      </w:r>
      <w:r>
        <w:t xml:space="preserve"> </w:t>
      </w:r>
      <w:r>
        <w:t>黑体</w:t>
      </w:r>
      <w:r>
        <w:t xml:space="preserve">, </w:t>
      </w:r>
      <w:r>
        <w:t>实际：宋体</w:t>
      </w:r>
    </w:p>
  </w:comment>
  <w:comment w:id="25" w:author="论无忧" w:date="2024-05-04T17:25:00Z" w:initials="论">
    <w:p w14:paraId="6DD87E02" w14:textId="77777777" w:rsidR="00546BC3" w:rsidRDefault="00546BC3">
      <w:pPr>
        <w:pStyle w:val="a3"/>
      </w:pPr>
      <w:r>
        <w:t>4-10-</w:t>
      </w:r>
      <w:r>
        <w:t>一级目录项第</w:t>
      </w:r>
      <w:r>
        <w:t>2</w:t>
      </w:r>
      <w:r>
        <w:t>章</w:t>
      </w:r>
      <w:r>
        <w:t xml:space="preserve"> </w:t>
      </w:r>
      <w:r>
        <w:t>相</w:t>
      </w:r>
      <w:r>
        <w:t>-</w:t>
      </w:r>
      <w:r>
        <w:t>错误</w:t>
      </w:r>
      <w:r>
        <w:t>-</w:t>
      </w:r>
      <w:r>
        <w:t>中文和全角标点要求使用字体</w:t>
      </w:r>
      <w:r>
        <w:t xml:space="preserve"> </w:t>
      </w:r>
      <w:r>
        <w:t>黑体</w:t>
      </w:r>
      <w:r>
        <w:t xml:space="preserve">, </w:t>
      </w:r>
      <w:r>
        <w:t>实际：宋体</w:t>
      </w:r>
    </w:p>
  </w:comment>
  <w:comment w:id="26" w:author="论无忧" w:date="2024-05-04T17:25:00Z" w:initials="论">
    <w:p w14:paraId="256711A8" w14:textId="77777777" w:rsidR="00546BC3" w:rsidRDefault="00546BC3">
      <w:pPr>
        <w:pStyle w:val="a3"/>
      </w:pPr>
      <w:r>
        <w:t>4-2-</w:t>
      </w:r>
      <w:r>
        <w:t>一级目录项第</w:t>
      </w:r>
      <w:r>
        <w:t>1</w:t>
      </w:r>
      <w:r>
        <w:t>章</w:t>
      </w:r>
      <w:r>
        <w:t xml:space="preserve"> </w:t>
      </w:r>
      <w:r>
        <w:t>绪</w:t>
      </w:r>
      <w:r>
        <w:t>-</w:t>
      </w:r>
      <w:r>
        <w:t>错误</w:t>
      </w:r>
      <w:r>
        <w:t>-</w:t>
      </w:r>
      <w:r>
        <w:t>中文和全角标点要求使用字体</w:t>
      </w:r>
      <w:r>
        <w:t xml:space="preserve"> </w:t>
      </w:r>
      <w:r>
        <w:t>黑体</w:t>
      </w:r>
      <w:r>
        <w:t xml:space="preserve">, </w:t>
      </w:r>
      <w:r>
        <w:t>实际：宋体</w:t>
      </w:r>
    </w:p>
  </w:comment>
  <w:comment w:id="39" w:author="论无忧" w:date="2024-05-04T17:26:00Z" w:initials="论">
    <w:p w14:paraId="7E1D2854" w14:textId="77777777" w:rsidR="00546BC3" w:rsidRDefault="00546BC3">
      <w:pPr>
        <w:pStyle w:val="a3"/>
      </w:pPr>
      <w:r>
        <w:t>8-1</w:t>
      </w:r>
      <w:r>
        <w:t>错误</w:t>
      </w:r>
      <w:r>
        <w:t>-</w:t>
      </w:r>
      <w:r>
        <w:t>第</w:t>
      </w:r>
      <w:r>
        <w:t>3</w:t>
      </w:r>
      <w:r>
        <w:t>节：页码编号样式</w:t>
      </w:r>
      <w:r>
        <w:t>(</w:t>
      </w:r>
      <w:r>
        <w:t>要求：</w:t>
      </w:r>
      <w:r>
        <w:t xml:space="preserve">-1-, -2-, -3-, …, </w:t>
      </w:r>
      <w:r>
        <w:t>实际：</w:t>
      </w:r>
      <w:r>
        <w:t>1, 2, 3, …)</w:t>
      </w:r>
    </w:p>
  </w:comment>
  <w:comment w:id="160" w:author="论无忧" w:date="2024-05-04T17:26:00Z" w:initials="论">
    <w:p w14:paraId="3FA1179A" w14:textId="77777777" w:rsidR="00546BC3" w:rsidRDefault="00546BC3">
      <w:pPr>
        <w:pStyle w:val="a3"/>
      </w:pPr>
      <w:r>
        <w:t>19-4-</w:t>
      </w:r>
      <w:r>
        <w:t>正文文本</w:t>
      </w:r>
      <w:r>
        <w:t>-</w:t>
      </w:r>
      <w:r>
        <w:t>错误</w:t>
      </w:r>
      <w:r>
        <w:t>-</w:t>
      </w:r>
      <w:r>
        <w:t>段前</w:t>
      </w:r>
      <w:r>
        <w:t>(</w:t>
      </w:r>
      <w:r>
        <w:t>要求：</w:t>
      </w:r>
      <w:r>
        <w:t>0.00</w:t>
      </w:r>
      <w:r>
        <w:t>磅</w:t>
      </w:r>
      <w:r>
        <w:t xml:space="preserve">, </w:t>
      </w:r>
      <w:r>
        <w:t>实际：</w:t>
      </w:r>
      <w:r>
        <w:t>16.30</w:t>
      </w:r>
      <w:r>
        <w:t>磅</w:t>
      </w:r>
      <w:r>
        <w:t>)</w:t>
      </w:r>
    </w:p>
    <w:p w14:paraId="221336CE" w14:textId="77777777" w:rsidR="00546BC3" w:rsidRDefault="00546BC3">
      <w:pPr>
        <w:pStyle w:val="a3"/>
      </w:pPr>
      <w:r>
        <w:t>段后</w:t>
      </w:r>
      <w:r>
        <w:t>(</w:t>
      </w:r>
      <w:r>
        <w:t>要求：</w:t>
      </w:r>
      <w:r>
        <w:t>0.00</w:t>
      </w:r>
      <w:r>
        <w:t>磅</w:t>
      </w:r>
      <w:r>
        <w:t xml:space="preserve">, </w:t>
      </w:r>
      <w:r>
        <w:t>实际：</w:t>
      </w:r>
      <w:r>
        <w:t>16.30</w:t>
      </w:r>
      <w:r>
        <w:t>磅</w:t>
      </w:r>
      <w:r>
        <w:t>)</w:t>
      </w:r>
    </w:p>
  </w:comment>
  <w:comment w:id="180" w:author="Yilun Zheng" w:date="2024-05-08T11:04:00Z" w:initials="YZ">
    <w:p w14:paraId="562A37BB" w14:textId="77777777" w:rsidR="00546BC3" w:rsidRDefault="00546BC3">
      <w:pPr>
        <w:pStyle w:val="a3"/>
      </w:pPr>
      <w:r>
        <w:rPr>
          <w:rFonts w:hint="eastAsia"/>
        </w:rPr>
        <w:t>用例用时序图来显示用例</w:t>
      </w:r>
    </w:p>
  </w:comment>
  <w:comment w:id="232" w:author="论无忧" w:date="2024-05-04T17:26:00Z" w:initials="论">
    <w:p w14:paraId="2CA8D1EF" w14:textId="77777777" w:rsidR="00546BC3" w:rsidRDefault="00546BC3">
      <w:pPr>
        <w:pStyle w:val="a3"/>
      </w:pPr>
      <w:r>
        <w:t>26-2-</w:t>
      </w:r>
      <w:r>
        <w:t>正文文本</w:t>
      </w:r>
      <w:r>
        <w:t>-</w:t>
      </w:r>
      <w:r>
        <w:t>错误</w:t>
      </w:r>
      <w:r>
        <w:t>-</w:t>
      </w:r>
      <w:r>
        <w:t>段前</w:t>
      </w:r>
      <w:r>
        <w:t>(</w:t>
      </w:r>
      <w:r>
        <w:t>要求：</w:t>
      </w:r>
      <w:r>
        <w:t>0.00</w:t>
      </w:r>
      <w:r>
        <w:t>磅</w:t>
      </w:r>
      <w:r>
        <w:t xml:space="preserve">, </w:t>
      </w:r>
      <w:r>
        <w:t>实际：</w:t>
      </w:r>
      <w:r>
        <w:t>16.30</w:t>
      </w:r>
      <w:r>
        <w:t>磅</w:t>
      </w:r>
      <w:r>
        <w:t>)</w:t>
      </w:r>
    </w:p>
    <w:p w14:paraId="638A7EDC" w14:textId="77777777" w:rsidR="00546BC3" w:rsidRDefault="00546BC3">
      <w:pPr>
        <w:pStyle w:val="a3"/>
      </w:pPr>
      <w:r>
        <w:t>段后</w:t>
      </w:r>
      <w:r>
        <w:t>(</w:t>
      </w:r>
      <w:r>
        <w:t>要求：</w:t>
      </w:r>
      <w:r>
        <w:t>0.00</w:t>
      </w:r>
      <w:r>
        <w:t>磅</w:t>
      </w:r>
      <w:r>
        <w:t xml:space="preserve">, </w:t>
      </w:r>
      <w:r>
        <w:t>实际：</w:t>
      </w:r>
      <w:r>
        <w:t>16.30</w:t>
      </w:r>
      <w:r>
        <w:t>磅</w:t>
      </w:r>
      <w:r>
        <w:t>)</w:t>
      </w:r>
    </w:p>
  </w:comment>
  <w:comment w:id="277" w:author="论无忧" w:date="2024-05-04T17:26:00Z" w:initials="论">
    <w:p w14:paraId="5331B13C" w14:textId="77777777" w:rsidR="00546BC3" w:rsidRDefault="00546BC3">
      <w:pPr>
        <w:pStyle w:val="a3"/>
      </w:pPr>
      <w:r>
        <w:t>提醒</w:t>
      </w:r>
      <w:r>
        <w:t>-</w:t>
      </w:r>
      <w:r>
        <w:t>除非表格很长，一般情况表格不应跨页；如果出现跨页，则应分成两个表，并用续表标注。</w:t>
      </w:r>
    </w:p>
  </w:comment>
  <w:comment w:id="279" w:author="论无忧" w:date="2024-05-04T17:26:00Z" w:initials="论">
    <w:p w14:paraId="3469398B" w14:textId="77777777" w:rsidR="00546BC3" w:rsidRDefault="00546BC3">
      <w:pPr>
        <w:pStyle w:val="a3"/>
      </w:pPr>
      <w:r>
        <w:t>提醒</w:t>
      </w:r>
      <w:r>
        <w:t>-</w:t>
      </w:r>
      <w:r>
        <w:t>除非表格很长，一般情况表格不应跨页；如果出现跨页，则应分成两个表，并用续表标注。</w:t>
      </w:r>
    </w:p>
  </w:comment>
  <w:comment w:id="326" w:author="论无忧" w:date="2024-05-04T17:26:00Z" w:initials="论">
    <w:p w14:paraId="43D14ECE" w14:textId="77777777" w:rsidR="00546BC3" w:rsidRDefault="00546BC3">
      <w:pPr>
        <w:pStyle w:val="a3"/>
      </w:pPr>
      <w:r>
        <w:t>32-5-</w:t>
      </w:r>
      <w:r>
        <w:t>正文文本</w:t>
      </w:r>
      <w:r>
        <w:t>-</w:t>
      </w:r>
      <w:r>
        <w:t>提醒</w:t>
      </w:r>
      <w:r>
        <w:t>-</w:t>
      </w:r>
      <w:r>
        <w:t>请保持段落连续！勿在页末留下大片空白！</w:t>
      </w:r>
    </w:p>
  </w:comment>
  <w:comment w:id="331" w:author="论无忧" w:date="2024-05-04T17:26:00Z" w:initials="论">
    <w:p w14:paraId="4FC90F59" w14:textId="77777777" w:rsidR="00546BC3" w:rsidRDefault="00546BC3">
      <w:pPr>
        <w:pStyle w:val="a3"/>
      </w:pPr>
      <w:r>
        <w:t>33-1-</w:t>
      </w:r>
      <w:r>
        <w:t>图题</w:t>
      </w:r>
      <w:r>
        <w:t>-</w:t>
      </w:r>
      <w:r>
        <w:t>提醒</w:t>
      </w:r>
      <w:r>
        <w:t>-</w:t>
      </w:r>
      <w:r>
        <w:t>图题通常不应是一页首行，导致图题与图分离</w:t>
      </w:r>
    </w:p>
  </w:comment>
  <w:comment w:id="357" w:author="论无忧" w:date="2024-05-04T17:26:00Z" w:initials="论">
    <w:p w14:paraId="6F5EB35A" w14:textId="77777777" w:rsidR="00546BC3" w:rsidRDefault="00546BC3">
      <w:pPr>
        <w:pStyle w:val="a3"/>
      </w:pPr>
      <w:r>
        <w:t>34-3-</w:t>
      </w:r>
      <w:r>
        <w:t>正文文本</w:t>
      </w:r>
      <w:r>
        <w:t>-</w:t>
      </w:r>
      <w:r>
        <w:t>提醒</w:t>
      </w:r>
      <w:r>
        <w:t>-</w:t>
      </w:r>
      <w:r>
        <w:t>请保持段落连续！勿在页末留下大片空白！</w:t>
      </w:r>
    </w:p>
  </w:comment>
  <w:comment w:id="368" w:author="论无忧" w:date="2024-05-04T17:26:00Z" w:initials="论">
    <w:p w14:paraId="1F1384B9" w14:textId="77777777" w:rsidR="00546BC3" w:rsidRDefault="00546BC3">
      <w:pPr>
        <w:pStyle w:val="a3"/>
      </w:pPr>
      <w:r>
        <w:t>35-3-</w:t>
      </w:r>
      <w:r>
        <w:t>正文文本</w:t>
      </w:r>
      <w:r>
        <w:t>-</w:t>
      </w:r>
      <w:r>
        <w:t>提醒</w:t>
      </w:r>
      <w:r>
        <w:t>-</w:t>
      </w:r>
      <w:r>
        <w:t>请保持段落连续！勿在页末留下大片空白！</w:t>
      </w:r>
    </w:p>
  </w:comment>
  <w:comment w:id="373" w:author="论无忧" w:date="2024-05-04T17:26:00Z" w:initials="论">
    <w:p w14:paraId="4AD77ECE" w14:textId="77777777" w:rsidR="00546BC3" w:rsidRDefault="00546BC3">
      <w:pPr>
        <w:pStyle w:val="a3"/>
      </w:pPr>
      <w:r>
        <w:t>36-1-</w:t>
      </w:r>
      <w:r>
        <w:t>图题</w:t>
      </w:r>
      <w:r>
        <w:t>-</w:t>
      </w:r>
      <w:r>
        <w:t>提醒</w:t>
      </w:r>
      <w:r>
        <w:t>-</w:t>
      </w:r>
      <w:r>
        <w:t>图题通常不应是一页首行，导致图题与图分离</w:t>
      </w:r>
    </w:p>
  </w:comment>
  <w:comment w:id="393" w:author="论无忧" w:date="2024-05-04T17:26:00Z" w:initials="论">
    <w:p w14:paraId="48287742" w14:textId="77777777" w:rsidR="00546BC3" w:rsidRDefault="00546BC3">
      <w:pPr>
        <w:pStyle w:val="a3"/>
      </w:pPr>
      <w:r>
        <w:t>37-3-</w:t>
      </w:r>
      <w:r>
        <w:t>正文文本</w:t>
      </w:r>
      <w:r>
        <w:t>-</w:t>
      </w:r>
      <w:r>
        <w:t>提醒</w:t>
      </w:r>
      <w:r>
        <w:t>-</w:t>
      </w:r>
      <w:r>
        <w:t>请保持段落连续！勿在页末留下大片空白！</w:t>
      </w:r>
    </w:p>
  </w:comment>
  <w:comment w:id="411" w:author="论无忧" w:date="2024-05-04T17:26:00Z" w:initials="论">
    <w:p w14:paraId="5373F152" w14:textId="77777777" w:rsidR="00546BC3" w:rsidRDefault="00546BC3">
      <w:pPr>
        <w:pStyle w:val="a3"/>
      </w:pPr>
      <w:r>
        <w:t>40-5-</w:t>
      </w:r>
      <w:r>
        <w:t>正文文本</w:t>
      </w:r>
      <w:r>
        <w:t>-</w:t>
      </w:r>
      <w:r>
        <w:t>提醒</w:t>
      </w:r>
      <w:r>
        <w:t>-</w:t>
      </w:r>
      <w:r>
        <w:t>请保持段落连续！勿在页末留下大片空白！</w:t>
      </w:r>
    </w:p>
  </w:comment>
  <w:comment w:id="416" w:author="论无忧" w:date="2024-05-04T17:26:00Z" w:initials="论">
    <w:p w14:paraId="21FDC888" w14:textId="77777777" w:rsidR="00546BC3" w:rsidRDefault="00546BC3">
      <w:pPr>
        <w:pStyle w:val="a3"/>
      </w:pPr>
      <w:r>
        <w:t>41-1-</w:t>
      </w:r>
      <w:r>
        <w:t>图题</w:t>
      </w:r>
      <w:r>
        <w:t>-</w:t>
      </w:r>
      <w:r>
        <w:t>提醒</w:t>
      </w:r>
      <w:r>
        <w:t>-</w:t>
      </w:r>
      <w:r>
        <w:t>图题通常不应是一页首行，导致图题与图分离</w:t>
      </w:r>
    </w:p>
  </w:comment>
  <w:comment w:id="431" w:author="论无忧" w:date="2024-05-04T17:26:00Z" w:initials="论">
    <w:p w14:paraId="2002D8E8" w14:textId="77777777" w:rsidR="00546BC3" w:rsidRDefault="00546BC3">
      <w:pPr>
        <w:pStyle w:val="a3"/>
      </w:pPr>
      <w:r>
        <w:t>42-3-</w:t>
      </w:r>
      <w:r>
        <w:t>正文</w:t>
      </w:r>
      <w:r>
        <w:t>-</w:t>
      </w:r>
      <w:r>
        <w:t>提醒</w:t>
      </w:r>
      <w:r>
        <w:t>-</w:t>
      </w:r>
      <w:r>
        <w:t>请保持段落连续！勿在页末留下大片空白！</w:t>
      </w:r>
    </w:p>
  </w:comment>
  <w:comment w:id="433" w:author="论无忧" w:date="2024-05-04T17:26:00Z" w:initials="论">
    <w:p w14:paraId="28480B68" w14:textId="77777777" w:rsidR="00546BC3" w:rsidRDefault="00546BC3">
      <w:pPr>
        <w:pStyle w:val="a3"/>
      </w:pPr>
      <w:r>
        <w:t>43-1-</w:t>
      </w:r>
      <w:r>
        <w:t>图题</w:t>
      </w:r>
      <w:r>
        <w:t>-</w:t>
      </w:r>
      <w:r>
        <w:t>提醒</w:t>
      </w:r>
      <w:r>
        <w:t>-</w:t>
      </w:r>
      <w:r>
        <w:t>图题通常不应是一页首行，导致图题与图分离</w:t>
      </w:r>
    </w:p>
  </w:comment>
  <w:comment w:id="451" w:author="论无忧" w:date="2024-05-04T17:26:00Z" w:initials="论">
    <w:p w14:paraId="6EEA676D" w14:textId="77777777" w:rsidR="00546BC3" w:rsidRDefault="00546BC3">
      <w:pPr>
        <w:pStyle w:val="a3"/>
      </w:pPr>
      <w:r>
        <w:t>44-4-</w:t>
      </w:r>
      <w:r>
        <w:t>正文文本</w:t>
      </w:r>
      <w:r>
        <w:t>-</w:t>
      </w:r>
      <w:r>
        <w:t>错误</w:t>
      </w:r>
      <w:r>
        <w:t>-</w:t>
      </w:r>
      <w:r>
        <w:t>英文、数字和半角标点要求使用字体</w:t>
      </w:r>
      <w:r>
        <w:t xml:space="preserve">Times New Roman, </w:t>
      </w:r>
      <w:r>
        <w:t>实际：宋体。</w:t>
      </w:r>
    </w:p>
    <w:p w14:paraId="318EA7DA" w14:textId="77777777" w:rsidR="00546BC3" w:rsidRDefault="00546BC3">
      <w:pPr>
        <w:pStyle w:val="a3"/>
      </w:pPr>
      <w:r>
        <w:t>字号错误</w:t>
      </w:r>
      <w:r>
        <w:t>(</w:t>
      </w:r>
      <w:r>
        <w:t>要求：小四</w:t>
      </w:r>
      <w:r>
        <w:t>(12.0</w:t>
      </w:r>
      <w:r>
        <w:t>磅</w:t>
      </w:r>
      <w:r>
        <w:t xml:space="preserve">), </w:t>
      </w:r>
      <w:r>
        <w:t>实际：五号</w:t>
      </w:r>
      <w:r>
        <w:t>(10.5</w:t>
      </w:r>
      <w:r>
        <w:t>磅</w:t>
      </w:r>
      <w:r>
        <w:t>))</w:t>
      </w:r>
    </w:p>
  </w:comment>
  <w:comment w:id="481" w:author="论无忧" w:date="2024-05-04T17:26:00Z" w:initials="论">
    <w:p w14:paraId="48CA1536" w14:textId="77777777" w:rsidR="00546BC3" w:rsidRDefault="00546BC3">
      <w:pPr>
        <w:pStyle w:val="a3"/>
      </w:pPr>
      <w:r>
        <w:t>46-5-</w:t>
      </w:r>
      <w:r>
        <w:t>正文文本</w:t>
      </w:r>
      <w:r>
        <w:t>-</w:t>
      </w:r>
      <w:r>
        <w:t>错误</w:t>
      </w:r>
      <w:r>
        <w:t>-</w:t>
      </w:r>
      <w:r>
        <w:t>英文、数字和半角标点要求使用字体</w:t>
      </w:r>
      <w:r>
        <w:t xml:space="preserve">Times New Roman, </w:t>
      </w:r>
      <w:r>
        <w:t>实际：宋体。</w:t>
      </w:r>
    </w:p>
  </w:comment>
  <w:comment w:id="494" w:author="论无忧" w:date="2024-05-04T17:26:00Z" w:initials="论">
    <w:p w14:paraId="0B9C893E" w14:textId="77777777" w:rsidR="00546BC3" w:rsidRDefault="00546BC3">
      <w:pPr>
        <w:pStyle w:val="a3"/>
      </w:pPr>
      <w:r>
        <w:t>47-29-</w:t>
      </w:r>
      <w:r>
        <w:t>正文二级标题</w:t>
      </w:r>
      <w:r>
        <w:t>-</w:t>
      </w:r>
      <w:r>
        <w:t>错误</w:t>
      </w:r>
      <w:r>
        <w:t>-</w:t>
      </w:r>
      <w:r>
        <w:t>严重：二级标题编号不连续</w:t>
      </w:r>
      <w:r>
        <w:t>(</w:t>
      </w:r>
      <w:r>
        <w:t>要求</w:t>
      </w:r>
      <w:r>
        <w:t>:2,</w:t>
      </w:r>
      <w:r>
        <w:t>实际</w:t>
      </w:r>
      <w:r>
        <w:t>:3)</w:t>
      </w:r>
    </w:p>
  </w:comment>
  <w:comment w:id="505" w:author="论无忧" w:date="2024-05-04T17:26:00Z" w:initials="论">
    <w:p w14:paraId="0F49D416"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07" w:author="论无忧" w:date="2024-05-04T17:26:00Z" w:initials="论">
    <w:p w14:paraId="1E5A0B30"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09" w:author="论无忧" w:date="2024-05-04T17:26:00Z" w:initials="论">
    <w:p w14:paraId="7F6BF6F1"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23" w:author="论无忧" w:date="2024-05-04T17:26:00Z" w:initials="论">
    <w:p w14:paraId="6BED78D4" w14:textId="77777777" w:rsidR="00546BC3" w:rsidRDefault="00546BC3">
      <w:pPr>
        <w:pStyle w:val="a3"/>
      </w:pPr>
      <w:r>
        <w:t>第</w:t>
      </w:r>
      <w:r>
        <w:t>50</w:t>
      </w:r>
      <w:r>
        <w:t>页第</w:t>
      </w:r>
      <w:r>
        <w:t>3</w:t>
      </w:r>
      <w:r>
        <w:t>段</w:t>
      </w:r>
      <w:r>
        <w:t xml:space="preserve">-[2] </w:t>
      </w:r>
      <w:r>
        <w:t>葛树杨</w:t>
      </w:r>
      <w:r>
        <w:t>....000531.</w:t>
      </w:r>
    </w:p>
    <w:p w14:paraId="104151D5" w14:textId="77777777" w:rsidR="00546BC3" w:rsidRDefault="00546BC3">
      <w:pPr>
        <w:pStyle w:val="a3"/>
      </w:pPr>
      <w:r>
        <w:t>-</w:t>
      </w:r>
      <w:r>
        <w:t>提醒</w:t>
      </w:r>
      <w:r>
        <w:t>-</w:t>
      </w:r>
      <w:r>
        <w:t>缺少出版地（可参阅</w:t>
      </w:r>
      <w:r>
        <w:t>GB7714-2015</w:t>
      </w:r>
      <w:r>
        <w:t>的</w:t>
      </w:r>
      <w:r>
        <w:t>8.4.1</w:t>
      </w:r>
      <w:r>
        <w:t>小节）</w:t>
      </w:r>
    </w:p>
  </w:comment>
  <w:comment w:id="527" w:author="论无忧" w:date="2024-05-04T17:26:00Z" w:initials="论">
    <w:p w14:paraId="34ED12C0" w14:textId="77777777" w:rsidR="00546BC3" w:rsidRDefault="00546BC3">
      <w:pPr>
        <w:pStyle w:val="a3"/>
      </w:pPr>
      <w:r>
        <w:t>第</w:t>
      </w:r>
      <w:r>
        <w:t>50</w:t>
      </w:r>
      <w:r>
        <w:t>页第</w:t>
      </w:r>
      <w:r>
        <w:t>4</w:t>
      </w:r>
      <w:r>
        <w:t>段</w:t>
      </w:r>
      <w:r>
        <w:t xml:space="preserve">-[3] </w:t>
      </w:r>
      <w:r>
        <w:t>沈明明</w:t>
      </w:r>
      <w:r>
        <w:t>....001271.</w:t>
      </w:r>
    </w:p>
    <w:p w14:paraId="05F51656" w14:textId="77777777" w:rsidR="00546BC3" w:rsidRDefault="00546BC3">
      <w:pPr>
        <w:pStyle w:val="a3"/>
      </w:pPr>
      <w:r>
        <w:t>-</w:t>
      </w:r>
      <w:r>
        <w:t>提醒</w:t>
      </w:r>
      <w:r>
        <w:t>-</w:t>
      </w:r>
      <w:r>
        <w:t>缺少出版地（可参阅</w:t>
      </w:r>
      <w:r>
        <w:t>GB7714-2015</w:t>
      </w:r>
      <w:r>
        <w:t>的</w:t>
      </w:r>
      <w:r>
        <w:t>8.4.1</w:t>
      </w:r>
      <w:r>
        <w:t>小节）</w:t>
      </w:r>
    </w:p>
  </w:comment>
  <w:comment w:id="530" w:author="论无忧" w:date="2024-05-04T17:26:00Z" w:initials="论">
    <w:p w14:paraId="266698C4" w14:textId="77777777" w:rsidR="00546BC3" w:rsidRDefault="00546BC3">
      <w:pPr>
        <w:pStyle w:val="a3"/>
      </w:pPr>
      <w:r>
        <w:t>第</w:t>
      </w:r>
      <w:r>
        <w:t>50</w:t>
      </w:r>
      <w:r>
        <w:t>页第</w:t>
      </w:r>
      <w:r>
        <w:t>5</w:t>
      </w:r>
      <w:r>
        <w:t>段</w:t>
      </w:r>
      <w:r>
        <w:t xml:space="preserve">-[4] </w:t>
      </w:r>
      <w:r>
        <w:t>何芳</w:t>
      </w:r>
      <w:r>
        <w:t>.</w:t>
      </w:r>
      <w:r>
        <w:t>基</w:t>
      </w:r>
      <w:r>
        <w:t>...000054.</w:t>
      </w:r>
    </w:p>
    <w:p w14:paraId="48FF6188"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084D7F71" w14:textId="77777777" w:rsidR="00546BC3" w:rsidRDefault="00546BC3">
      <w:pPr>
        <w:pStyle w:val="a3"/>
      </w:pPr>
      <w:r>
        <w:t>缺少出版地（可参阅</w:t>
      </w:r>
      <w:r>
        <w:t>GB7714-2015</w:t>
      </w:r>
      <w:r>
        <w:t>的</w:t>
      </w:r>
      <w:r>
        <w:t>8.4.1</w:t>
      </w:r>
      <w:r>
        <w:t>小节）</w:t>
      </w:r>
    </w:p>
  </w:comment>
  <w:comment w:id="532" w:author="论无忧" w:date="2024-05-04T17:26:00Z" w:initials="论">
    <w:p w14:paraId="201ECE25" w14:textId="77777777" w:rsidR="00546BC3" w:rsidRDefault="00546BC3">
      <w:pPr>
        <w:pStyle w:val="a3"/>
      </w:pPr>
      <w:r>
        <w:t>第</w:t>
      </w:r>
      <w:r>
        <w:t>50</w:t>
      </w:r>
      <w:r>
        <w:t>页第</w:t>
      </w:r>
      <w:r>
        <w:t>5</w:t>
      </w:r>
      <w:r>
        <w:t>段</w:t>
      </w:r>
      <w:r>
        <w:t xml:space="preserve">-[4] </w:t>
      </w:r>
      <w:r>
        <w:t>何芳</w:t>
      </w:r>
      <w:r>
        <w:t>.</w:t>
      </w:r>
      <w:r>
        <w:t>基</w:t>
      </w:r>
      <w:r>
        <w:t>...000054.</w:t>
      </w:r>
    </w:p>
    <w:p w14:paraId="58D72ED7" w14:textId="77777777" w:rsidR="00546BC3" w:rsidRDefault="00546BC3">
      <w:pPr>
        <w:pStyle w:val="a3"/>
      </w:pPr>
      <w:r>
        <w:t>-</w:t>
      </w:r>
      <w:r>
        <w:t>提醒</w:t>
      </w:r>
      <w:r>
        <w:t>-</w:t>
      </w:r>
      <w:r>
        <w:t>第</w:t>
      </w:r>
      <w:r>
        <w:t>4</w:t>
      </w:r>
      <w:r>
        <w:t>条参考文献没有在文中引用</w:t>
      </w:r>
    </w:p>
  </w:comment>
  <w:comment w:id="535" w:author="论无忧" w:date="2024-05-04T17:26:00Z" w:initials="论">
    <w:p w14:paraId="522CE04C" w14:textId="77777777" w:rsidR="00546BC3" w:rsidRDefault="00546BC3">
      <w:pPr>
        <w:pStyle w:val="a3"/>
      </w:pPr>
      <w:r>
        <w:t>第</w:t>
      </w:r>
      <w:r>
        <w:t>50</w:t>
      </w:r>
      <w:r>
        <w:t>页第</w:t>
      </w:r>
      <w:r>
        <w:t>6</w:t>
      </w:r>
      <w:r>
        <w:t>段</w:t>
      </w:r>
      <w:r>
        <w:t xml:space="preserve">-[5] </w:t>
      </w:r>
      <w:r>
        <w:t>张风达</w:t>
      </w:r>
      <w:r>
        <w:t>....003358.</w:t>
      </w:r>
    </w:p>
    <w:p w14:paraId="1EA5968F" w14:textId="77777777" w:rsidR="00546BC3" w:rsidRDefault="00546BC3">
      <w:pPr>
        <w:pStyle w:val="a3"/>
      </w:pPr>
      <w:r>
        <w:t>-</w:t>
      </w:r>
      <w:r>
        <w:t>提醒</w:t>
      </w:r>
      <w:r>
        <w:t>-</w:t>
      </w:r>
      <w:r>
        <w:t>缺少出版地（可参阅</w:t>
      </w:r>
      <w:r>
        <w:t>GB7714-2015</w:t>
      </w:r>
      <w:r>
        <w:t>的</w:t>
      </w:r>
      <w:r>
        <w:t>8.4.1</w:t>
      </w:r>
      <w:r>
        <w:t>小节）</w:t>
      </w:r>
    </w:p>
  </w:comment>
  <w:comment w:id="538" w:author="论无忧" w:date="2024-05-04T17:26:00Z" w:initials="论">
    <w:p w14:paraId="518DA259" w14:textId="77777777" w:rsidR="00546BC3" w:rsidRDefault="00546BC3">
      <w:pPr>
        <w:pStyle w:val="a3"/>
      </w:pPr>
      <w:r>
        <w:t>第</w:t>
      </w:r>
      <w:r>
        <w:t>50</w:t>
      </w:r>
      <w:r>
        <w:t>页第</w:t>
      </w:r>
      <w:r>
        <w:t>7</w:t>
      </w:r>
      <w:r>
        <w:t>段</w:t>
      </w:r>
      <w:r>
        <w:t xml:space="preserve">-[6] </w:t>
      </w:r>
      <w:r>
        <w:t>范佑明</w:t>
      </w:r>
      <w:r>
        <w:t>....000061.</w:t>
      </w:r>
    </w:p>
    <w:p w14:paraId="419A053A"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4CC75431" w14:textId="77777777" w:rsidR="00546BC3" w:rsidRDefault="00546BC3">
      <w:pPr>
        <w:pStyle w:val="a3"/>
      </w:pPr>
      <w:r>
        <w:t>缺少出版地（可参阅</w:t>
      </w:r>
      <w:r>
        <w:t>GB7714-2015</w:t>
      </w:r>
      <w:r>
        <w:t>的</w:t>
      </w:r>
      <w:r>
        <w:t>8.4.1</w:t>
      </w:r>
      <w:r>
        <w:t>小节）</w:t>
      </w:r>
    </w:p>
  </w:comment>
  <w:comment w:id="541" w:author="论无忧" w:date="2024-05-04T17:26:00Z" w:initials="论">
    <w:p w14:paraId="15F5B8A4" w14:textId="77777777" w:rsidR="00546BC3" w:rsidRDefault="00546BC3">
      <w:pPr>
        <w:pStyle w:val="a3"/>
      </w:pPr>
      <w:r>
        <w:t>第</w:t>
      </w:r>
      <w:r>
        <w:t>50</w:t>
      </w:r>
      <w:r>
        <w:t>页第</w:t>
      </w:r>
      <w:r>
        <w:t>8</w:t>
      </w:r>
      <w:r>
        <w:t>段</w:t>
      </w:r>
      <w:r>
        <w:t xml:space="preserve">-[7] </w:t>
      </w:r>
      <w:r>
        <w:t>罗露露</w:t>
      </w:r>
      <w:r>
        <w:t>....</w:t>
      </w:r>
      <w:r>
        <w:t>学</w:t>
      </w:r>
      <w:r>
        <w:t>,2017.</w:t>
      </w:r>
    </w:p>
    <w:p w14:paraId="0EB92115"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6F36CA43" w14:textId="77777777" w:rsidR="00546BC3" w:rsidRDefault="00546BC3">
      <w:pPr>
        <w:pStyle w:val="a3"/>
      </w:pPr>
      <w:r>
        <w:t>缺少出版地（可参阅</w:t>
      </w:r>
      <w:r>
        <w:t>GB7714-2015</w:t>
      </w:r>
      <w:r>
        <w:t>的</w:t>
      </w:r>
      <w:r>
        <w:t>8.4.1</w:t>
      </w:r>
      <w:r>
        <w:t>小节）</w:t>
      </w:r>
    </w:p>
  </w:comment>
  <w:comment w:id="545" w:author="论无忧" w:date="2024-05-04T17:26:00Z" w:initials="论">
    <w:p w14:paraId="23FA6FEA" w14:textId="77777777" w:rsidR="00546BC3" w:rsidRDefault="00546BC3">
      <w:pPr>
        <w:pStyle w:val="a3"/>
      </w:pPr>
      <w:r>
        <w:t>第</w:t>
      </w:r>
      <w:r>
        <w:t>50</w:t>
      </w:r>
      <w:r>
        <w:t>页第</w:t>
      </w:r>
      <w:r>
        <w:t>9</w:t>
      </w:r>
      <w:r>
        <w:t>段</w:t>
      </w:r>
      <w:r>
        <w:t>-[8] Wen,... 33-46.</w:t>
      </w:r>
    </w:p>
    <w:p w14:paraId="59A43C59" w14:textId="77777777" w:rsidR="00546BC3" w:rsidRDefault="00546BC3">
      <w:pPr>
        <w:pStyle w:val="a3"/>
      </w:pPr>
      <w:r>
        <w:t>-</w:t>
      </w:r>
      <w:r>
        <w:t>提醒</w:t>
      </w:r>
      <w:r>
        <w:t>-</w:t>
      </w:r>
      <w:r>
        <w:t>英文参考文献中，逗号后面应该有空格</w:t>
      </w:r>
      <w:r>
        <w:t>(</w:t>
      </w:r>
      <w:r>
        <w:t>人名除外</w:t>
      </w:r>
      <w:r>
        <w:t>)</w:t>
      </w:r>
      <w:r>
        <w:t>，本段共有</w:t>
      </w:r>
      <w:r>
        <w:t>1</w:t>
      </w:r>
      <w:r>
        <w:t>处违背此规则</w:t>
      </w:r>
    </w:p>
  </w:comment>
  <w:comment w:id="547" w:author="论无忧" w:date="2024-05-04T17:26:00Z" w:initials="论">
    <w:p w14:paraId="0CAC0218" w14:textId="77777777" w:rsidR="00546BC3" w:rsidRDefault="00546BC3">
      <w:pPr>
        <w:pStyle w:val="a3"/>
      </w:pPr>
      <w:r>
        <w:t>第</w:t>
      </w:r>
      <w:r>
        <w:t>50</w:t>
      </w:r>
      <w:r>
        <w:t>页第</w:t>
      </w:r>
      <w:r>
        <w:t>9</w:t>
      </w:r>
      <w:r>
        <w:t>段</w:t>
      </w:r>
      <w:r>
        <w:t>-[8] Wen,... 33-46.</w:t>
      </w:r>
    </w:p>
    <w:p w14:paraId="3DD90B71" w14:textId="77777777" w:rsidR="00546BC3" w:rsidRDefault="00546BC3">
      <w:pPr>
        <w:pStyle w:val="a3"/>
      </w:pPr>
      <w:r>
        <w:t>-</w:t>
      </w:r>
      <w:r>
        <w:t>提醒</w:t>
      </w:r>
      <w:r>
        <w:t>-</w:t>
      </w:r>
      <w:r>
        <w:t>第</w:t>
      </w:r>
      <w:r>
        <w:t>8</w:t>
      </w:r>
      <w:r>
        <w:t>条参考文献没有在文中引用</w:t>
      </w:r>
    </w:p>
  </w:comment>
  <w:comment w:id="551" w:author="论无忧" w:date="2024-05-04T17:26:00Z" w:initials="论">
    <w:p w14:paraId="4A98B4C8" w14:textId="77777777" w:rsidR="00546BC3" w:rsidRDefault="00546BC3">
      <w:pPr>
        <w:pStyle w:val="a3"/>
      </w:pPr>
      <w:r>
        <w:t>第</w:t>
      </w:r>
      <w:r>
        <w:t>50</w:t>
      </w:r>
      <w:r>
        <w:t>页第</w:t>
      </w:r>
      <w:r>
        <w:t>10</w:t>
      </w:r>
      <w:r>
        <w:t>段</w:t>
      </w:r>
      <w:r>
        <w:t>-[9] Pool... 22-23.</w:t>
      </w:r>
    </w:p>
    <w:p w14:paraId="5F5C487A" w14:textId="77777777" w:rsidR="00546BC3" w:rsidRDefault="00546BC3">
      <w:pPr>
        <w:pStyle w:val="a3"/>
      </w:pPr>
      <w:r>
        <w:t>-</w:t>
      </w:r>
      <w:r>
        <w:t>提醒</w:t>
      </w:r>
      <w:r>
        <w:t>-</w:t>
      </w:r>
      <w:r>
        <w:t>英文参考文献中，逗号后面应该有空格</w:t>
      </w:r>
      <w:r>
        <w:t>(</w:t>
      </w:r>
      <w:r>
        <w:t>人名除外</w:t>
      </w:r>
      <w:r>
        <w:t>)</w:t>
      </w:r>
      <w:r>
        <w:t>，本段共有</w:t>
      </w:r>
      <w:r>
        <w:t>1</w:t>
      </w:r>
      <w:r>
        <w:t>处违背此规则</w:t>
      </w:r>
    </w:p>
  </w:comment>
  <w:comment w:id="554" w:author="论无忧" w:date="2024-05-04T17:26:00Z" w:initials="论">
    <w:p w14:paraId="725558C5" w14:textId="77777777" w:rsidR="00546BC3" w:rsidRDefault="00546BC3">
      <w:pPr>
        <w:pStyle w:val="a3"/>
      </w:pPr>
      <w:r>
        <w:t>第</w:t>
      </w:r>
      <w:r>
        <w:t>50</w:t>
      </w:r>
      <w:r>
        <w:t>页第</w:t>
      </w:r>
      <w:r>
        <w:t>12</w:t>
      </w:r>
      <w:r>
        <w:t>段</w:t>
      </w:r>
      <w:r>
        <w:t xml:space="preserve">-[11] </w:t>
      </w:r>
      <w:r>
        <w:t>张寺清</w:t>
      </w:r>
      <w:r>
        <w:t>...000193.</w:t>
      </w:r>
    </w:p>
    <w:p w14:paraId="4F3B5F59" w14:textId="77777777" w:rsidR="00546BC3" w:rsidRDefault="00546BC3">
      <w:pPr>
        <w:pStyle w:val="a3"/>
      </w:pPr>
      <w:r>
        <w:t>-</w:t>
      </w:r>
      <w:r>
        <w:t>提醒</w:t>
      </w:r>
      <w:r>
        <w:t>-</w:t>
      </w:r>
      <w:r>
        <w:t>缺少出版地（可参阅</w:t>
      </w:r>
      <w:r>
        <w:t>GB7714-2015</w:t>
      </w:r>
      <w:r>
        <w:t>的</w:t>
      </w:r>
      <w:r>
        <w:t>8.4.1</w:t>
      </w:r>
      <w:r>
        <w:t>小节）</w:t>
      </w:r>
    </w:p>
  </w:comment>
  <w:comment w:id="556" w:author="论无忧" w:date="2024-05-04T17:26:00Z" w:initials="论">
    <w:p w14:paraId="33C5B4D2" w14:textId="77777777" w:rsidR="00546BC3" w:rsidRDefault="00546BC3">
      <w:pPr>
        <w:pStyle w:val="a3"/>
      </w:pPr>
      <w:r>
        <w:t>第</w:t>
      </w:r>
      <w:r>
        <w:t>50</w:t>
      </w:r>
      <w:r>
        <w:t>页第</w:t>
      </w:r>
      <w:r>
        <w:t>13</w:t>
      </w:r>
      <w:r>
        <w:t>段</w:t>
      </w:r>
      <w:r>
        <w:t xml:space="preserve">-[12] </w:t>
      </w:r>
      <w:r>
        <w:t>雷英才</w:t>
      </w:r>
      <w:r>
        <w:t>...001206.</w:t>
      </w:r>
    </w:p>
    <w:p w14:paraId="42B6ADD0" w14:textId="77777777" w:rsidR="00546BC3" w:rsidRDefault="00546BC3">
      <w:pPr>
        <w:pStyle w:val="a3"/>
      </w:pPr>
      <w:r>
        <w:t>-</w:t>
      </w:r>
      <w:r>
        <w:t>提醒</w:t>
      </w:r>
      <w:r>
        <w:t>-</w:t>
      </w:r>
      <w:r>
        <w:t>缺少出版地（可参阅</w:t>
      </w:r>
      <w:r>
        <w:t>GB7714-2015</w:t>
      </w:r>
      <w:r>
        <w:t>的</w:t>
      </w:r>
      <w:r>
        <w:t>8.4.1</w:t>
      </w:r>
      <w:r>
        <w:t>小节）</w:t>
      </w:r>
    </w:p>
  </w:comment>
  <w:comment w:id="562" w:author="论无忧" w:date="2024-05-04T17:26:00Z" w:initials="论">
    <w:p w14:paraId="7536D003" w14:textId="77777777" w:rsidR="00546BC3" w:rsidRDefault="00546BC3">
      <w:pPr>
        <w:pStyle w:val="a3"/>
      </w:pPr>
      <w:r>
        <w:t>第</w:t>
      </w:r>
      <w:r>
        <w:t>51</w:t>
      </w:r>
      <w:r>
        <w:t>页第</w:t>
      </w:r>
      <w:r>
        <w:t>4</w:t>
      </w:r>
      <w:r>
        <w:t>段</w:t>
      </w:r>
      <w:r>
        <w:t xml:space="preserve">-[18] </w:t>
      </w:r>
      <w:r>
        <w:t>李帅力</w:t>
      </w:r>
      <w:r>
        <w:t>..., 2016.</w:t>
      </w:r>
    </w:p>
    <w:p w14:paraId="52D6FFEB" w14:textId="77777777" w:rsidR="00546BC3" w:rsidRDefault="00546BC3">
      <w:pPr>
        <w:pStyle w:val="a3"/>
      </w:pPr>
      <w:r>
        <w:t>-</w:t>
      </w:r>
      <w:r>
        <w:t>提醒</w:t>
      </w:r>
      <w:r>
        <w:t>-</w:t>
      </w:r>
      <w:r>
        <w:t>缺少出版地（可参阅</w:t>
      </w:r>
      <w:r>
        <w:t>GB7714-2015</w:t>
      </w:r>
      <w:r>
        <w:t>的</w:t>
      </w:r>
      <w:r>
        <w:t>8.4.1</w:t>
      </w:r>
      <w:r>
        <w:t>小节）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55890" w15:done="0"/>
  <w15:commentEx w15:paraId="73134C13" w15:done="0"/>
  <w15:commentEx w15:paraId="465A64D8" w15:done="0"/>
  <w15:commentEx w15:paraId="14DB9A8C" w15:done="0"/>
  <w15:commentEx w15:paraId="47C4ABCD" w15:done="0"/>
  <w15:commentEx w15:paraId="5EFFA120" w15:done="0"/>
  <w15:commentEx w15:paraId="0FD537AC" w15:done="0"/>
  <w15:commentEx w15:paraId="01C57C4F" w15:done="0"/>
  <w15:commentEx w15:paraId="103E865E" w15:done="0"/>
  <w15:commentEx w15:paraId="49B5894F" w15:done="0"/>
  <w15:commentEx w15:paraId="54617F47" w15:done="0"/>
  <w15:commentEx w15:paraId="3B5CAFFE" w15:done="0"/>
  <w15:commentEx w15:paraId="6DD87E02" w15:done="0"/>
  <w15:commentEx w15:paraId="256711A8" w15:done="0"/>
  <w15:commentEx w15:paraId="7E1D2854" w15:done="0"/>
  <w15:commentEx w15:paraId="221336CE" w15:done="0"/>
  <w15:commentEx w15:paraId="562A37BB" w15:done="0"/>
  <w15:commentEx w15:paraId="638A7EDC" w15:done="0"/>
  <w15:commentEx w15:paraId="5331B13C" w15:done="0"/>
  <w15:commentEx w15:paraId="3469398B" w15:done="0"/>
  <w15:commentEx w15:paraId="43D14ECE" w15:done="0"/>
  <w15:commentEx w15:paraId="4FC90F59" w15:done="0"/>
  <w15:commentEx w15:paraId="6F5EB35A" w15:done="0"/>
  <w15:commentEx w15:paraId="1F1384B9" w15:done="0"/>
  <w15:commentEx w15:paraId="4AD77ECE" w15:done="0"/>
  <w15:commentEx w15:paraId="48287742" w15:done="0"/>
  <w15:commentEx w15:paraId="5373F152" w15:done="0"/>
  <w15:commentEx w15:paraId="21FDC888" w15:done="0"/>
  <w15:commentEx w15:paraId="2002D8E8" w15:done="0"/>
  <w15:commentEx w15:paraId="28480B68" w15:done="0"/>
  <w15:commentEx w15:paraId="318EA7DA" w15:done="0"/>
  <w15:commentEx w15:paraId="48CA1536" w15:done="0"/>
  <w15:commentEx w15:paraId="0B9C893E" w15:done="0"/>
  <w15:commentEx w15:paraId="0F49D416" w15:done="0"/>
  <w15:commentEx w15:paraId="1E5A0B30" w15:done="0"/>
  <w15:commentEx w15:paraId="7F6BF6F1" w15:done="0"/>
  <w15:commentEx w15:paraId="104151D5" w15:done="0"/>
  <w15:commentEx w15:paraId="05F51656" w15:done="0"/>
  <w15:commentEx w15:paraId="084D7F71" w15:done="0"/>
  <w15:commentEx w15:paraId="58D72ED7" w15:done="0"/>
  <w15:commentEx w15:paraId="1EA5968F" w15:done="0"/>
  <w15:commentEx w15:paraId="4CC75431" w15:done="0"/>
  <w15:commentEx w15:paraId="6F36CA43" w15:done="0"/>
  <w15:commentEx w15:paraId="59A43C59" w15:done="0"/>
  <w15:commentEx w15:paraId="3DD90B71" w15:done="0"/>
  <w15:commentEx w15:paraId="5F5C487A" w15:done="0"/>
  <w15:commentEx w15:paraId="4F3B5F59" w15:done="0"/>
  <w15:commentEx w15:paraId="42B6ADD0" w15:done="0"/>
  <w15:commentEx w15:paraId="52D6FF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55890" w16cid:durableId="00000001"/>
  <w16cid:commentId w16cid:paraId="14DB9A8C" w16cid:durableId="00000004"/>
  <w16cid:commentId w16cid:paraId="47C4ABCD" w16cid:durableId="00000005"/>
  <w16cid:commentId w16cid:paraId="5EFFA120" w16cid:durableId="00000006"/>
  <w16cid:commentId w16cid:paraId="0FD537AC" w16cid:durableId="00000007"/>
  <w16cid:commentId w16cid:paraId="01C57C4F" w16cid:durableId="00000008"/>
  <w16cid:commentId w16cid:paraId="103E865E" w16cid:durableId="00000009"/>
  <w16cid:commentId w16cid:paraId="49B5894F" w16cid:durableId="0000000A"/>
  <w16cid:commentId w16cid:paraId="54617F47" w16cid:durableId="0000000B"/>
  <w16cid:commentId w16cid:paraId="3B5CAFFE" w16cid:durableId="0000000C"/>
  <w16cid:commentId w16cid:paraId="6DD87E02" w16cid:durableId="0000000D"/>
  <w16cid:commentId w16cid:paraId="256711A8" w16cid:durableId="0000000E"/>
  <w16cid:commentId w16cid:paraId="562A37BB" w16cid:durableId="000000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839E" w14:textId="77777777" w:rsidR="00546BC3" w:rsidRDefault="00546BC3">
      <w:r>
        <w:separator/>
      </w:r>
    </w:p>
  </w:endnote>
  <w:endnote w:type="continuationSeparator" w:id="0">
    <w:p w14:paraId="63C9D0B1" w14:textId="77777777" w:rsidR="00546BC3" w:rsidRDefault="0054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00000003" w:usb1="00000000" w:usb2="00000000" w:usb3="00000000" w:csb0="00000001" w:csb1="00000000"/>
  </w:font>
  <w:font w:name="STXinwei">
    <w:panose1 w:val="02010800040101010101"/>
    <w:charset w:val="86"/>
    <w:family w:val="auto"/>
    <w:pitch w:val="variable"/>
    <w:sig w:usb0="00000001" w:usb1="080F0000" w:usb2="00000010" w:usb3="00000000" w:csb0="00040000" w:csb1="00000000"/>
  </w:font>
  <w:font w:name="隶书">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816F" w14:textId="77777777" w:rsidR="00546BC3" w:rsidRDefault="00546BC3">
    <w:pPr>
      <w:pStyle w:val="af"/>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6ED4" w14:textId="77777777" w:rsidR="00546BC3" w:rsidRDefault="00ED03C1">
    <w:pPr>
      <w:pStyle w:val="af"/>
      <w:jc w:val="center"/>
      <w:rPr>
        <w:sz w:val="21"/>
        <w:szCs w:val="21"/>
      </w:rPr>
    </w:pPr>
    <w:ins w:id="2" w:author="YEE.的腹肌" w:date="2024-05-07T17:12:00Z">
      <w:r>
        <w:rPr>
          <w:noProof/>
          <w:sz w:val="21"/>
        </w:rPr>
        <mc:AlternateContent>
          <mc:Choice Requires="wps">
            <w:drawing>
              <wp:anchor distT="0" distB="0" distL="114300" distR="114300" simplePos="0" relativeHeight="251659776" behindDoc="0" locked="0" layoutInCell="1" allowOverlap="1" wp14:anchorId="0413ADFC" wp14:editId="02064FD7">
                <wp:simplePos x="0" y="0"/>
                <wp:positionH relativeFrom="margin">
                  <wp:align>center</wp:align>
                </wp:positionH>
                <wp:positionV relativeFrom="paragraph">
                  <wp:posOffset>0</wp:posOffset>
                </wp:positionV>
                <wp:extent cx="1828800" cy="1828800"/>
                <wp:effectExtent l="0" t="0" r="0" b="0"/>
                <wp:wrapNone/>
                <wp:docPr id="1239959519"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2E0B9E" w14:textId="77777777" w:rsidR="00546BC3" w:rsidRDefault="00546BC3">
                            <w:pPr>
                              <w:pStyle w:val="af"/>
                            </w:pPr>
                            <w:ins w:id="3" w:author="YEE.的腹肌" w:date="2024-05-07T17:12:00Z">
                              <w:r>
                                <w:fldChar w:fldCharType="begin"/>
                              </w:r>
                              <w:r>
                                <w:instrText xml:space="preserve"> PAGE  \* MERGEFORMAT </w:instrText>
                              </w:r>
                              <w:r>
                                <w:fldChar w:fldCharType="separate"/>
                              </w:r>
                              <w:r>
                                <w:t>I</w:t>
                              </w:r>
                              <w:r>
                                <w:fldChar w:fldCharType="end"/>
                              </w:r>
                            </w:ins>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13ADFC" id="_x0000_t202" coordsize="21600,21600" o:spt="202" path="m,l,21600r21600,l21600,xe">
                <v:stroke joinstyle="miter"/>
                <v:path gradientshapeok="t" o:connecttype="rect"/>
              </v:shapetype>
              <v:shape id="文本框 11" o:spid="_x0000_s1036" type="#_x0000_t202" style="position:absolute;left:0;text-align:left;margin-left:0;margin-top:0;width:2in;height:2in;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" filled="f" stroked="f" strokeweight=".5pt">
                <v:path arrowok="t"/>
                <v:textbox style="mso-fit-shape-to-text:t" inset="0,0,0,0">
                  <w:txbxContent>
                    <w:p w14:paraId="102E0B9E" w14:textId="77777777" w:rsidR="00546BC3" w:rsidRDefault="00546BC3">
                      <w:pPr>
                        <w:pStyle w:val="af"/>
                      </w:pPr>
                      <w:ins w:id="4" w:author="YEE.的腹肌" w:date="2024-05-07T17:12:00Z">
                        <w:r>
                          <w:fldChar w:fldCharType="begin"/>
                        </w:r>
                        <w:r>
                          <w:instrText xml:space="preserve"> PAGE  \* MERGEFORMAT </w:instrText>
                        </w:r>
                        <w:r>
                          <w:fldChar w:fldCharType="separate"/>
                        </w:r>
                        <w:r>
                          <w:t>I</w:t>
                        </w:r>
                        <w:r>
                          <w:fldChar w:fldCharType="end"/>
                        </w:r>
                      </w:ins>
                    </w:p>
                  </w:txbxContent>
                </v:textbox>
                <w10:wrap anchorx="margin"/>
              </v:shape>
            </w:pict>
          </mc:Fallback>
        </mc:AlternateConten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EA5" w14:textId="77777777" w:rsidR="00ED03C1" w:rsidRDefault="00ED03C1">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D41B" w14:textId="77777777" w:rsidR="00546BC3" w:rsidRDefault="00ED03C1">
    <w:pPr>
      <w:pStyle w:val="af"/>
      <w:jc w:val="both"/>
      <w:rPr>
        <w:bCs/>
      </w:rPr>
    </w:pPr>
    <w:r>
      <w:rPr>
        <w:noProof/>
      </w:rPr>
      <mc:AlternateContent>
        <mc:Choice Requires="wps">
          <w:drawing>
            <wp:anchor distT="0" distB="0" distL="114300" distR="114300" simplePos="0" relativeHeight="251656704" behindDoc="0" locked="0" layoutInCell="1" allowOverlap="1" wp14:anchorId="4384CA2D" wp14:editId="584CFB89">
              <wp:simplePos x="0" y="0"/>
              <wp:positionH relativeFrom="margin">
                <wp:align>right</wp:align>
              </wp:positionH>
              <wp:positionV relativeFrom="paragraph">
                <wp:posOffset>0</wp:posOffset>
              </wp:positionV>
              <wp:extent cx="1828800" cy="1828800"/>
              <wp:effectExtent l="0" t="0" r="0" b="0"/>
              <wp:wrapNone/>
              <wp:docPr id="46311600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a:noFill/>
                      </a:ln>
                    </wps:spPr>
                    <wps:txbx>
                      <w:txbxContent>
                        <w:p w14:paraId="472CAC0D" w14:textId="77777777" w:rsidR="00546BC3" w:rsidRDefault="00546BC3">
                          <w:pPr>
                            <w:pStyle w:val="af"/>
                          </w:pPr>
                          <w:r>
                            <w:fldChar w:fldCharType="begin"/>
                          </w:r>
                          <w:r>
                            <w:instrText xml:space="preserve"> PAGE  \* MERGEFORMAT </w:instrText>
                          </w:r>
                          <w:r>
                            <w:fldChar w:fldCharType="separate"/>
                          </w:r>
                          <w:r>
                            <w:t>II</w:t>
                          </w:r>
                          <w: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384CA2D" id="_x0000_t202" coordsize="21600,21600" o:spt="202" path="m,l,21600r21600,l21600,xe">
              <v:stroke joinstyle="miter"/>
              <v:path gradientshapeok="t" o:connecttype="rect"/>
            </v:shapetype>
            <v:shape id="文本框 18" o:spid="_x0000_s1037" type="#_x0000_t202" style="position:absolute;left:0;text-align:left;margin-left:92.8pt;margin-top:0;width:2in;height:2in;z-index:2516567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" filled="f" stroked="f">
              <v:textbox style="mso-fit-shape-to-text:t" inset="0,0,0,0">
                <w:txbxContent>
                  <w:p w14:paraId="472CAC0D" w14:textId="77777777" w:rsidR="00546BC3" w:rsidRDefault="00546BC3">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E414" w14:textId="77777777" w:rsidR="00546BC3" w:rsidRDefault="00ED03C1">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55680" behindDoc="0" locked="0" layoutInCell="1" allowOverlap="1" wp14:anchorId="1C5A92C9" wp14:editId="59BDDE98">
              <wp:simplePos x="0" y="0"/>
              <wp:positionH relativeFrom="margin">
                <wp:align>center</wp:align>
              </wp:positionH>
              <wp:positionV relativeFrom="paragraph">
                <wp:posOffset>0</wp:posOffset>
              </wp:positionV>
              <wp:extent cx="313690" cy="154305"/>
              <wp:effectExtent l="0" t="0" r="0" b="0"/>
              <wp:wrapNone/>
              <wp:docPr id="400735982"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3690" cy="154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2113BB" w14:textId="77777777" w:rsidR="00546BC3" w:rsidRDefault="00546BC3">
                          <w:pPr>
                            <w:pStyle w:val="af"/>
                            <w:jc w:val="center"/>
                          </w:pPr>
                          <w:r>
                            <w:fldChar w:fldCharType="begin"/>
                          </w:r>
                          <w:r>
                            <w:instrText xml:space="preserve"> PAGE  \* MERGEFORMAT </w:instrText>
                          </w:r>
                          <w:r>
                            <w:fldChar w:fldCharType="separate"/>
                          </w:r>
                          <w: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92C9" id="_x0000_t202" coordsize="21600,21600" o:spt="202" path="m,l,21600r21600,l21600,xe">
              <v:stroke joinstyle="miter"/>
              <v:path gradientshapeok="t" o:connecttype="rect"/>
            </v:shapetype>
            <v:shape id="文本框 17" o:spid="_x0000_s1038" type="#_x0000_t202" style="position:absolute;left:0;text-align:left;margin-left:0;margin-top:0;width:24.7pt;height:12.15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" filled="f" stroked="f">
              <v:path arrowok="t"/>
              <v:textbox inset="0,0,0,0">
                <w:txbxContent>
                  <w:p w14:paraId="552113BB" w14:textId="77777777" w:rsidR="00546BC3" w:rsidRDefault="00546BC3">
                    <w:pPr>
                      <w:pStyle w:val="af"/>
                      <w:jc w:val="cen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8DBB" w14:textId="77777777" w:rsidR="00546BC3" w:rsidRDefault="00ED03C1">
    <w:pPr>
      <w:pStyle w:val="af"/>
      <w:jc w:val="both"/>
      <w:rPr>
        <w:bCs/>
      </w:rPr>
    </w:pPr>
    <w:r>
      <w:rPr>
        <w:noProof/>
      </w:rPr>
      <mc:AlternateContent>
        <mc:Choice Requires="wps">
          <w:drawing>
            <wp:anchor distT="0" distB="0" distL="114300" distR="114300" simplePos="0" relativeHeight="251658752" behindDoc="0" locked="0" layoutInCell="1" allowOverlap="1" wp14:anchorId="64114230" wp14:editId="05250488">
              <wp:simplePos x="0" y="0"/>
              <wp:positionH relativeFrom="margin">
                <wp:posOffset>5019675</wp:posOffset>
              </wp:positionH>
              <wp:positionV relativeFrom="paragraph">
                <wp:posOffset>-29845</wp:posOffset>
              </wp:positionV>
              <wp:extent cx="445770" cy="175895"/>
              <wp:effectExtent l="0" t="0" r="0" b="0"/>
              <wp:wrapNone/>
              <wp:docPr id="9"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 cy="175895"/>
                      </a:xfrm>
                      <a:prstGeom prst="rect">
                        <a:avLst/>
                      </a:prstGeom>
                      <a:noFill/>
                      <a:ln>
                        <a:noFill/>
                      </a:ln>
                    </wps:spPr>
                    <wps:txbx>
                      <w:txbxContent>
                        <w:p w14:paraId="7A27BF92" w14:textId="77777777" w:rsidR="00546BC3" w:rsidRDefault="00546BC3">
                          <w:pPr>
                            <w:pStyle w:val="af"/>
                            <w:jc w:val="right"/>
                          </w:pPr>
                          <w:r>
                            <w:fldChar w:fldCharType="begin"/>
                          </w:r>
                          <w:r>
                            <w:instrText xml:space="preserve"> PAGE  \* MERGEFORMAT </w:instrText>
                          </w:r>
                          <w:r>
                            <w:fldChar w:fldCharType="separate"/>
                          </w:r>
                          <w:r>
                            <w:t>II</w:t>
                          </w:r>
                          <w:r>
                            <w:fldChar w:fldCharType="end"/>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type w14:anchorId="64114230" id="_x0000_t202" coordsize="21600,21600" o:spt="202" path="m,l,21600r21600,l21600,xe">
              <v:stroke joinstyle="miter"/>
              <v:path gradientshapeok="t" o:connecttype="rect"/>
            </v:shapetype>
            <v:shape id="文本框 20" o:spid="_x0000_s1039" type="#_x0000_t202" style="position:absolute;left:0;text-align:left;margin-left:395.25pt;margin-top:-2.35pt;width:35.1pt;height:13.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" filled="f" stroked="f">
              <v:textbox inset="0,0,0,0">
                <w:txbxContent>
                  <w:p w14:paraId="7A27BF92" w14:textId="77777777" w:rsidR="00546BC3" w:rsidRDefault="00546BC3">
                    <w:pPr>
                      <w:pStyle w:val="af"/>
                      <w:jc w:val="right"/>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F778" w14:textId="77777777" w:rsidR="00546BC3" w:rsidRDefault="00ED03C1">
    <w:pPr>
      <w:jc w:val="center"/>
    </w:pPr>
    <w:r>
      <w:rPr>
        <w:noProof/>
      </w:rPr>
      <mc:AlternateContent>
        <mc:Choice Requires="wps">
          <w:drawing>
            <wp:anchor distT="0" distB="0" distL="114300" distR="114300" simplePos="0" relativeHeight="251657728" behindDoc="0" locked="0" layoutInCell="1" allowOverlap="1" wp14:anchorId="782B87C1" wp14:editId="3903F9B7">
              <wp:simplePos x="0" y="0"/>
              <wp:positionH relativeFrom="margin">
                <wp:align>center</wp:align>
              </wp:positionH>
              <wp:positionV relativeFrom="paragraph">
                <wp:posOffset>0</wp:posOffset>
              </wp:positionV>
              <wp:extent cx="247650" cy="153670"/>
              <wp:effectExtent l="0" t="0" r="0" b="0"/>
              <wp:wrapNone/>
              <wp:docPr id="10322666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7650" cy="153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5FD045" w14:textId="77777777" w:rsidR="00546BC3" w:rsidRDefault="00546BC3">
                          <w:pPr>
                            <w:pStyle w:val="af"/>
                            <w:jc w:val="center"/>
                          </w:pPr>
                          <w:r>
                            <w:fldChar w:fldCharType="begin"/>
                          </w:r>
                          <w:r>
                            <w:instrText xml:space="preserve"> PAGE  \* MERGEFORMAT </w:instrText>
                          </w:r>
                          <w:r>
                            <w:fldChar w:fldCharType="separate"/>
                          </w:r>
                          <w:r>
                            <w:t>- 13 -</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2B87C1" id="_x0000_t202" coordsize="21600,21600" o:spt="202" path="m,l,21600r21600,l21600,xe">
              <v:stroke joinstyle="miter"/>
              <v:path gradientshapeok="t" o:connecttype="rect"/>
            </v:shapetype>
            <v:shape id="文本框 19" o:spid="_x0000_s1040" type="#_x0000_t202" style="position:absolute;left:0;text-align:left;margin-left:0;margin-top:0;width:19.5pt;height:12.1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" filled="f" stroked="f">
              <v:path arrowok="t"/>
              <v:textbox inset="0,0,0,0">
                <w:txbxContent>
                  <w:p w14:paraId="665FD045" w14:textId="77777777" w:rsidR="00546BC3" w:rsidRDefault="00546BC3">
                    <w:pPr>
                      <w:pStyle w:val="af"/>
                      <w:jc w:val="center"/>
                    </w:pPr>
                    <w:r>
                      <w:fldChar w:fldCharType="begin"/>
                    </w:r>
                    <w:r>
                      <w:instrText xml:space="preserve"> PAGE  \* MERGEFORMAT </w:instrText>
                    </w:r>
                    <w:r>
                      <w:fldChar w:fldCharType="separate"/>
                    </w:r>
                    <w:r>
                      <w:t>- 13 -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E4AF" w14:textId="77777777" w:rsidR="00546BC3" w:rsidRDefault="00546BC3">
      <w:r>
        <w:separator/>
      </w:r>
    </w:p>
  </w:footnote>
  <w:footnote w:type="continuationSeparator" w:id="0">
    <w:p w14:paraId="30CB5053" w14:textId="77777777" w:rsidR="00546BC3" w:rsidRDefault="0054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0CA0" w14:textId="77777777" w:rsidR="00546BC3" w:rsidRDefault="00546BC3">
    <w:pPr>
      <w:pStyle w:val="af1"/>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543" w14:textId="77777777" w:rsidR="00546BC3" w:rsidRDefault="00546BC3">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4E49" w14:textId="77777777" w:rsidR="00ED03C1" w:rsidRDefault="00ED03C1">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AA02" w14:textId="77777777" w:rsidR="00546BC3" w:rsidRDefault="00546BC3">
    <w:pPr>
      <w:pStyle w:val="af1"/>
      <w:pBdr>
        <w:bottom w:val="single" w:sz="4" w:space="1" w:color="auto"/>
      </w:pBdr>
      <w:rPr>
        <w:sz w:val="21"/>
        <w:szCs w:val="21"/>
      </w:rPr>
    </w:pPr>
    <w:r>
      <w:rPr>
        <w:rFonts w:hint="eastAsia"/>
        <w:sz w:val="21"/>
        <w:szCs w:val="21"/>
      </w:rPr>
      <w:t>论文题目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F997" w14:textId="77777777" w:rsidR="00546BC3" w:rsidRDefault="00546BC3">
    <w:pPr>
      <w:pBdr>
        <w:top w:val="none" w:sz="0" w:space="1" w:color="auto"/>
        <w:left w:val="none" w:sz="0" w:space="4" w:color="auto"/>
        <w:bottom w:val="single" w:sz="4" w:space="0" w:color="auto"/>
        <w:right w:val="none" w:sz="0" w:space="4" w:color="auto"/>
      </w:pBdr>
      <w:jc w:val="center"/>
      <w:rPr>
        <w:sz w:val="18"/>
        <w:szCs w:val="28"/>
      </w:rPr>
    </w:pPr>
    <w:r>
      <w:rPr>
        <w:rFonts w:hint="eastAsia"/>
        <w:sz w:val="18"/>
      </w:rPr>
      <w:t>苏州大学文正学院本科生毕业设计（论文）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4DD0" w14:textId="77777777" w:rsidR="00546BC3" w:rsidRDefault="00546BC3">
    <w:pPr>
      <w:pStyle w:val="af1"/>
      <w:pBdr>
        <w:bottom w:val="single" w:sz="4" w:space="1" w:color="auto"/>
      </w:pBdr>
      <w:rPr>
        <w:sz w:val="21"/>
        <w:szCs w:val="21"/>
      </w:rPr>
    </w:pPr>
    <w:r>
      <w:rPr>
        <w:rFonts w:hint="eastAsia"/>
        <w:sz w:val="21"/>
      </w:rPr>
      <w:t>论文题目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B2B7" w14:textId="77777777" w:rsidR="00546BC3" w:rsidRDefault="00546BC3">
    <w:pPr>
      <w:pStyle w:val="af1"/>
    </w:pPr>
    <w:r>
      <w:rPr>
        <w:rFonts w:hint="eastAsia"/>
      </w:rPr>
      <w:t>苏州大学文正学院本科生毕业设计（论文）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0C3A6A"/>
    <w:multiLevelType w:val="singleLevel"/>
    <w:tmpl w:val="DD0C3A6A"/>
    <w:lvl w:ilvl="0">
      <w:start w:val="6"/>
      <w:numFmt w:val="decimal"/>
      <w:suff w:val="space"/>
      <w:lvlText w:val="第%1章"/>
      <w:lvlJc w:val="left"/>
    </w:lvl>
  </w:abstractNum>
  <w:abstractNum w:abstractNumId="1" w15:restartNumberingAfterBreak="0">
    <w:nsid w:val="F36E55A2"/>
    <w:multiLevelType w:val="singleLevel"/>
    <w:tmpl w:val="F36E55A2"/>
    <w:lvl w:ilvl="0">
      <w:start w:val="1"/>
      <w:numFmt w:val="decimal"/>
      <w:lvlText w:val="(%1)"/>
      <w:lvlJc w:val="left"/>
      <w:pPr>
        <w:ind w:left="905" w:hanging="425"/>
      </w:pPr>
      <w:rPr>
        <w:rFonts w:hint="default"/>
      </w:rPr>
    </w:lvl>
  </w:abstractNum>
  <w:abstractNum w:abstractNumId="2" w15:restartNumberingAfterBreak="0">
    <w:nsid w:val="0AD1BF16"/>
    <w:multiLevelType w:val="singleLevel"/>
    <w:tmpl w:val="0AD1BF16"/>
    <w:lvl w:ilvl="0">
      <w:start w:val="1"/>
      <w:numFmt w:val="decimal"/>
      <w:suff w:val="nothing"/>
      <w:lvlText w:val="（%1）"/>
      <w:lvlJc w:val="left"/>
      <w:rPr>
        <w:rFonts w:hint="default"/>
        <w:sz w:val="24"/>
        <w:szCs w:val="24"/>
      </w:rPr>
    </w:lvl>
  </w:abstractNum>
  <w:abstractNum w:abstractNumId="3" w15:restartNumberingAfterBreak="0">
    <w:nsid w:val="3266D188"/>
    <w:multiLevelType w:val="singleLevel"/>
    <w:tmpl w:val="3266D188"/>
    <w:lvl w:ilvl="0">
      <w:start w:val="1"/>
      <w:numFmt w:val="decimal"/>
      <w:lvlText w:val="(%1)"/>
      <w:lvlJc w:val="left"/>
      <w:pPr>
        <w:ind w:left="905" w:hanging="425"/>
      </w:pPr>
      <w:rPr>
        <w:rFonts w:hint="default"/>
      </w:rPr>
    </w:lvl>
  </w:abstractNum>
  <w:abstractNum w:abstractNumId="4" w15:restartNumberingAfterBreak="0">
    <w:nsid w:val="4A25CD70"/>
    <w:multiLevelType w:val="singleLevel"/>
    <w:tmpl w:val="4A25CD70"/>
    <w:lvl w:ilvl="0">
      <w:start w:val="1"/>
      <w:numFmt w:val="decimal"/>
      <w:suff w:val="nothing"/>
      <w:lvlText w:val="（%1）"/>
      <w:lvlJc w:val="left"/>
    </w:lvl>
  </w:abstractNum>
  <w:abstractNum w:abstractNumId="5" w15:restartNumberingAfterBreak="0">
    <w:nsid w:val="563F50C9"/>
    <w:multiLevelType w:val="singleLevel"/>
    <w:tmpl w:val="563F50C9"/>
    <w:lvl w:ilvl="0">
      <w:start w:val="1"/>
      <w:numFmt w:val="decimal"/>
      <w:lvlText w:val="[%1]"/>
      <w:lvlJc w:val="left"/>
      <w:pPr>
        <w:tabs>
          <w:tab w:val="num" w:pos="420"/>
        </w:tabs>
        <w:ind w:left="425" w:hanging="425"/>
      </w:pPr>
      <w:rPr>
        <w:rFonts w:hint="default"/>
      </w:rPr>
    </w:lvl>
  </w:abstractNum>
  <w:abstractNum w:abstractNumId="6" w15:restartNumberingAfterBreak="0">
    <w:nsid w:val="67F5B71A"/>
    <w:multiLevelType w:val="singleLevel"/>
    <w:tmpl w:val="67F5B71A"/>
    <w:lvl w:ilvl="0">
      <w:start w:val="1"/>
      <w:numFmt w:val="decimal"/>
      <w:suff w:val="nothing"/>
      <w:lvlText w:val="（%1）"/>
      <w:lvlJc w:val="left"/>
    </w:lvl>
  </w:abstractNum>
  <w:num w:numId="1" w16cid:durableId="1535582319">
    <w:abstractNumId w:val="4"/>
  </w:num>
  <w:num w:numId="2" w16cid:durableId="166940570">
    <w:abstractNumId w:val="6"/>
  </w:num>
  <w:num w:numId="3" w16cid:durableId="328748930">
    <w:abstractNumId w:val="3"/>
  </w:num>
  <w:num w:numId="4" w16cid:durableId="2110734655">
    <w:abstractNumId w:val="1"/>
  </w:num>
  <w:num w:numId="5" w16cid:durableId="1110584933">
    <w:abstractNumId w:val="2"/>
  </w:num>
  <w:num w:numId="6" w16cid:durableId="183247669">
    <w:abstractNumId w:val="0"/>
  </w:num>
  <w:num w:numId="7" w16cid:durableId="1404377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bordersDoNotSurroundHeader/>
  <w:bordersDoNotSurroundFooter/>
  <w:revisionView w:inkAnnotations="0"/>
  <w:defaultTabStop w:val="420"/>
  <w:drawingGridHorizontalSpacing w:val="210"/>
  <w:drawingGridVerticalSpacing w:val="156"/>
  <w:displayHorizontalDrawingGridEvery w:val="0"/>
  <w:displayVerticalDrawingGridEvery w:val="2"/>
  <w:characterSpacingControl w:val="compressPunctuation"/>
  <w:doNotValidateAgainstSchema/>
  <w:doNotDemarcateInvalidXml/>
  <w:hdrShapeDefaults>
    <o:shapedefaults v:ext="edit" spidmax="410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NkODhhMjBiZDY1ZmZjNTI0ODNhYWEwZjc3NTA2OTUifQ=="/>
  </w:docVars>
  <w:rsids>
    <w:rsidRoot w:val="00C026EC"/>
    <w:rsid w:val="0002207F"/>
    <w:rsid w:val="000227D6"/>
    <w:rsid w:val="000E019C"/>
    <w:rsid w:val="00160EA8"/>
    <w:rsid w:val="00190D37"/>
    <w:rsid w:val="001A1433"/>
    <w:rsid w:val="00235790"/>
    <w:rsid w:val="00292C88"/>
    <w:rsid w:val="003A39EB"/>
    <w:rsid w:val="003C7483"/>
    <w:rsid w:val="003D3D11"/>
    <w:rsid w:val="00402FA1"/>
    <w:rsid w:val="004547AE"/>
    <w:rsid w:val="004905B9"/>
    <w:rsid w:val="005070C5"/>
    <w:rsid w:val="005145B2"/>
    <w:rsid w:val="00546BC3"/>
    <w:rsid w:val="00611541"/>
    <w:rsid w:val="006E1D9C"/>
    <w:rsid w:val="00727176"/>
    <w:rsid w:val="0079696E"/>
    <w:rsid w:val="008034C9"/>
    <w:rsid w:val="008425D4"/>
    <w:rsid w:val="008C28FB"/>
    <w:rsid w:val="00941F00"/>
    <w:rsid w:val="00987EC1"/>
    <w:rsid w:val="009C337D"/>
    <w:rsid w:val="00A12AE8"/>
    <w:rsid w:val="00A34812"/>
    <w:rsid w:val="00A75600"/>
    <w:rsid w:val="00B22635"/>
    <w:rsid w:val="00B3598F"/>
    <w:rsid w:val="00BB5A1A"/>
    <w:rsid w:val="00C026EC"/>
    <w:rsid w:val="00C11204"/>
    <w:rsid w:val="00C11737"/>
    <w:rsid w:val="00C43158"/>
    <w:rsid w:val="00CE39AC"/>
    <w:rsid w:val="00E907A5"/>
    <w:rsid w:val="00E9741C"/>
    <w:rsid w:val="00ED03C1"/>
    <w:rsid w:val="00F57A92"/>
    <w:rsid w:val="00F70AD0"/>
    <w:rsid w:val="00F72AAE"/>
    <w:rsid w:val="00F90522"/>
    <w:rsid w:val="01074F82"/>
    <w:rsid w:val="0123631D"/>
    <w:rsid w:val="012B4711"/>
    <w:rsid w:val="013C06BC"/>
    <w:rsid w:val="013C690E"/>
    <w:rsid w:val="01422176"/>
    <w:rsid w:val="014B0BDA"/>
    <w:rsid w:val="015821CD"/>
    <w:rsid w:val="01696A9C"/>
    <w:rsid w:val="017F0419"/>
    <w:rsid w:val="01991477"/>
    <w:rsid w:val="019B6F29"/>
    <w:rsid w:val="019F250B"/>
    <w:rsid w:val="01A13575"/>
    <w:rsid w:val="01C64E48"/>
    <w:rsid w:val="01D12D9D"/>
    <w:rsid w:val="01D803E5"/>
    <w:rsid w:val="01EA636A"/>
    <w:rsid w:val="01F26510"/>
    <w:rsid w:val="02330762"/>
    <w:rsid w:val="024737CC"/>
    <w:rsid w:val="0248513F"/>
    <w:rsid w:val="027658DD"/>
    <w:rsid w:val="02984EC0"/>
    <w:rsid w:val="02985DC6"/>
    <w:rsid w:val="02AB5AF9"/>
    <w:rsid w:val="02B04EBD"/>
    <w:rsid w:val="02DF57A3"/>
    <w:rsid w:val="02E84657"/>
    <w:rsid w:val="02EC525F"/>
    <w:rsid w:val="02F007AF"/>
    <w:rsid w:val="02F9535C"/>
    <w:rsid w:val="03076F74"/>
    <w:rsid w:val="03103AA0"/>
    <w:rsid w:val="03394EB3"/>
    <w:rsid w:val="03491AD9"/>
    <w:rsid w:val="03500416"/>
    <w:rsid w:val="03556B29"/>
    <w:rsid w:val="035F6A8C"/>
    <w:rsid w:val="036F4D79"/>
    <w:rsid w:val="038A5E19"/>
    <w:rsid w:val="038A7E04"/>
    <w:rsid w:val="038C0F57"/>
    <w:rsid w:val="039E11BA"/>
    <w:rsid w:val="039F31FF"/>
    <w:rsid w:val="03BB6210"/>
    <w:rsid w:val="03E30A9B"/>
    <w:rsid w:val="03F139E0"/>
    <w:rsid w:val="04045AFD"/>
    <w:rsid w:val="043170E7"/>
    <w:rsid w:val="043D2B30"/>
    <w:rsid w:val="04663231"/>
    <w:rsid w:val="046A50DA"/>
    <w:rsid w:val="048E4B7A"/>
    <w:rsid w:val="049A4077"/>
    <w:rsid w:val="04A5226E"/>
    <w:rsid w:val="04A7776C"/>
    <w:rsid w:val="04A86794"/>
    <w:rsid w:val="04B50EB1"/>
    <w:rsid w:val="04C10C04"/>
    <w:rsid w:val="04D35BCD"/>
    <w:rsid w:val="04DC01EC"/>
    <w:rsid w:val="04E6106A"/>
    <w:rsid w:val="04EB6681"/>
    <w:rsid w:val="04F12E97"/>
    <w:rsid w:val="04F70794"/>
    <w:rsid w:val="05143E2A"/>
    <w:rsid w:val="051C4A8C"/>
    <w:rsid w:val="052F0BD6"/>
    <w:rsid w:val="0551647B"/>
    <w:rsid w:val="05616943"/>
    <w:rsid w:val="05926A0E"/>
    <w:rsid w:val="05A1542D"/>
    <w:rsid w:val="05C84C14"/>
    <w:rsid w:val="05CC5609"/>
    <w:rsid w:val="05D21624"/>
    <w:rsid w:val="05EF5F8D"/>
    <w:rsid w:val="05F37618"/>
    <w:rsid w:val="05FB6F31"/>
    <w:rsid w:val="05FD48BE"/>
    <w:rsid w:val="06024977"/>
    <w:rsid w:val="060E6ACB"/>
    <w:rsid w:val="062B5372"/>
    <w:rsid w:val="063A04B6"/>
    <w:rsid w:val="063B0DD7"/>
    <w:rsid w:val="064614D7"/>
    <w:rsid w:val="06740A41"/>
    <w:rsid w:val="06765EB3"/>
    <w:rsid w:val="0688299D"/>
    <w:rsid w:val="06951EFE"/>
    <w:rsid w:val="06D05B2E"/>
    <w:rsid w:val="06E97363"/>
    <w:rsid w:val="06F061D0"/>
    <w:rsid w:val="06F23CF7"/>
    <w:rsid w:val="06F70775"/>
    <w:rsid w:val="07267E44"/>
    <w:rsid w:val="073654CA"/>
    <w:rsid w:val="0744651C"/>
    <w:rsid w:val="074841EC"/>
    <w:rsid w:val="07545D65"/>
    <w:rsid w:val="075B32D7"/>
    <w:rsid w:val="075E75DE"/>
    <w:rsid w:val="0783111E"/>
    <w:rsid w:val="079F0345"/>
    <w:rsid w:val="07A10084"/>
    <w:rsid w:val="07B40FAC"/>
    <w:rsid w:val="07BD67CE"/>
    <w:rsid w:val="07C93590"/>
    <w:rsid w:val="07E35D35"/>
    <w:rsid w:val="08080695"/>
    <w:rsid w:val="081128A2"/>
    <w:rsid w:val="083D1316"/>
    <w:rsid w:val="08442D16"/>
    <w:rsid w:val="084542FA"/>
    <w:rsid w:val="08534C69"/>
    <w:rsid w:val="087846CF"/>
    <w:rsid w:val="087C735B"/>
    <w:rsid w:val="08850B9A"/>
    <w:rsid w:val="08966833"/>
    <w:rsid w:val="089B30A9"/>
    <w:rsid w:val="08AE00F1"/>
    <w:rsid w:val="08BA39DE"/>
    <w:rsid w:val="08D613F6"/>
    <w:rsid w:val="09151F1E"/>
    <w:rsid w:val="091E552E"/>
    <w:rsid w:val="09421FE2"/>
    <w:rsid w:val="09824EEB"/>
    <w:rsid w:val="099866DC"/>
    <w:rsid w:val="09992050"/>
    <w:rsid w:val="09A97033"/>
    <w:rsid w:val="09AC23FB"/>
    <w:rsid w:val="09C65ABE"/>
    <w:rsid w:val="09C81A12"/>
    <w:rsid w:val="09C904A6"/>
    <w:rsid w:val="09D62A13"/>
    <w:rsid w:val="0A140428"/>
    <w:rsid w:val="0A6556AD"/>
    <w:rsid w:val="0A6972DB"/>
    <w:rsid w:val="0A775F0C"/>
    <w:rsid w:val="0A941D34"/>
    <w:rsid w:val="0A9B43AB"/>
    <w:rsid w:val="0ADA51CD"/>
    <w:rsid w:val="0AF0679F"/>
    <w:rsid w:val="0AF71DB6"/>
    <w:rsid w:val="0B114967"/>
    <w:rsid w:val="0B1D3AD1"/>
    <w:rsid w:val="0B1F52D6"/>
    <w:rsid w:val="0B36617C"/>
    <w:rsid w:val="0B4959B4"/>
    <w:rsid w:val="0B4D1E43"/>
    <w:rsid w:val="0B81389B"/>
    <w:rsid w:val="0B8C3FEE"/>
    <w:rsid w:val="0B944A05"/>
    <w:rsid w:val="0BA632C4"/>
    <w:rsid w:val="0BA852CC"/>
    <w:rsid w:val="0BAD28E2"/>
    <w:rsid w:val="0BED2CDE"/>
    <w:rsid w:val="0BF422BF"/>
    <w:rsid w:val="0BF5144B"/>
    <w:rsid w:val="0BFA53FB"/>
    <w:rsid w:val="0C0A7D34"/>
    <w:rsid w:val="0C1B3178"/>
    <w:rsid w:val="0C2C33CB"/>
    <w:rsid w:val="0C3152C1"/>
    <w:rsid w:val="0C542D5E"/>
    <w:rsid w:val="0C5B757D"/>
    <w:rsid w:val="0C605E8B"/>
    <w:rsid w:val="0C606D63"/>
    <w:rsid w:val="0C700313"/>
    <w:rsid w:val="0C774C9E"/>
    <w:rsid w:val="0C79439C"/>
    <w:rsid w:val="0CC257C3"/>
    <w:rsid w:val="0CD5337C"/>
    <w:rsid w:val="0CD76783"/>
    <w:rsid w:val="0CE61A38"/>
    <w:rsid w:val="0CEA47B8"/>
    <w:rsid w:val="0CEF17A8"/>
    <w:rsid w:val="0CF462EF"/>
    <w:rsid w:val="0CF85DDF"/>
    <w:rsid w:val="0D1319AA"/>
    <w:rsid w:val="0D162709"/>
    <w:rsid w:val="0D3F57BC"/>
    <w:rsid w:val="0D5F5563"/>
    <w:rsid w:val="0D7D62B0"/>
    <w:rsid w:val="0DB9302F"/>
    <w:rsid w:val="0DBC3637"/>
    <w:rsid w:val="0DBD73CB"/>
    <w:rsid w:val="0DD96243"/>
    <w:rsid w:val="0DF045AC"/>
    <w:rsid w:val="0E012A71"/>
    <w:rsid w:val="0E3966AF"/>
    <w:rsid w:val="0E9C1554"/>
    <w:rsid w:val="0EAF6971"/>
    <w:rsid w:val="0EB45D35"/>
    <w:rsid w:val="0EB67BBE"/>
    <w:rsid w:val="0ED4462A"/>
    <w:rsid w:val="0EDE1FE4"/>
    <w:rsid w:val="0EFE5F92"/>
    <w:rsid w:val="0F020460"/>
    <w:rsid w:val="0F24110D"/>
    <w:rsid w:val="0F50023D"/>
    <w:rsid w:val="0F5006A2"/>
    <w:rsid w:val="0F515CEE"/>
    <w:rsid w:val="0F781459"/>
    <w:rsid w:val="0F824086"/>
    <w:rsid w:val="0FA92EE1"/>
    <w:rsid w:val="0FEF171B"/>
    <w:rsid w:val="0FFC65A3"/>
    <w:rsid w:val="10090259"/>
    <w:rsid w:val="101D790A"/>
    <w:rsid w:val="10282537"/>
    <w:rsid w:val="102A6E77"/>
    <w:rsid w:val="10437371"/>
    <w:rsid w:val="104B091B"/>
    <w:rsid w:val="109124AE"/>
    <w:rsid w:val="109C2F25"/>
    <w:rsid w:val="10A1053B"/>
    <w:rsid w:val="10BC5954"/>
    <w:rsid w:val="10C36704"/>
    <w:rsid w:val="10EA1EE2"/>
    <w:rsid w:val="10F16DCD"/>
    <w:rsid w:val="10FD111A"/>
    <w:rsid w:val="110A520A"/>
    <w:rsid w:val="110F7B9B"/>
    <w:rsid w:val="11173DE9"/>
    <w:rsid w:val="111A6B29"/>
    <w:rsid w:val="11203B56"/>
    <w:rsid w:val="112063C0"/>
    <w:rsid w:val="112847B9"/>
    <w:rsid w:val="11334496"/>
    <w:rsid w:val="113413B0"/>
    <w:rsid w:val="11386FA7"/>
    <w:rsid w:val="113A5FD4"/>
    <w:rsid w:val="11576665"/>
    <w:rsid w:val="1192393D"/>
    <w:rsid w:val="11A353FD"/>
    <w:rsid w:val="11B36778"/>
    <w:rsid w:val="11B524F0"/>
    <w:rsid w:val="11E15093"/>
    <w:rsid w:val="11F830AE"/>
    <w:rsid w:val="12043C94"/>
    <w:rsid w:val="120E5B40"/>
    <w:rsid w:val="12110AF9"/>
    <w:rsid w:val="12111E95"/>
    <w:rsid w:val="12172D2F"/>
    <w:rsid w:val="12197510"/>
    <w:rsid w:val="12413D84"/>
    <w:rsid w:val="12431165"/>
    <w:rsid w:val="12443874"/>
    <w:rsid w:val="1283436C"/>
    <w:rsid w:val="12952D4F"/>
    <w:rsid w:val="129E5C08"/>
    <w:rsid w:val="12A04F4F"/>
    <w:rsid w:val="12D95627"/>
    <w:rsid w:val="12E350B4"/>
    <w:rsid w:val="130848A2"/>
    <w:rsid w:val="13351D94"/>
    <w:rsid w:val="13373FF6"/>
    <w:rsid w:val="134330D1"/>
    <w:rsid w:val="134A6C68"/>
    <w:rsid w:val="13581385"/>
    <w:rsid w:val="13985C26"/>
    <w:rsid w:val="13A11DD8"/>
    <w:rsid w:val="13B028D2"/>
    <w:rsid w:val="13B14F39"/>
    <w:rsid w:val="13BC47C3"/>
    <w:rsid w:val="140212F1"/>
    <w:rsid w:val="14065B95"/>
    <w:rsid w:val="140F4414"/>
    <w:rsid w:val="142C39B3"/>
    <w:rsid w:val="14757D15"/>
    <w:rsid w:val="147A587E"/>
    <w:rsid w:val="148E45AF"/>
    <w:rsid w:val="14A540A2"/>
    <w:rsid w:val="14BC5944"/>
    <w:rsid w:val="14C37F1A"/>
    <w:rsid w:val="14C91E0F"/>
    <w:rsid w:val="14CF1B1B"/>
    <w:rsid w:val="14DE58BA"/>
    <w:rsid w:val="15155054"/>
    <w:rsid w:val="15377927"/>
    <w:rsid w:val="15407EF2"/>
    <w:rsid w:val="15506D90"/>
    <w:rsid w:val="1585739A"/>
    <w:rsid w:val="1587538B"/>
    <w:rsid w:val="159579E4"/>
    <w:rsid w:val="15982925"/>
    <w:rsid w:val="15A85EC8"/>
    <w:rsid w:val="15D223DB"/>
    <w:rsid w:val="15E57946"/>
    <w:rsid w:val="160B7FC6"/>
    <w:rsid w:val="160E21CF"/>
    <w:rsid w:val="1619328D"/>
    <w:rsid w:val="162224A9"/>
    <w:rsid w:val="162D0B53"/>
    <w:rsid w:val="16414353"/>
    <w:rsid w:val="166F74AF"/>
    <w:rsid w:val="1675578B"/>
    <w:rsid w:val="167D0A9B"/>
    <w:rsid w:val="16976F4A"/>
    <w:rsid w:val="169D3553"/>
    <w:rsid w:val="16AC10DE"/>
    <w:rsid w:val="16B0596D"/>
    <w:rsid w:val="16B5089D"/>
    <w:rsid w:val="16B74615"/>
    <w:rsid w:val="16C805D0"/>
    <w:rsid w:val="16C97929"/>
    <w:rsid w:val="16D51646"/>
    <w:rsid w:val="16F26FFB"/>
    <w:rsid w:val="16F5513D"/>
    <w:rsid w:val="17022978"/>
    <w:rsid w:val="17034227"/>
    <w:rsid w:val="1720665E"/>
    <w:rsid w:val="172F4AF3"/>
    <w:rsid w:val="174165D4"/>
    <w:rsid w:val="17457E73"/>
    <w:rsid w:val="174C1201"/>
    <w:rsid w:val="1752258F"/>
    <w:rsid w:val="17567C80"/>
    <w:rsid w:val="175B34BC"/>
    <w:rsid w:val="17740758"/>
    <w:rsid w:val="17790BCF"/>
    <w:rsid w:val="17843837"/>
    <w:rsid w:val="17A0779F"/>
    <w:rsid w:val="17C31458"/>
    <w:rsid w:val="17D824F4"/>
    <w:rsid w:val="17F01CDB"/>
    <w:rsid w:val="17F35B20"/>
    <w:rsid w:val="184E2D57"/>
    <w:rsid w:val="18552BF9"/>
    <w:rsid w:val="186E0AC5"/>
    <w:rsid w:val="187C210F"/>
    <w:rsid w:val="18800302"/>
    <w:rsid w:val="189015C1"/>
    <w:rsid w:val="1890511D"/>
    <w:rsid w:val="189B6329"/>
    <w:rsid w:val="18A21A2D"/>
    <w:rsid w:val="18A93600"/>
    <w:rsid w:val="18B2778A"/>
    <w:rsid w:val="18B708FC"/>
    <w:rsid w:val="190D5699"/>
    <w:rsid w:val="19354BB3"/>
    <w:rsid w:val="19384ADC"/>
    <w:rsid w:val="1945381D"/>
    <w:rsid w:val="19463BB3"/>
    <w:rsid w:val="19485AA4"/>
    <w:rsid w:val="195975C5"/>
    <w:rsid w:val="1968609A"/>
    <w:rsid w:val="196D545F"/>
    <w:rsid w:val="196E0ED2"/>
    <w:rsid w:val="19805345"/>
    <w:rsid w:val="198151DB"/>
    <w:rsid w:val="199C7AF2"/>
    <w:rsid w:val="19A35324"/>
    <w:rsid w:val="19A8386C"/>
    <w:rsid w:val="19A87EC4"/>
    <w:rsid w:val="19B033FA"/>
    <w:rsid w:val="19B277BD"/>
    <w:rsid w:val="19BF6ECF"/>
    <w:rsid w:val="1A01518C"/>
    <w:rsid w:val="1A0265A6"/>
    <w:rsid w:val="1A143B33"/>
    <w:rsid w:val="1A310B82"/>
    <w:rsid w:val="1A330E76"/>
    <w:rsid w:val="1A3348FA"/>
    <w:rsid w:val="1A345F7C"/>
    <w:rsid w:val="1A356515"/>
    <w:rsid w:val="1A357907"/>
    <w:rsid w:val="1A361CF4"/>
    <w:rsid w:val="1A4F7D5F"/>
    <w:rsid w:val="1A5C33F7"/>
    <w:rsid w:val="1A613215"/>
    <w:rsid w:val="1A8B70C3"/>
    <w:rsid w:val="1A8E38DF"/>
    <w:rsid w:val="1A9B2205"/>
    <w:rsid w:val="1AD35818"/>
    <w:rsid w:val="1AD67034"/>
    <w:rsid w:val="1B1C0EEA"/>
    <w:rsid w:val="1B3501FE"/>
    <w:rsid w:val="1B4B5C73"/>
    <w:rsid w:val="1B6603B7"/>
    <w:rsid w:val="1B6B2F26"/>
    <w:rsid w:val="1B705885"/>
    <w:rsid w:val="1B735084"/>
    <w:rsid w:val="1B79633D"/>
    <w:rsid w:val="1B8A4174"/>
    <w:rsid w:val="1B8D3B96"/>
    <w:rsid w:val="1BB774B4"/>
    <w:rsid w:val="1BBA40DB"/>
    <w:rsid w:val="1BC82E20"/>
    <w:rsid w:val="1BCA303C"/>
    <w:rsid w:val="1BD9327F"/>
    <w:rsid w:val="1BDA55FC"/>
    <w:rsid w:val="1BE063BC"/>
    <w:rsid w:val="1BF02A4A"/>
    <w:rsid w:val="1C112A19"/>
    <w:rsid w:val="1C1724A2"/>
    <w:rsid w:val="1C1D0B83"/>
    <w:rsid w:val="1C430EE2"/>
    <w:rsid w:val="1C677484"/>
    <w:rsid w:val="1C6963B1"/>
    <w:rsid w:val="1C7A236C"/>
    <w:rsid w:val="1C8B617A"/>
    <w:rsid w:val="1CA07168"/>
    <w:rsid w:val="1CA23BFC"/>
    <w:rsid w:val="1CA72318"/>
    <w:rsid w:val="1CAE0B0D"/>
    <w:rsid w:val="1CB20235"/>
    <w:rsid w:val="1CCA6605"/>
    <w:rsid w:val="1CD203FA"/>
    <w:rsid w:val="1CE7377A"/>
    <w:rsid w:val="1D077978"/>
    <w:rsid w:val="1D340522"/>
    <w:rsid w:val="1D507571"/>
    <w:rsid w:val="1D567904"/>
    <w:rsid w:val="1D7209B7"/>
    <w:rsid w:val="1D7E7C3A"/>
    <w:rsid w:val="1D8B7922"/>
    <w:rsid w:val="1DA23D0D"/>
    <w:rsid w:val="1DA358F3"/>
    <w:rsid w:val="1DAF2CC9"/>
    <w:rsid w:val="1DC37D43"/>
    <w:rsid w:val="1DCC309C"/>
    <w:rsid w:val="1DD2442A"/>
    <w:rsid w:val="1DEA5F5A"/>
    <w:rsid w:val="1E3D7AF5"/>
    <w:rsid w:val="1E4A5D6E"/>
    <w:rsid w:val="1E692E15"/>
    <w:rsid w:val="1E796654"/>
    <w:rsid w:val="1E8E626F"/>
    <w:rsid w:val="1EE2244B"/>
    <w:rsid w:val="1EEC5ECB"/>
    <w:rsid w:val="1EF13752"/>
    <w:rsid w:val="1EF65EF6"/>
    <w:rsid w:val="1F026649"/>
    <w:rsid w:val="1F2E38E2"/>
    <w:rsid w:val="1F370744"/>
    <w:rsid w:val="1F3A5DE3"/>
    <w:rsid w:val="1F705CA9"/>
    <w:rsid w:val="1F813BA0"/>
    <w:rsid w:val="1FB2006F"/>
    <w:rsid w:val="1FB26517"/>
    <w:rsid w:val="1FD56783"/>
    <w:rsid w:val="1FEF2639"/>
    <w:rsid w:val="1FF04823"/>
    <w:rsid w:val="1FF7166B"/>
    <w:rsid w:val="20030950"/>
    <w:rsid w:val="20152F2B"/>
    <w:rsid w:val="20227E0B"/>
    <w:rsid w:val="203C5B8B"/>
    <w:rsid w:val="203E5DA7"/>
    <w:rsid w:val="20544958"/>
    <w:rsid w:val="206D3F96"/>
    <w:rsid w:val="20947035"/>
    <w:rsid w:val="20997A10"/>
    <w:rsid w:val="20ED6B6A"/>
    <w:rsid w:val="20F803A8"/>
    <w:rsid w:val="21020B82"/>
    <w:rsid w:val="2148053F"/>
    <w:rsid w:val="215D7D10"/>
    <w:rsid w:val="217F39A0"/>
    <w:rsid w:val="2181282F"/>
    <w:rsid w:val="219043E0"/>
    <w:rsid w:val="21A71CE6"/>
    <w:rsid w:val="21B60A34"/>
    <w:rsid w:val="21C029C6"/>
    <w:rsid w:val="21C25F7A"/>
    <w:rsid w:val="21DC6E58"/>
    <w:rsid w:val="21E17898"/>
    <w:rsid w:val="221F38F4"/>
    <w:rsid w:val="22407BB4"/>
    <w:rsid w:val="22521696"/>
    <w:rsid w:val="226118D9"/>
    <w:rsid w:val="22737F8A"/>
    <w:rsid w:val="228662B8"/>
    <w:rsid w:val="22883309"/>
    <w:rsid w:val="229F7801"/>
    <w:rsid w:val="22B943A5"/>
    <w:rsid w:val="22BE58CE"/>
    <w:rsid w:val="22C150BE"/>
    <w:rsid w:val="22D87DED"/>
    <w:rsid w:val="2349661C"/>
    <w:rsid w:val="23517B9F"/>
    <w:rsid w:val="23735420"/>
    <w:rsid w:val="237B3D8F"/>
    <w:rsid w:val="238B01BB"/>
    <w:rsid w:val="23960A7A"/>
    <w:rsid w:val="239A01BD"/>
    <w:rsid w:val="23B32562"/>
    <w:rsid w:val="23C55B6B"/>
    <w:rsid w:val="23D85AEC"/>
    <w:rsid w:val="23F0560A"/>
    <w:rsid w:val="246C4465"/>
    <w:rsid w:val="2471031E"/>
    <w:rsid w:val="2483647E"/>
    <w:rsid w:val="24A40D43"/>
    <w:rsid w:val="24DC002D"/>
    <w:rsid w:val="250550E5"/>
    <w:rsid w:val="251175E6"/>
    <w:rsid w:val="252B7ACB"/>
    <w:rsid w:val="25396B3D"/>
    <w:rsid w:val="25397845"/>
    <w:rsid w:val="25641E0C"/>
    <w:rsid w:val="257D2EE0"/>
    <w:rsid w:val="25814FFE"/>
    <w:rsid w:val="25B655C1"/>
    <w:rsid w:val="25BB7CEC"/>
    <w:rsid w:val="26084E8D"/>
    <w:rsid w:val="260B04D9"/>
    <w:rsid w:val="260E32C1"/>
    <w:rsid w:val="260F6838"/>
    <w:rsid w:val="2623021A"/>
    <w:rsid w:val="262D1039"/>
    <w:rsid w:val="262D7A58"/>
    <w:rsid w:val="263A2B6C"/>
    <w:rsid w:val="26555BF8"/>
    <w:rsid w:val="26731F5B"/>
    <w:rsid w:val="26A155D5"/>
    <w:rsid w:val="26A23298"/>
    <w:rsid w:val="26A9593A"/>
    <w:rsid w:val="26C757BE"/>
    <w:rsid w:val="26CC29C3"/>
    <w:rsid w:val="26D1527F"/>
    <w:rsid w:val="26E31456"/>
    <w:rsid w:val="26E8413A"/>
    <w:rsid w:val="26FF7369"/>
    <w:rsid w:val="27117A06"/>
    <w:rsid w:val="271C69D2"/>
    <w:rsid w:val="275A51FB"/>
    <w:rsid w:val="27604855"/>
    <w:rsid w:val="277F4CDB"/>
    <w:rsid w:val="27870E22"/>
    <w:rsid w:val="278E13C2"/>
    <w:rsid w:val="278E3170"/>
    <w:rsid w:val="279544FE"/>
    <w:rsid w:val="27A110F5"/>
    <w:rsid w:val="27B506FD"/>
    <w:rsid w:val="27C70035"/>
    <w:rsid w:val="27D1497B"/>
    <w:rsid w:val="27D75F18"/>
    <w:rsid w:val="27FA6A57"/>
    <w:rsid w:val="28123DA1"/>
    <w:rsid w:val="281B7519"/>
    <w:rsid w:val="282A0765"/>
    <w:rsid w:val="282D7CAC"/>
    <w:rsid w:val="28551EE0"/>
    <w:rsid w:val="28610244"/>
    <w:rsid w:val="28706D19"/>
    <w:rsid w:val="287953DF"/>
    <w:rsid w:val="28924EE2"/>
    <w:rsid w:val="289E20D8"/>
    <w:rsid w:val="28A606A1"/>
    <w:rsid w:val="28A8200F"/>
    <w:rsid w:val="28BA7F95"/>
    <w:rsid w:val="28D347EE"/>
    <w:rsid w:val="28E426BE"/>
    <w:rsid w:val="28F310AC"/>
    <w:rsid w:val="28FB2A87"/>
    <w:rsid w:val="28FB2D94"/>
    <w:rsid w:val="2909280B"/>
    <w:rsid w:val="293B7327"/>
    <w:rsid w:val="293F7BA3"/>
    <w:rsid w:val="29687A9A"/>
    <w:rsid w:val="29741A2D"/>
    <w:rsid w:val="297E2DA6"/>
    <w:rsid w:val="2982236F"/>
    <w:rsid w:val="298358A2"/>
    <w:rsid w:val="298A0528"/>
    <w:rsid w:val="298B777E"/>
    <w:rsid w:val="29B36EBE"/>
    <w:rsid w:val="29C13DFE"/>
    <w:rsid w:val="29D2365C"/>
    <w:rsid w:val="29D47E8F"/>
    <w:rsid w:val="29F01EC0"/>
    <w:rsid w:val="2A077CEB"/>
    <w:rsid w:val="2A0F1E8C"/>
    <w:rsid w:val="2A1839CA"/>
    <w:rsid w:val="2A1C0F07"/>
    <w:rsid w:val="2A30290B"/>
    <w:rsid w:val="2A390639"/>
    <w:rsid w:val="2A3C6EB3"/>
    <w:rsid w:val="2A531318"/>
    <w:rsid w:val="2A783C63"/>
    <w:rsid w:val="2A8C02B0"/>
    <w:rsid w:val="2A922F77"/>
    <w:rsid w:val="2AB47391"/>
    <w:rsid w:val="2ABE3D6C"/>
    <w:rsid w:val="2AC76D2E"/>
    <w:rsid w:val="2AE9023C"/>
    <w:rsid w:val="2B05106A"/>
    <w:rsid w:val="2B294351"/>
    <w:rsid w:val="2B307D41"/>
    <w:rsid w:val="2B3C416F"/>
    <w:rsid w:val="2B6F11F0"/>
    <w:rsid w:val="2BB65A9E"/>
    <w:rsid w:val="2BC73603"/>
    <w:rsid w:val="2BCF7841"/>
    <w:rsid w:val="2BD002A2"/>
    <w:rsid w:val="2BF67536"/>
    <w:rsid w:val="2BF84CBA"/>
    <w:rsid w:val="2C14515F"/>
    <w:rsid w:val="2C4402A1"/>
    <w:rsid w:val="2C5C383D"/>
    <w:rsid w:val="2C5C5861"/>
    <w:rsid w:val="2C6B3A80"/>
    <w:rsid w:val="2C7147BB"/>
    <w:rsid w:val="2C8873E9"/>
    <w:rsid w:val="2C9E20A7"/>
    <w:rsid w:val="2CA27465"/>
    <w:rsid w:val="2CA8138E"/>
    <w:rsid w:val="2CBF4F37"/>
    <w:rsid w:val="2CEC4736"/>
    <w:rsid w:val="2D0F6B01"/>
    <w:rsid w:val="2D28506F"/>
    <w:rsid w:val="2D2C76B3"/>
    <w:rsid w:val="2D355E3C"/>
    <w:rsid w:val="2D5B7F98"/>
    <w:rsid w:val="2D5E35E4"/>
    <w:rsid w:val="2D60735C"/>
    <w:rsid w:val="2D717B10"/>
    <w:rsid w:val="2DAD00C8"/>
    <w:rsid w:val="2DAE5D85"/>
    <w:rsid w:val="2DB136EA"/>
    <w:rsid w:val="2DD120B8"/>
    <w:rsid w:val="2DD613CD"/>
    <w:rsid w:val="2DEA4459"/>
    <w:rsid w:val="2DF81343"/>
    <w:rsid w:val="2E04418C"/>
    <w:rsid w:val="2E183793"/>
    <w:rsid w:val="2E3600BD"/>
    <w:rsid w:val="2E4C165A"/>
    <w:rsid w:val="2E607376"/>
    <w:rsid w:val="2E7806D6"/>
    <w:rsid w:val="2ECC505D"/>
    <w:rsid w:val="2ECD0CEC"/>
    <w:rsid w:val="2EF02962"/>
    <w:rsid w:val="2EF72818"/>
    <w:rsid w:val="2F0A47FF"/>
    <w:rsid w:val="2F144911"/>
    <w:rsid w:val="2F326AD7"/>
    <w:rsid w:val="2F6A001E"/>
    <w:rsid w:val="2F6F7693"/>
    <w:rsid w:val="2F870466"/>
    <w:rsid w:val="2F8C268B"/>
    <w:rsid w:val="2F8C4439"/>
    <w:rsid w:val="2F953FFD"/>
    <w:rsid w:val="2FA31233"/>
    <w:rsid w:val="2FAB260B"/>
    <w:rsid w:val="2FAF59F5"/>
    <w:rsid w:val="2FAF7A05"/>
    <w:rsid w:val="2FBB0FC6"/>
    <w:rsid w:val="2FCE2CA3"/>
    <w:rsid w:val="301343BA"/>
    <w:rsid w:val="302529FB"/>
    <w:rsid w:val="3025663B"/>
    <w:rsid w:val="30271FCC"/>
    <w:rsid w:val="308137FA"/>
    <w:rsid w:val="3082583C"/>
    <w:rsid w:val="30B26121"/>
    <w:rsid w:val="30BD6874"/>
    <w:rsid w:val="30D05AAB"/>
    <w:rsid w:val="30E078CE"/>
    <w:rsid w:val="30ED53AB"/>
    <w:rsid w:val="30FA64B9"/>
    <w:rsid w:val="310E70CF"/>
    <w:rsid w:val="310F6BA4"/>
    <w:rsid w:val="31136981"/>
    <w:rsid w:val="312410C4"/>
    <w:rsid w:val="31271F3F"/>
    <w:rsid w:val="31390F7C"/>
    <w:rsid w:val="313B4408"/>
    <w:rsid w:val="31465870"/>
    <w:rsid w:val="316B2774"/>
    <w:rsid w:val="316D1209"/>
    <w:rsid w:val="317167A5"/>
    <w:rsid w:val="317F1D7B"/>
    <w:rsid w:val="3199108F"/>
    <w:rsid w:val="31D0274E"/>
    <w:rsid w:val="31EE4FA7"/>
    <w:rsid w:val="31F75DB5"/>
    <w:rsid w:val="32081D71"/>
    <w:rsid w:val="3208691D"/>
    <w:rsid w:val="3218511F"/>
    <w:rsid w:val="324F3ED3"/>
    <w:rsid w:val="326A2A2B"/>
    <w:rsid w:val="328622EF"/>
    <w:rsid w:val="328C68A8"/>
    <w:rsid w:val="32936626"/>
    <w:rsid w:val="32A42FF6"/>
    <w:rsid w:val="32A55FDC"/>
    <w:rsid w:val="32A95302"/>
    <w:rsid w:val="32DC27C9"/>
    <w:rsid w:val="32F10A57"/>
    <w:rsid w:val="32F967E0"/>
    <w:rsid w:val="33092F95"/>
    <w:rsid w:val="331B7B47"/>
    <w:rsid w:val="33456311"/>
    <w:rsid w:val="334B0167"/>
    <w:rsid w:val="336847AA"/>
    <w:rsid w:val="337711EF"/>
    <w:rsid w:val="33B14EBF"/>
    <w:rsid w:val="33C626DC"/>
    <w:rsid w:val="33C63C91"/>
    <w:rsid w:val="33DC5263"/>
    <w:rsid w:val="340071A3"/>
    <w:rsid w:val="340520A3"/>
    <w:rsid w:val="34062303"/>
    <w:rsid w:val="342D4E2D"/>
    <w:rsid w:val="343D64AC"/>
    <w:rsid w:val="34444E04"/>
    <w:rsid w:val="344D36C3"/>
    <w:rsid w:val="345701C5"/>
    <w:rsid w:val="34CC286F"/>
    <w:rsid w:val="34CC52D7"/>
    <w:rsid w:val="34F565DC"/>
    <w:rsid w:val="35054F32"/>
    <w:rsid w:val="350E6F0D"/>
    <w:rsid w:val="351347F4"/>
    <w:rsid w:val="351C551B"/>
    <w:rsid w:val="35313589"/>
    <w:rsid w:val="35507CB7"/>
    <w:rsid w:val="35690D78"/>
    <w:rsid w:val="356B0524"/>
    <w:rsid w:val="356E3956"/>
    <w:rsid w:val="358E788D"/>
    <w:rsid w:val="3597568F"/>
    <w:rsid w:val="359F29EC"/>
    <w:rsid w:val="35A65B28"/>
    <w:rsid w:val="35BB5A78"/>
    <w:rsid w:val="35D7789A"/>
    <w:rsid w:val="35EE27B6"/>
    <w:rsid w:val="360A7873"/>
    <w:rsid w:val="360F36CE"/>
    <w:rsid w:val="36174C78"/>
    <w:rsid w:val="36266C69"/>
    <w:rsid w:val="36435A6D"/>
    <w:rsid w:val="364D069A"/>
    <w:rsid w:val="36617332"/>
    <w:rsid w:val="36646E51"/>
    <w:rsid w:val="368045CB"/>
    <w:rsid w:val="36B07376"/>
    <w:rsid w:val="36B204FD"/>
    <w:rsid w:val="36D36DF1"/>
    <w:rsid w:val="36D50D03"/>
    <w:rsid w:val="36F07DC8"/>
    <w:rsid w:val="36FB486C"/>
    <w:rsid w:val="37296E78"/>
    <w:rsid w:val="37362EDC"/>
    <w:rsid w:val="376C4CC9"/>
    <w:rsid w:val="379A64B9"/>
    <w:rsid w:val="37F71759"/>
    <w:rsid w:val="3810372D"/>
    <w:rsid w:val="381052A8"/>
    <w:rsid w:val="382673F4"/>
    <w:rsid w:val="384344D3"/>
    <w:rsid w:val="384E64FF"/>
    <w:rsid w:val="38524E8E"/>
    <w:rsid w:val="386029F2"/>
    <w:rsid w:val="386808FA"/>
    <w:rsid w:val="388700CE"/>
    <w:rsid w:val="389D76B7"/>
    <w:rsid w:val="38B7064B"/>
    <w:rsid w:val="38DD5D05"/>
    <w:rsid w:val="38EC48EE"/>
    <w:rsid w:val="38F65709"/>
    <w:rsid w:val="38F848ED"/>
    <w:rsid w:val="38F90665"/>
    <w:rsid w:val="39075AFA"/>
    <w:rsid w:val="391F00CC"/>
    <w:rsid w:val="392154C6"/>
    <w:rsid w:val="3930052B"/>
    <w:rsid w:val="39316051"/>
    <w:rsid w:val="394A48AE"/>
    <w:rsid w:val="39553AED"/>
    <w:rsid w:val="39560170"/>
    <w:rsid w:val="395F6F30"/>
    <w:rsid w:val="39673843"/>
    <w:rsid w:val="397859DE"/>
    <w:rsid w:val="39802FB2"/>
    <w:rsid w:val="3984282F"/>
    <w:rsid w:val="39880495"/>
    <w:rsid w:val="39A24854"/>
    <w:rsid w:val="39AE1450"/>
    <w:rsid w:val="39B3258F"/>
    <w:rsid w:val="39E860DD"/>
    <w:rsid w:val="3A003B0C"/>
    <w:rsid w:val="3A16604D"/>
    <w:rsid w:val="3A343DC1"/>
    <w:rsid w:val="3A557D58"/>
    <w:rsid w:val="3A5C534F"/>
    <w:rsid w:val="3A680E3F"/>
    <w:rsid w:val="3A6924FE"/>
    <w:rsid w:val="3A77211C"/>
    <w:rsid w:val="3A824DB6"/>
    <w:rsid w:val="3ACC0EF6"/>
    <w:rsid w:val="3B035FDB"/>
    <w:rsid w:val="3B220E44"/>
    <w:rsid w:val="3B4731CB"/>
    <w:rsid w:val="3B4E0E59"/>
    <w:rsid w:val="3B5E49D2"/>
    <w:rsid w:val="3B702AD4"/>
    <w:rsid w:val="3B712735"/>
    <w:rsid w:val="3B7B35B3"/>
    <w:rsid w:val="3BBB3E53"/>
    <w:rsid w:val="3BC46FE7"/>
    <w:rsid w:val="3BCE5DD9"/>
    <w:rsid w:val="3BDD426E"/>
    <w:rsid w:val="3BEC6400"/>
    <w:rsid w:val="3BEF7D95"/>
    <w:rsid w:val="3BFF41E4"/>
    <w:rsid w:val="3C067F09"/>
    <w:rsid w:val="3C6C07D6"/>
    <w:rsid w:val="3C814BF9"/>
    <w:rsid w:val="3CA54D8C"/>
    <w:rsid w:val="3CDE029E"/>
    <w:rsid w:val="3CDE39DC"/>
    <w:rsid w:val="3CE84C78"/>
    <w:rsid w:val="3CF17FD1"/>
    <w:rsid w:val="3CFB3BF3"/>
    <w:rsid w:val="3D3F6549"/>
    <w:rsid w:val="3D51281E"/>
    <w:rsid w:val="3D6C58AA"/>
    <w:rsid w:val="3D6F7148"/>
    <w:rsid w:val="3D786825"/>
    <w:rsid w:val="3D8952D2"/>
    <w:rsid w:val="3DA9265A"/>
    <w:rsid w:val="3DE511B8"/>
    <w:rsid w:val="3DF37D79"/>
    <w:rsid w:val="3DF56AF4"/>
    <w:rsid w:val="3E1F291C"/>
    <w:rsid w:val="3E2234B5"/>
    <w:rsid w:val="3E247F32"/>
    <w:rsid w:val="3E3A55FA"/>
    <w:rsid w:val="3E4800C5"/>
    <w:rsid w:val="3E6C16F4"/>
    <w:rsid w:val="3E7B6A78"/>
    <w:rsid w:val="3E864749"/>
    <w:rsid w:val="3EA204D2"/>
    <w:rsid w:val="3EA45006"/>
    <w:rsid w:val="3EA62D02"/>
    <w:rsid w:val="3EA87543"/>
    <w:rsid w:val="3EB9656E"/>
    <w:rsid w:val="3EC01B26"/>
    <w:rsid w:val="3ECF45DB"/>
    <w:rsid w:val="3ED66846"/>
    <w:rsid w:val="3ED834A9"/>
    <w:rsid w:val="3EFD6648"/>
    <w:rsid w:val="3F0A6721"/>
    <w:rsid w:val="3F2F57D9"/>
    <w:rsid w:val="3F496E12"/>
    <w:rsid w:val="3F7153F9"/>
    <w:rsid w:val="3F7A2500"/>
    <w:rsid w:val="3F802F21"/>
    <w:rsid w:val="3F982986"/>
    <w:rsid w:val="3FC45529"/>
    <w:rsid w:val="3FC76DC7"/>
    <w:rsid w:val="3FD60D85"/>
    <w:rsid w:val="3FE931E1"/>
    <w:rsid w:val="400B2271"/>
    <w:rsid w:val="400D2E72"/>
    <w:rsid w:val="4034093F"/>
    <w:rsid w:val="40366CC8"/>
    <w:rsid w:val="403857ED"/>
    <w:rsid w:val="403864D4"/>
    <w:rsid w:val="403D58D5"/>
    <w:rsid w:val="406B1E48"/>
    <w:rsid w:val="407056B1"/>
    <w:rsid w:val="407F58F4"/>
    <w:rsid w:val="40927475"/>
    <w:rsid w:val="40AB493B"/>
    <w:rsid w:val="40CC521B"/>
    <w:rsid w:val="411B386E"/>
    <w:rsid w:val="413E707F"/>
    <w:rsid w:val="415E14BF"/>
    <w:rsid w:val="416F68D8"/>
    <w:rsid w:val="418C5531"/>
    <w:rsid w:val="41923405"/>
    <w:rsid w:val="41A575DC"/>
    <w:rsid w:val="41B14061"/>
    <w:rsid w:val="41B34C1F"/>
    <w:rsid w:val="41C912ED"/>
    <w:rsid w:val="41D62409"/>
    <w:rsid w:val="41EA3241"/>
    <w:rsid w:val="41FD7266"/>
    <w:rsid w:val="422A2DBE"/>
    <w:rsid w:val="422E2C46"/>
    <w:rsid w:val="424356BE"/>
    <w:rsid w:val="425F3156"/>
    <w:rsid w:val="42644DA1"/>
    <w:rsid w:val="426B25D4"/>
    <w:rsid w:val="427F1BDB"/>
    <w:rsid w:val="42A15FF5"/>
    <w:rsid w:val="42A94EAA"/>
    <w:rsid w:val="42BD2703"/>
    <w:rsid w:val="42D23402"/>
    <w:rsid w:val="42E87780"/>
    <w:rsid w:val="42E91147"/>
    <w:rsid w:val="42F8264A"/>
    <w:rsid w:val="43104F29"/>
    <w:rsid w:val="43326C4D"/>
    <w:rsid w:val="43521704"/>
    <w:rsid w:val="43653F07"/>
    <w:rsid w:val="436D5ED7"/>
    <w:rsid w:val="43731E93"/>
    <w:rsid w:val="43A10CDC"/>
    <w:rsid w:val="43AC34F3"/>
    <w:rsid w:val="43E1629F"/>
    <w:rsid w:val="43EA4F05"/>
    <w:rsid w:val="43FD7C55"/>
    <w:rsid w:val="440F32C6"/>
    <w:rsid w:val="441501A5"/>
    <w:rsid w:val="443479B6"/>
    <w:rsid w:val="44497604"/>
    <w:rsid w:val="4475754E"/>
    <w:rsid w:val="448654A3"/>
    <w:rsid w:val="448E119F"/>
    <w:rsid w:val="448F316F"/>
    <w:rsid w:val="4496320C"/>
    <w:rsid w:val="44976BAA"/>
    <w:rsid w:val="44B57B36"/>
    <w:rsid w:val="44C30DC2"/>
    <w:rsid w:val="44D17E48"/>
    <w:rsid w:val="44DC1567"/>
    <w:rsid w:val="44DF4BB3"/>
    <w:rsid w:val="44F543D6"/>
    <w:rsid w:val="44F6229C"/>
    <w:rsid w:val="44FB7675"/>
    <w:rsid w:val="45130693"/>
    <w:rsid w:val="4520377E"/>
    <w:rsid w:val="452A0524"/>
    <w:rsid w:val="45554E75"/>
    <w:rsid w:val="45631FCB"/>
    <w:rsid w:val="45717E03"/>
    <w:rsid w:val="458007C7"/>
    <w:rsid w:val="45813EBC"/>
    <w:rsid w:val="45A844AB"/>
    <w:rsid w:val="45C02C36"/>
    <w:rsid w:val="45C35E40"/>
    <w:rsid w:val="45E26AB2"/>
    <w:rsid w:val="460074D7"/>
    <w:rsid w:val="461F5BAF"/>
    <w:rsid w:val="46345C8C"/>
    <w:rsid w:val="467A75C4"/>
    <w:rsid w:val="4685419D"/>
    <w:rsid w:val="46B502C1"/>
    <w:rsid w:val="46B743EF"/>
    <w:rsid w:val="46E84622"/>
    <w:rsid w:val="4703102D"/>
    <w:rsid w:val="47036F8C"/>
    <w:rsid w:val="470B1C8F"/>
    <w:rsid w:val="471C7F42"/>
    <w:rsid w:val="471E0654"/>
    <w:rsid w:val="47354903"/>
    <w:rsid w:val="47376F28"/>
    <w:rsid w:val="474653BD"/>
    <w:rsid w:val="47507FEA"/>
    <w:rsid w:val="47863785"/>
    <w:rsid w:val="47980106"/>
    <w:rsid w:val="479E77C8"/>
    <w:rsid w:val="47A04ACD"/>
    <w:rsid w:val="47A345BE"/>
    <w:rsid w:val="47BA5463"/>
    <w:rsid w:val="47BB0565"/>
    <w:rsid w:val="47C167F2"/>
    <w:rsid w:val="47C54534"/>
    <w:rsid w:val="47CD2C50"/>
    <w:rsid w:val="47D91D8D"/>
    <w:rsid w:val="47E0136E"/>
    <w:rsid w:val="47F83D55"/>
    <w:rsid w:val="480223BF"/>
    <w:rsid w:val="480C5CBF"/>
    <w:rsid w:val="48221986"/>
    <w:rsid w:val="482E4459"/>
    <w:rsid w:val="48435F9F"/>
    <w:rsid w:val="484418FD"/>
    <w:rsid w:val="48641285"/>
    <w:rsid w:val="48704DF7"/>
    <w:rsid w:val="48733940"/>
    <w:rsid w:val="487658C6"/>
    <w:rsid w:val="488F68F0"/>
    <w:rsid w:val="48981C49"/>
    <w:rsid w:val="48A62DF9"/>
    <w:rsid w:val="48AF68B3"/>
    <w:rsid w:val="48C60564"/>
    <w:rsid w:val="49115557"/>
    <w:rsid w:val="491A5DC7"/>
    <w:rsid w:val="49441489"/>
    <w:rsid w:val="497E0455"/>
    <w:rsid w:val="49850E89"/>
    <w:rsid w:val="49A2349F"/>
    <w:rsid w:val="49B93365"/>
    <w:rsid w:val="49CF51F6"/>
    <w:rsid w:val="49EC224C"/>
    <w:rsid w:val="4A0B1FA6"/>
    <w:rsid w:val="4A17247D"/>
    <w:rsid w:val="4A1E5E6E"/>
    <w:rsid w:val="4A21588F"/>
    <w:rsid w:val="4A306BB8"/>
    <w:rsid w:val="4A783AE0"/>
    <w:rsid w:val="4A7D46AD"/>
    <w:rsid w:val="4A8A690F"/>
    <w:rsid w:val="4AA246B9"/>
    <w:rsid w:val="4AAA5C63"/>
    <w:rsid w:val="4AC3563E"/>
    <w:rsid w:val="4AC95599"/>
    <w:rsid w:val="4ADF76BB"/>
    <w:rsid w:val="4AE64EED"/>
    <w:rsid w:val="4B077C9A"/>
    <w:rsid w:val="4B0F7D5B"/>
    <w:rsid w:val="4B373D84"/>
    <w:rsid w:val="4B3A3171"/>
    <w:rsid w:val="4B545E79"/>
    <w:rsid w:val="4B756468"/>
    <w:rsid w:val="4B7F0E9E"/>
    <w:rsid w:val="4B9F58B7"/>
    <w:rsid w:val="4BCB40E3"/>
    <w:rsid w:val="4BDD6323"/>
    <w:rsid w:val="4BE9309F"/>
    <w:rsid w:val="4BEA4569"/>
    <w:rsid w:val="4BED36FB"/>
    <w:rsid w:val="4C141150"/>
    <w:rsid w:val="4C396CDF"/>
    <w:rsid w:val="4C4D769E"/>
    <w:rsid w:val="4C5408EC"/>
    <w:rsid w:val="4C5574D1"/>
    <w:rsid w:val="4C5E0AB3"/>
    <w:rsid w:val="4C5E4F57"/>
    <w:rsid w:val="4C67342E"/>
    <w:rsid w:val="4CE75CA1"/>
    <w:rsid w:val="4D001B6A"/>
    <w:rsid w:val="4D475FEC"/>
    <w:rsid w:val="4D4B68FB"/>
    <w:rsid w:val="4D5D5A9B"/>
    <w:rsid w:val="4D7C5695"/>
    <w:rsid w:val="4D98533A"/>
    <w:rsid w:val="4DA245F7"/>
    <w:rsid w:val="4DDD5C32"/>
    <w:rsid w:val="4DE928EF"/>
    <w:rsid w:val="4E1E4CB0"/>
    <w:rsid w:val="4E2C1713"/>
    <w:rsid w:val="4E4361B3"/>
    <w:rsid w:val="4E4D30FD"/>
    <w:rsid w:val="4E6673B5"/>
    <w:rsid w:val="4E8D742E"/>
    <w:rsid w:val="4E956555"/>
    <w:rsid w:val="4EA572FD"/>
    <w:rsid w:val="4EC866B8"/>
    <w:rsid w:val="4ECF154B"/>
    <w:rsid w:val="4ED268CD"/>
    <w:rsid w:val="4ED80FF1"/>
    <w:rsid w:val="4EE00BA7"/>
    <w:rsid w:val="4EF15C0F"/>
    <w:rsid w:val="4EFA44D9"/>
    <w:rsid w:val="4F073EC1"/>
    <w:rsid w:val="4F093DB8"/>
    <w:rsid w:val="4F2F2D8F"/>
    <w:rsid w:val="4F440434"/>
    <w:rsid w:val="4F49248E"/>
    <w:rsid w:val="4F572E80"/>
    <w:rsid w:val="4F7F0CBD"/>
    <w:rsid w:val="4F8215D3"/>
    <w:rsid w:val="4FD03A76"/>
    <w:rsid w:val="4FE94B38"/>
    <w:rsid w:val="50057B77"/>
    <w:rsid w:val="500A204E"/>
    <w:rsid w:val="501716A5"/>
    <w:rsid w:val="5025088B"/>
    <w:rsid w:val="503A72E3"/>
    <w:rsid w:val="503F0BFC"/>
    <w:rsid w:val="50491E3D"/>
    <w:rsid w:val="505A5524"/>
    <w:rsid w:val="50780BF8"/>
    <w:rsid w:val="507A605D"/>
    <w:rsid w:val="507F2C0A"/>
    <w:rsid w:val="507F724A"/>
    <w:rsid w:val="50EC2B32"/>
    <w:rsid w:val="50F25C6E"/>
    <w:rsid w:val="51257DF2"/>
    <w:rsid w:val="5131663C"/>
    <w:rsid w:val="5132492A"/>
    <w:rsid w:val="51324FD6"/>
    <w:rsid w:val="515E5F51"/>
    <w:rsid w:val="516B625C"/>
    <w:rsid w:val="518657AA"/>
    <w:rsid w:val="518E741D"/>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2A5B93"/>
    <w:rsid w:val="535D1AC5"/>
    <w:rsid w:val="538648F5"/>
    <w:rsid w:val="53890B0C"/>
    <w:rsid w:val="53B20651"/>
    <w:rsid w:val="53C77E94"/>
    <w:rsid w:val="53E56F94"/>
    <w:rsid w:val="54091A28"/>
    <w:rsid w:val="54293D38"/>
    <w:rsid w:val="543D5452"/>
    <w:rsid w:val="544C203B"/>
    <w:rsid w:val="544D7D8B"/>
    <w:rsid w:val="545149A4"/>
    <w:rsid w:val="546073CE"/>
    <w:rsid w:val="54694BBD"/>
    <w:rsid w:val="546E7D01"/>
    <w:rsid w:val="54B94928"/>
    <w:rsid w:val="54BA568B"/>
    <w:rsid w:val="54E95CE1"/>
    <w:rsid w:val="54F33F56"/>
    <w:rsid w:val="552F597B"/>
    <w:rsid w:val="55412274"/>
    <w:rsid w:val="55524F2D"/>
    <w:rsid w:val="555267D0"/>
    <w:rsid w:val="55674DA8"/>
    <w:rsid w:val="55963C06"/>
    <w:rsid w:val="559B68D4"/>
    <w:rsid w:val="55A0213D"/>
    <w:rsid w:val="55AE4859"/>
    <w:rsid w:val="55DB4F23"/>
    <w:rsid w:val="56244B1C"/>
    <w:rsid w:val="562F2D5D"/>
    <w:rsid w:val="56310FE7"/>
    <w:rsid w:val="564C5E20"/>
    <w:rsid w:val="56685649"/>
    <w:rsid w:val="566B44F9"/>
    <w:rsid w:val="566C127A"/>
    <w:rsid w:val="56BC6B02"/>
    <w:rsid w:val="56D62757"/>
    <w:rsid w:val="56DE0C02"/>
    <w:rsid w:val="56FF7DD0"/>
    <w:rsid w:val="576D604E"/>
    <w:rsid w:val="57790B90"/>
    <w:rsid w:val="577A669A"/>
    <w:rsid w:val="57925AB5"/>
    <w:rsid w:val="57AA72A2"/>
    <w:rsid w:val="57DC763E"/>
    <w:rsid w:val="57DF7AC4"/>
    <w:rsid w:val="57E9430B"/>
    <w:rsid w:val="57EA1BC8"/>
    <w:rsid w:val="57F54779"/>
    <w:rsid w:val="57F86260"/>
    <w:rsid w:val="58112772"/>
    <w:rsid w:val="581E0EB8"/>
    <w:rsid w:val="58240E03"/>
    <w:rsid w:val="58266B22"/>
    <w:rsid w:val="583A6878"/>
    <w:rsid w:val="5862192B"/>
    <w:rsid w:val="588704F9"/>
    <w:rsid w:val="58871392"/>
    <w:rsid w:val="588B0E82"/>
    <w:rsid w:val="588B2C30"/>
    <w:rsid w:val="58C64645"/>
    <w:rsid w:val="58C919AA"/>
    <w:rsid w:val="58F033DB"/>
    <w:rsid w:val="58F307D5"/>
    <w:rsid w:val="59042EF2"/>
    <w:rsid w:val="590F3861"/>
    <w:rsid w:val="591846FB"/>
    <w:rsid w:val="591E1CF6"/>
    <w:rsid w:val="59284923"/>
    <w:rsid w:val="59290C83"/>
    <w:rsid w:val="59311096"/>
    <w:rsid w:val="59420F25"/>
    <w:rsid w:val="5948548D"/>
    <w:rsid w:val="5960314C"/>
    <w:rsid w:val="59960F02"/>
    <w:rsid w:val="599C29D1"/>
    <w:rsid w:val="59B07FB1"/>
    <w:rsid w:val="59C4289D"/>
    <w:rsid w:val="59C52172"/>
    <w:rsid w:val="59D93E6F"/>
    <w:rsid w:val="59DB3694"/>
    <w:rsid w:val="59DD7435"/>
    <w:rsid w:val="59DE1D06"/>
    <w:rsid w:val="59F90D5A"/>
    <w:rsid w:val="59FA7000"/>
    <w:rsid w:val="5A1777C8"/>
    <w:rsid w:val="5A8360F4"/>
    <w:rsid w:val="5A876F57"/>
    <w:rsid w:val="5A970E31"/>
    <w:rsid w:val="5AAD6E5B"/>
    <w:rsid w:val="5AB973DB"/>
    <w:rsid w:val="5AD93865"/>
    <w:rsid w:val="5AED1385"/>
    <w:rsid w:val="5B0C2BA4"/>
    <w:rsid w:val="5B427BA8"/>
    <w:rsid w:val="5B445318"/>
    <w:rsid w:val="5B7420A1"/>
    <w:rsid w:val="5B7960B6"/>
    <w:rsid w:val="5BAA7871"/>
    <w:rsid w:val="5BCE5E90"/>
    <w:rsid w:val="5BF94355"/>
    <w:rsid w:val="5BFD37F6"/>
    <w:rsid w:val="5C1473E0"/>
    <w:rsid w:val="5C2100CD"/>
    <w:rsid w:val="5C252DC5"/>
    <w:rsid w:val="5C2B6838"/>
    <w:rsid w:val="5C337866"/>
    <w:rsid w:val="5C56223A"/>
    <w:rsid w:val="5C7B1246"/>
    <w:rsid w:val="5C956AB0"/>
    <w:rsid w:val="5CB84818"/>
    <w:rsid w:val="5CB91629"/>
    <w:rsid w:val="5CCE57E1"/>
    <w:rsid w:val="5CD34BA6"/>
    <w:rsid w:val="5CD56B70"/>
    <w:rsid w:val="5CDB06F3"/>
    <w:rsid w:val="5CDF79EE"/>
    <w:rsid w:val="5CF87643"/>
    <w:rsid w:val="5CFB411E"/>
    <w:rsid w:val="5D0778E6"/>
    <w:rsid w:val="5D094A6B"/>
    <w:rsid w:val="5D213B63"/>
    <w:rsid w:val="5D3F048D"/>
    <w:rsid w:val="5D50269A"/>
    <w:rsid w:val="5D521EC3"/>
    <w:rsid w:val="5D645228"/>
    <w:rsid w:val="5D6D6DA8"/>
    <w:rsid w:val="5D89115D"/>
    <w:rsid w:val="5D9A3915"/>
    <w:rsid w:val="5DB03139"/>
    <w:rsid w:val="5DDE6F83"/>
    <w:rsid w:val="5DF12811"/>
    <w:rsid w:val="5E055233"/>
    <w:rsid w:val="5E2F29E1"/>
    <w:rsid w:val="5E347603"/>
    <w:rsid w:val="5E3E24F3"/>
    <w:rsid w:val="5E431D24"/>
    <w:rsid w:val="5E457785"/>
    <w:rsid w:val="5E525F9E"/>
    <w:rsid w:val="5E5646F0"/>
    <w:rsid w:val="5E622685"/>
    <w:rsid w:val="5E652175"/>
    <w:rsid w:val="5E781344"/>
    <w:rsid w:val="5E7D301B"/>
    <w:rsid w:val="5EB063A3"/>
    <w:rsid w:val="5EFB46CC"/>
    <w:rsid w:val="5F067A9B"/>
    <w:rsid w:val="5F1D65AC"/>
    <w:rsid w:val="5F3205AD"/>
    <w:rsid w:val="5F61293D"/>
    <w:rsid w:val="5F613302"/>
    <w:rsid w:val="5F864151"/>
    <w:rsid w:val="5F8D54E0"/>
    <w:rsid w:val="5FA77C77"/>
    <w:rsid w:val="5FFE20F7"/>
    <w:rsid w:val="600F2725"/>
    <w:rsid w:val="60217B5B"/>
    <w:rsid w:val="602F322A"/>
    <w:rsid w:val="60327E35"/>
    <w:rsid w:val="603B4BF2"/>
    <w:rsid w:val="604A517F"/>
    <w:rsid w:val="605E2968"/>
    <w:rsid w:val="609745A9"/>
    <w:rsid w:val="60B63A47"/>
    <w:rsid w:val="60D4003D"/>
    <w:rsid w:val="60D522C2"/>
    <w:rsid w:val="60EB3B10"/>
    <w:rsid w:val="6105317C"/>
    <w:rsid w:val="61111B40"/>
    <w:rsid w:val="6115222C"/>
    <w:rsid w:val="611A6163"/>
    <w:rsid w:val="61330C57"/>
    <w:rsid w:val="614E5215"/>
    <w:rsid w:val="61581B1D"/>
    <w:rsid w:val="615A7643"/>
    <w:rsid w:val="616A3314"/>
    <w:rsid w:val="616C17AB"/>
    <w:rsid w:val="61706E67"/>
    <w:rsid w:val="61840B64"/>
    <w:rsid w:val="6195516B"/>
    <w:rsid w:val="619D7ADA"/>
    <w:rsid w:val="61AA67F4"/>
    <w:rsid w:val="61AB75AC"/>
    <w:rsid w:val="61AD3854"/>
    <w:rsid w:val="61B56F70"/>
    <w:rsid w:val="61CB7DF4"/>
    <w:rsid w:val="61E17D65"/>
    <w:rsid w:val="621B42D5"/>
    <w:rsid w:val="622268F2"/>
    <w:rsid w:val="62264891"/>
    <w:rsid w:val="62481B92"/>
    <w:rsid w:val="624E1071"/>
    <w:rsid w:val="62A96AD4"/>
    <w:rsid w:val="62AA63A9"/>
    <w:rsid w:val="62B66AFB"/>
    <w:rsid w:val="62BE466A"/>
    <w:rsid w:val="62D7000D"/>
    <w:rsid w:val="62FD297C"/>
    <w:rsid w:val="62FF4946"/>
    <w:rsid w:val="632B1BE2"/>
    <w:rsid w:val="63304B00"/>
    <w:rsid w:val="633F2F95"/>
    <w:rsid w:val="634501AD"/>
    <w:rsid w:val="63451003"/>
    <w:rsid w:val="63471E49"/>
    <w:rsid w:val="634A36E8"/>
    <w:rsid w:val="63611187"/>
    <w:rsid w:val="63627A9D"/>
    <w:rsid w:val="637741CD"/>
    <w:rsid w:val="639332E1"/>
    <w:rsid w:val="639D3C37"/>
    <w:rsid w:val="63B03E93"/>
    <w:rsid w:val="63B55005"/>
    <w:rsid w:val="63B8042E"/>
    <w:rsid w:val="63BD3EBA"/>
    <w:rsid w:val="63CB65D6"/>
    <w:rsid w:val="63CF0951"/>
    <w:rsid w:val="63FF1A0B"/>
    <w:rsid w:val="640D60D4"/>
    <w:rsid w:val="642A355C"/>
    <w:rsid w:val="646328E5"/>
    <w:rsid w:val="64687935"/>
    <w:rsid w:val="646E0072"/>
    <w:rsid w:val="646E036A"/>
    <w:rsid w:val="649936EE"/>
    <w:rsid w:val="649B244D"/>
    <w:rsid w:val="64B14BC2"/>
    <w:rsid w:val="64C45338"/>
    <w:rsid w:val="64E42046"/>
    <w:rsid w:val="64E7519D"/>
    <w:rsid w:val="6501075E"/>
    <w:rsid w:val="650258A7"/>
    <w:rsid w:val="650876D2"/>
    <w:rsid w:val="65191143"/>
    <w:rsid w:val="652561BA"/>
    <w:rsid w:val="65326378"/>
    <w:rsid w:val="65635CA3"/>
    <w:rsid w:val="65800CE3"/>
    <w:rsid w:val="65864736"/>
    <w:rsid w:val="65AB5179"/>
    <w:rsid w:val="65AD2FA3"/>
    <w:rsid w:val="65BB267B"/>
    <w:rsid w:val="65CA232C"/>
    <w:rsid w:val="65DA6FA5"/>
    <w:rsid w:val="66084E77"/>
    <w:rsid w:val="662B7800"/>
    <w:rsid w:val="6647366D"/>
    <w:rsid w:val="66901C8E"/>
    <w:rsid w:val="66BE68C6"/>
    <w:rsid w:val="66D332E6"/>
    <w:rsid w:val="670F766A"/>
    <w:rsid w:val="67163D26"/>
    <w:rsid w:val="671B584E"/>
    <w:rsid w:val="672629DF"/>
    <w:rsid w:val="6727446C"/>
    <w:rsid w:val="67274D7C"/>
    <w:rsid w:val="67283A5C"/>
    <w:rsid w:val="673034A4"/>
    <w:rsid w:val="67334BBF"/>
    <w:rsid w:val="67362B03"/>
    <w:rsid w:val="675D1C3B"/>
    <w:rsid w:val="67C40C8C"/>
    <w:rsid w:val="67CC0B6F"/>
    <w:rsid w:val="67E12E48"/>
    <w:rsid w:val="67E94861"/>
    <w:rsid w:val="67F06C1A"/>
    <w:rsid w:val="67F6709F"/>
    <w:rsid w:val="68096B6D"/>
    <w:rsid w:val="68374F64"/>
    <w:rsid w:val="68540B88"/>
    <w:rsid w:val="68570D81"/>
    <w:rsid w:val="686A660B"/>
    <w:rsid w:val="68830403"/>
    <w:rsid w:val="68847A0C"/>
    <w:rsid w:val="68B77389"/>
    <w:rsid w:val="68BE2BAE"/>
    <w:rsid w:val="68CA68B5"/>
    <w:rsid w:val="68DB74A5"/>
    <w:rsid w:val="68FD36D6"/>
    <w:rsid w:val="690D4580"/>
    <w:rsid w:val="690E6278"/>
    <w:rsid w:val="690F51B7"/>
    <w:rsid w:val="69194288"/>
    <w:rsid w:val="694E2BCB"/>
    <w:rsid w:val="69553157"/>
    <w:rsid w:val="69652A6D"/>
    <w:rsid w:val="696B4E3B"/>
    <w:rsid w:val="69787955"/>
    <w:rsid w:val="697A5060"/>
    <w:rsid w:val="69CC30A8"/>
    <w:rsid w:val="69DF3D94"/>
    <w:rsid w:val="69F055C0"/>
    <w:rsid w:val="6A087694"/>
    <w:rsid w:val="6A2233D0"/>
    <w:rsid w:val="6A446C91"/>
    <w:rsid w:val="6A514364"/>
    <w:rsid w:val="6A9260A0"/>
    <w:rsid w:val="6AA6055A"/>
    <w:rsid w:val="6AAE03CB"/>
    <w:rsid w:val="6AB02EC8"/>
    <w:rsid w:val="6AB73D58"/>
    <w:rsid w:val="6AD14E1A"/>
    <w:rsid w:val="6AE2575F"/>
    <w:rsid w:val="6AF93C02"/>
    <w:rsid w:val="6AFB3C45"/>
    <w:rsid w:val="6B057DDB"/>
    <w:rsid w:val="6B27045F"/>
    <w:rsid w:val="6B2F5666"/>
    <w:rsid w:val="6B4A7668"/>
    <w:rsid w:val="6B75612D"/>
    <w:rsid w:val="6B7C65F4"/>
    <w:rsid w:val="6BA77929"/>
    <w:rsid w:val="6BC04141"/>
    <w:rsid w:val="6BCE7AAD"/>
    <w:rsid w:val="6BD6142F"/>
    <w:rsid w:val="6BE74FA5"/>
    <w:rsid w:val="6BEE15B7"/>
    <w:rsid w:val="6C08250E"/>
    <w:rsid w:val="6C0A3028"/>
    <w:rsid w:val="6C1F325E"/>
    <w:rsid w:val="6C3816AB"/>
    <w:rsid w:val="6C3A254B"/>
    <w:rsid w:val="6C434363"/>
    <w:rsid w:val="6CD104AE"/>
    <w:rsid w:val="6CD504C6"/>
    <w:rsid w:val="6CD91E0A"/>
    <w:rsid w:val="6CE27F7B"/>
    <w:rsid w:val="6CF35291"/>
    <w:rsid w:val="6CF5179E"/>
    <w:rsid w:val="6CFA4FE4"/>
    <w:rsid w:val="6CFC3CA5"/>
    <w:rsid w:val="6D0C65D9"/>
    <w:rsid w:val="6D10066D"/>
    <w:rsid w:val="6D154587"/>
    <w:rsid w:val="6D1643B9"/>
    <w:rsid w:val="6D1972F2"/>
    <w:rsid w:val="6D3E6A5C"/>
    <w:rsid w:val="6D6C1F24"/>
    <w:rsid w:val="6D7777CF"/>
    <w:rsid w:val="6D8048D6"/>
    <w:rsid w:val="6D9503B7"/>
    <w:rsid w:val="6DBB3B60"/>
    <w:rsid w:val="6DD2456D"/>
    <w:rsid w:val="6DD4032A"/>
    <w:rsid w:val="6DE9247B"/>
    <w:rsid w:val="6DED64EA"/>
    <w:rsid w:val="6DEF3809"/>
    <w:rsid w:val="6E107822"/>
    <w:rsid w:val="6E390A54"/>
    <w:rsid w:val="6E484C2F"/>
    <w:rsid w:val="6E5B20B2"/>
    <w:rsid w:val="6E5D6C31"/>
    <w:rsid w:val="6E9C1CE9"/>
    <w:rsid w:val="6EAF63DD"/>
    <w:rsid w:val="6EBE163B"/>
    <w:rsid w:val="6EFA4214"/>
    <w:rsid w:val="6F0F34C7"/>
    <w:rsid w:val="6F173018"/>
    <w:rsid w:val="6F1928EC"/>
    <w:rsid w:val="6F1E7F02"/>
    <w:rsid w:val="6F3518C1"/>
    <w:rsid w:val="6F3E32B0"/>
    <w:rsid w:val="6F4D563D"/>
    <w:rsid w:val="6F5D6566"/>
    <w:rsid w:val="6F6C12A2"/>
    <w:rsid w:val="6F80296B"/>
    <w:rsid w:val="6FCB1CED"/>
    <w:rsid w:val="6FDC7D87"/>
    <w:rsid w:val="6FDF6DF5"/>
    <w:rsid w:val="6FF70753"/>
    <w:rsid w:val="700370F8"/>
    <w:rsid w:val="703A33D1"/>
    <w:rsid w:val="7064403B"/>
    <w:rsid w:val="7065127C"/>
    <w:rsid w:val="70827064"/>
    <w:rsid w:val="70932B72"/>
    <w:rsid w:val="70A02B99"/>
    <w:rsid w:val="70A1359B"/>
    <w:rsid w:val="70AC2E97"/>
    <w:rsid w:val="70CB230C"/>
    <w:rsid w:val="70EC3D9C"/>
    <w:rsid w:val="71066EA0"/>
    <w:rsid w:val="714C6AA5"/>
    <w:rsid w:val="71752277"/>
    <w:rsid w:val="71AF3427"/>
    <w:rsid w:val="71B2414D"/>
    <w:rsid w:val="71C86AB9"/>
    <w:rsid w:val="71D058CF"/>
    <w:rsid w:val="71DA31F3"/>
    <w:rsid w:val="71DE1BE7"/>
    <w:rsid w:val="71E23835"/>
    <w:rsid w:val="71FE39BC"/>
    <w:rsid w:val="721A2556"/>
    <w:rsid w:val="72253C9E"/>
    <w:rsid w:val="722738F3"/>
    <w:rsid w:val="724578F3"/>
    <w:rsid w:val="72556025"/>
    <w:rsid w:val="728E1843"/>
    <w:rsid w:val="729D55E2"/>
    <w:rsid w:val="72E2292C"/>
    <w:rsid w:val="72E2424F"/>
    <w:rsid w:val="73012015"/>
    <w:rsid w:val="733C4DFB"/>
    <w:rsid w:val="735E347B"/>
    <w:rsid w:val="73770529"/>
    <w:rsid w:val="737E0DDD"/>
    <w:rsid w:val="737F7D73"/>
    <w:rsid w:val="73814F04"/>
    <w:rsid w:val="73905147"/>
    <w:rsid w:val="73994BA5"/>
    <w:rsid w:val="739D52C3"/>
    <w:rsid w:val="73A47643"/>
    <w:rsid w:val="73AB1F81"/>
    <w:rsid w:val="73B52DFF"/>
    <w:rsid w:val="73E93DBF"/>
    <w:rsid w:val="740A692B"/>
    <w:rsid w:val="74100036"/>
    <w:rsid w:val="741048D5"/>
    <w:rsid w:val="743A6B71"/>
    <w:rsid w:val="74541AEA"/>
    <w:rsid w:val="7467234B"/>
    <w:rsid w:val="746C3458"/>
    <w:rsid w:val="74820F33"/>
    <w:rsid w:val="749B3DA3"/>
    <w:rsid w:val="74A87353"/>
    <w:rsid w:val="74AE7F7A"/>
    <w:rsid w:val="74B3052B"/>
    <w:rsid w:val="74D20BB4"/>
    <w:rsid w:val="74F040CD"/>
    <w:rsid w:val="74FB2CBE"/>
    <w:rsid w:val="750A2236"/>
    <w:rsid w:val="751C1388"/>
    <w:rsid w:val="75287D2D"/>
    <w:rsid w:val="753C190E"/>
    <w:rsid w:val="75497CA3"/>
    <w:rsid w:val="75845064"/>
    <w:rsid w:val="759D3B92"/>
    <w:rsid w:val="75AD139F"/>
    <w:rsid w:val="75C031C0"/>
    <w:rsid w:val="75D2417E"/>
    <w:rsid w:val="75F0011F"/>
    <w:rsid w:val="7628488A"/>
    <w:rsid w:val="762B1157"/>
    <w:rsid w:val="762F6200"/>
    <w:rsid w:val="764F2F30"/>
    <w:rsid w:val="765B6474"/>
    <w:rsid w:val="767D0C1F"/>
    <w:rsid w:val="76932B76"/>
    <w:rsid w:val="76A41635"/>
    <w:rsid w:val="76A45D68"/>
    <w:rsid w:val="76AC04E9"/>
    <w:rsid w:val="76B92C06"/>
    <w:rsid w:val="76BE2A1F"/>
    <w:rsid w:val="76C271E2"/>
    <w:rsid w:val="76C9109B"/>
    <w:rsid w:val="76CB0E3A"/>
    <w:rsid w:val="76E00193"/>
    <w:rsid w:val="76E1464E"/>
    <w:rsid w:val="76E2215D"/>
    <w:rsid w:val="76EE3962"/>
    <w:rsid w:val="7738581A"/>
    <w:rsid w:val="775D574B"/>
    <w:rsid w:val="7765592F"/>
    <w:rsid w:val="776F32C6"/>
    <w:rsid w:val="7787268A"/>
    <w:rsid w:val="778B00FF"/>
    <w:rsid w:val="77A411C1"/>
    <w:rsid w:val="78040838"/>
    <w:rsid w:val="78463F82"/>
    <w:rsid w:val="78485282"/>
    <w:rsid w:val="784B547B"/>
    <w:rsid w:val="787D213D"/>
    <w:rsid w:val="7888178F"/>
    <w:rsid w:val="78966330"/>
    <w:rsid w:val="78C90754"/>
    <w:rsid w:val="78EA2664"/>
    <w:rsid w:val="790C414A"/>
    <w:rsid w:val="790D24D6"/>
    <w:rsid w:val="791069EC"/>
    <w:rsid w:val="7919798C"/>
    <w:rsid w:val="79241DF7"/>
    <w:rsid w:val="792E48C1"/>
    <w:rsid w:val="793338F9"/>
    <w:rsid w:val="795D522E"/>
    <w:rsid w:val="79680D4C"/>
    <w:rsid w:val="79B40EBD"/>
    <w:rsid w:val="79B41377"/>
    <w:rsid w:val="79CE0777"/>
    <w:rsid w:val="7A01700C"/>
    <w:rsid w:val="7A0C0A53"/>
    <w:rsid w:val="7A13262E"/>
    <w:rsid w:val="7A5A108C"/>
    <w:rsid w:val="7A875E89"/>
    <w:rsid w:val="7A9B3AF0"/>
    <w:rsid w:val="7A9B73B4"/>
    <w:rsid w:val="7AA7574B"/>
    <w:rsid w:val="7AB249EB"/>
    <w:rsid w:val="7AC202DC"/>
    <w:rsid w:val="7AD4000F"/>
    <w:rsid w:val="7AD50EC2"/>
    <w:rsid w:val="7AD7365B"/>
    <w:rsid w:val="7AF2687B"/>
    <w:rsid w:val="7AF35FAD"/>
    <w:rsid w:val="7B1623D5"/>
    <w:rsid w:val="7B3F5E27"/>
    <w:rsid w:val="7B4A02D1"/>
    <w:rsid w:val="7B4A7639"/>
    <w:rsid w:val="7B4C2908"/>
    <w:rsid w:val="7B615D46"/>
    <w:rsid w:val="7B6E0463"/>
    <w:rsid w:val="7B770C6C"/>
    <w:rsid w:val="7BB04EDE"/>
    <w:rsid w:val="7BC10593"/>
    <w:rsid w:val="7BC43095"/>
    <w:rsid w:val="7BCF6C70"/>
    <w:rsid w:val="7BD75BE6"/>
    <w:rsid w:val="7BDB001A"/>
    <w:rsid w:val="7BF7165F"/>
    <w:rsid w:val="7C1007F6"/>
    <w:rsid w:val="7C2A56B4"/>
    <w:rsid w:val="7C450E20"/>
    <w:rsid w:val="7C596D23"/>
    <w:rsid w:val="7C64405D"/>
    <w:rsid w:val="7C8156D5"/>
    <w:rsid w:val="7CA57EB5"/>
    <w:rsid w:val="7CAE59FE"/>
    <w:rsid w:val="7CB925E2"/>
    <w:rsid w:val="7CC83BA3"/>
    <w:rsid w:val="7CCD2F68"/>
    <w:rsid w:val="7CD460A4"/>
    <w:rsid w:val="7CEC79F3"/>
    <w:rsid w:val="7CF718EF"/>
    <w:rsid w:val="7CFA449E"/>
    <w:rsid w:val="7CFC55FB"/>
    <w:rsid w:val="7D12768B"/>
    <w:rsid w:val="7D307669"/>
    <w:rsid w:val="7D593DEC"/>
    <w:rsid w:val="7D8950E1"/>
    <w:rsid w:val="7DBD408B"/>
    <w:rsid w:val="7DBF075A"/>
    <w:rsid w:val="7DEF4FFB"/>
    <w:rsid w:val="7E0B4BB0"/>
    <w:rsid w:val="7E266DD3"/>
    <w:rsid w:val="7E4C610E"/>
    <w:rsid w:val="7E634C05"/>
    <w:rsid w:val="7E723DC7"/>
    <w:rsid w:val="7E775881"/>
    <w:rsid w:val="7E926217"/>
    <w:rsid w:val="7EAA7A04"/>
    <w:rsid w:val="7EFF3119"/>
    <w:rsid w:val="7F044EA0"/>
    <w:rsid w:val="7F0D2891"/>
    <w:rsid w:val="7F25456F"/>
    <w:rsid w:val="7F350E85"/>
    <w:rsid w:val="7F363046"/>
    <w:rsid w:val="7F3B5F12"/>
    <w:rsid w:val="7F5009DC"/>
    <w:rsid w:val="7F686F78"/>
    <w:rsid w:val="7F736048"/>
    <w:rsid w:val="7FA2692E"/>
    <w:rsid w:val="7FBB1827"/>
    <w:rsid w:val="7FCE327F"/>
    <w:rsid w:val="7FCF6FF7"/>
    <w:rsid w:val="7FD36AE7"/>
    <w:rsid w:val="7FD94EE1"/>
    <w:rsid w:val="7FE57004"/>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2" fillcolor="white">
      <v:fill color="white"/>
    </o:shapedefaults>
    <o:shapelayout v:ext="edit">
      <o:idmap v:ext="edit" data="2"/>
    </o:shapelayout>
  </w:shapeDefaults>
  <w:decimalSymbol w:val="."/>
  <w:listSeparator w:val=","/>
  <w14:docId w14:val="228AA8A6"/>
  <w15:chartTrackingRefBased/>
  <w15:docId w15:val="{46A83556-2FE3-E14A-8D6E-C9ABA285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qFormat="1"/>
    <w:lsdException w:name="caption" w:semiHidden="1" w:unhideWhenUsed="1" w:qFormat="1"/>
    <w:lsdException w:name="table of figures" w:qFormat="1"/>
    <w:lsdException w:name="footnote reference"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Date"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uiPriority="20"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rFonts w:ascii="Times New Roman" w:hAnsi="Times New Roman" w:eastAsia="宋体"/>
      <w:kern w:val="2"/>
      <w:sz w:val="24"/>
      <w:szCs w:val="24"/>
    </w:rPr>
  </w:style>
  <w:style w:type="paragraph" w:styleId="1">
    <w:name w:val="heading 1"/>
    <w:basedOn w:val="a"/>
    <w:next w:val="a"/>
    <w:qFormat/>
    <w:pPr>
      <w:keepNext/>
      <w:keepLines/>
      <w:spacing w:before="340" w:after="330" w:line="360" w:lineRule="auto"/>
      <w:outlineLvl w:val="0"/>
    </w:pPr>
    <w:rPr>
      <w:rFonts w:ascii="Times New Roman" w:hAnsi="Times New Roman" w:eastAsia="宋体"/>
      <w:b/>
      <w:bCs/>
      <w:kern w:val="44"/>
      <w:sz w:val="32"/>
      <w:szCs w:val="44"/>
    </w:rPr>
  </w:style>
  <w:style w:type="paragraph" w:styleId="2">
    <w:name w:val="heading 2"/>
    <w:basedOn w:val="a"/>
    <w:next w:val="a"/>
    <w:qFormat/>
    <w:pPr>
      <w:keepNext/>
      <w:keepLines/>
      <w:spacing w:before="260" w:after="260" w:line="360" w:lineRule="auto"/>
      <w:outlineLvl w:val="1"/>
    </w:pPr>
    <w:rPr>
      <w:rFonts w:ascii="Times New Roman" w:eastAsia="宋体" w:hAnsi="Times New Roman"/>
      <w:b/>
      <w:bCs/>
      <w:sz w:val="28"/>
      <w:szCs w:val="32"/>
    </w:rPr>
  </w:style>
  <w:style w:type="paragraph" w:styleId="3">
    <w:name w:val="heading 3"/>
    <w:basedOn w:val="a"/>
    <w:next w:val="a"/>
    <w:link w:val="30"/>
    <w:qFormat/>
    <w:pPr>
      <w:keepNext/>
      <w:keepLines/>
      <w:spacing w:before="260" w:after="260" w:line="360" w:lineRule="auto"/>
      <w:outlineLvl w:val="2"/>
    </w:pPr>
    <w:rPr>
      <w:rFonts w:ascii="Times New Roman" w:hAnsi="Times New Roman" w:eastAsia="宋体"/>
      <w:b/>
      <w:bCs/>
      <w:kern w:val="0"/>
      <w:sz w:val="24"/>
      <w:szCs w:val="32"/>
    </w:rPr>
  </w:style>
  <w:style w:type="paragraph" w:styleId="4">
    <w:name w:val="heading 4"/>
    <w:basedOn w:val="a"/>
    <w:next w:val="a"/>
    <w:link w:val="40"/>
    <w:qFormat/>
    <w:pPr>
      <w:keepNext/>
      <w:keepLines/>
      <w:spacing w:before="280" w:after="290" w:line="372" w:lineRule="auto"/>
      <w:outlineLvl w:val="3"/>
    </w:pPr>
    <w:rPr>
      <w:rFonts w:ascii="DengXian Light" w:eastAsia="DengXian Light" w:hAnsi="DengXian Light"/>
      <w:b/>
      <w:bCs/>
      <w:sz w:val="28"/>
      <w:szCs w:val="28"/>
    </w:rPr>
  </w:style>
  <w:style w:type="paragraph" w:styleId="5">
    <w:name w:val="heading 5"/>
    <w:basedOn w:val="a"/>
    <w:next w:val="a"/>
    <w:qFormat/>
    <w:pPr>
      <w:keepNext/>
      <w:outlineLvl w:val="4"/>
    </w:pPr>
    <w:rPr>
      <w:b/>
      <w:bCs/>
    </w:rPr>
  </w:style>
  <w:style w:type="paragraph" w:styleId="6">
    <w:name w:val="heading 6"/>
    <w:basedOn w:val="a"/>
    <w:next w:val="a"/>
    <w:link w:val="60"/>
    <w:qFormat/>
    <w:pPr>
      <w:keepNext/>
      <w:spacing w:line="360" w:lineRule="auto"/>
      <w:ind w:firstLine="600"/>
      <w:jc w:val="center"/>
      <w:outlineLvl w:val="5"/>
    </w:pPr>
    <w:rPr>
      <w:rFonts w:ascii="DengXian Light" w:eastAsia="DengXian Light" w:hAnsi="DengXian Light"/>
      <w:b/>
      <w:bCs/>
      <w:sz w:val="24"/>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qFormat/>
    <w:rPr>
      <w:b/>
      <w:bCs/>
      <w:sz w:val="32"/>
      <w:szCs w:val="32"/>
    </w:rPr>
  </w:style>
  <w:style w:type="character" w:customStyle="1" w:styleId="40">
    <w:name w:val="标题 4 字符"/>
    <w:link w:val="4"/>
    <w:qFormat/>
    <w:rPr>
      <w:rFonts w:ascii="DengXian Light" w:eastAsia="DengXian Light" w:hAnsi="DengXian Light" w:cs="Times New Roman"/>
      <w:b/>
      <w:bCs/>
      <w:kern w:val="2"/>
      <w:sz w:val="28"/>
      <w:szCs w:val="28"/>
    </w:rPr>
  </w:style>
  <w:style w:type="character" w:customStyle="1" w:styleId="60">
    <w:name w:val="标题 6 字符"/>
    <w:link w:val="6"/>
    <w:qFormat/>
    <w:rPr>
      <w:rFonts w:ascii="DengXian Light" w:eastAsia="DengXian Light" w:hAnsi="DengXian Light" w:cs="Times New Roman"/>
      <w:b/>
      <w:bCs/>
      <w:kern w:val="2"/>
      <w:sz w:val="24"/>
      <w:szCs w:val="24"/>
    </w:rPr>
  </w:style>
  <w:style w:type="paragraph" w:styleId="a3">
    <w:name w:val="annotation text"/>
    <w:basedOn w:val="a"/>
    <w:link w:val="a4"/>
    <w:qFormat/>
    <w:pPr>
      <w:jc w:val="left"/>
    </w:pPr>
  </w:style>
  <w:style w:type="character" w:customStyle="1" w:styleId="a4">
    <w:name w:val="批注文字 字符"/>
    <w:link w:val="a3"/>
    <w:qFormat/>
    <w:rPr>
      <w:kern w:val="2"/>
      <w:sz w:val="21"/>
      <w:szCs w:val="24"/>
    </w:rPr>
  </w:style>
  <w:style w:type="paragraph" w:styleId="31">
    <w:name w:val="Body Text 3"/>
    <w:basedOn w:val="a"/>
    <w:qFormat/>
    <w:pPr>
      <w:spacing w:after="120"/>
    </w:pPr>
    <w:rPr>
      <w:sz w:val="16"/>
      <w:szCs w:val="16"/>
    </w:rPr>
  </w:style>
  <w:style w:type="paragraph" w:styleId="a5">
    <w:name w:val="Body Text"/>
    <w:basedOn w:val="a"/>
    <w:link w:val="a6"/>
    <w:qFormat/>
    <w:pPr>
      <w:jc w:val="center"/>
    </w:pPr>
  </w:style>
  <w:style w:type="character" w:customStyle="1" w:styleId="a6">
    <w:name w:val="正文文本 字符"/>
    <w:link w:val="a5"/>
    <w:qFormat/>
    <w:rPr>
      <w:kern w:val="2"/>
      <w:sz w:val="21"/>
      <w:szCs w:val="24"/>
    </w:rPr>
  </w:style>
  <w:style w:type="paragraph" w:styleId="a7">
    <w:name w:val="Body Text Indent"/>
    <w:basedOn w:val="a"/>
    <w:link w:val="a8"/>
    <w:qFormat/>
    <w:pPr>
      <w:widowControl/>
      <w:spacing w:after="120"/>
      <w:ind w:leftChars="200" w:left="420"/>
      <w:jc w:val="left"/>
    </w:pPr>
  </w:style>
  <w:style w:type="character" w:customStyle="1" w:styleId="a8">
    <w:name w:val="正文文本缩进 字符"/>
    <w:link w:val="a7"/>
    <w:qFormat/>
    <w:rPr>
      <w:kern w:val="2"/>
      <w:sz w:val="21"/>
      <w:szCs w:val="24"/>
    </w:rPr>
  </w:style>
  <w:style w:type="paragraph" w:styleId="TOC3">
    <w:name w:val="toc 3"/>
    <w:basedOn w:val="a"/>
    <w:next w:val="a"/>
    <w:uiPriority w:val="39"/>
    <w:qFormat/>
    <w:pPr>
      <w:ind w:leftChars="400" w:left="840"/>
    </w:pPr>
  </w:style>
  <w:style w:type="paragraph" w:styleId="a9">
    <w:name w:val="Plain Text"/>
    <w:basedOn w:val="a"/>
    <w:link w:val="aa"/>
    <w:qFormat/>
    <w:rPr>
      <w:rFonts w:ascii="DengXian" w:hAnsi="DengXian"/>
    </w:rPr>
  </w:style>
  <w:style w:type="character" w:customStyle="1" w:styleId="aa">
    <w:name w:val="纯文本 字符"/>
    <w:link w:val="a9"/>
    <w:qFormat/>
    <w:rPr>
      <w:rFonts w:ascii="DengXian" w:hAnsi="DengXian" w:cs="DengXian"/>
      <w:kern w:val="2"/>
      <w:sz w:val="21"/>
      <w:szCs w:val="24"/>
    </w:rPr>
  </w:style>
  <w:style w:type="paragraph" w:styleId="ab">
    <w:name w:val="Date"/>
    <w:basedOn w:val="a"/>
    <w:next w:val="a"/>
    <w:link w:val="ac"/>
    <w:qFormat/>
    <w:pPr>
      <w:widowControl/>
    </w:pPr>
  </w:style>
  <w:style w:type="character" w:customStyle="1" w:styleId="ac">
    <w:name w:val="日期 字符"/>
    <w:link w:val="ab"/>
    <w:qFormat/>
    <w:rPr>
      <w:kern w:val="2"/>
      <w:sz w:val="21"/>
      <w:szCs w:val="24"/>
    </w:rPr>
  </w:style>
  <w:style w:type="paragraph" w:styleId="20">
    <w:name w:val="Body Text Indent 2"/>
    <w:basedOn w:val="a"/>
    <w:link w:val="21"/>
    <w:qFormat/>
    <w:pPr>
      <w:spacing w:after="120" w:line="480" w:lineRule="auto"/>
      <w:ind w:leftChars="200" w:left="420"/>
    </w:pPr>
  </w:style>
  <w:style w:type="character" w:customStyle="1" w:styleId="21">
    <w:name w:val="正文文本缩进 2 字符"/>
    <w:link w:val="20"/>
    <w:qFormat/>
    <w:rPr>
      <w:kern w:val="2"/>
      <w:sz w:val="21"/>
      <w:szCs w:val="24"/>
    </w:rPr>
  </w:style>
  <w:style w:type="paragraph" w:styleId="ad">
    <w:name w:val="Balloon Text"/>
    <w:basedOn w:val="a"/>
    <w:link w:val="ae"/>
    <w:qFormat/>
    <w:rPr>
      <w:sz w:val="18"/>
      <w:szCs w:val="18"/>
    </w:rPr>
  </w:style>
  <w:style w:type="character" w:customStyle="1" w:styleId="ae">
    <w:name w:val="批注框文本 字符"/>
    <w:link w:val="ad"/>
    <w:qFormat/>
    <w:rPr>
      <w:kern w:val="2"/>
      <w:sz w:val="18"/>
      <w:szCs w:val="18"/>
    </w:rPr>
  </w:style>
  <w:style w:type="paragraph" w:styleId="af">
    <w:name w:val="footer"/>
    <w:basedOn w:val="a"/>
    <w:link w:val="af0"/>
    <w:qFormat/>
    <w:pPr>
      <w:tabs>
        <w:tab w:val="center" w:pos="4153"/>
        <w:tab w:val="right" w:pos="8306"/>
      </w:tabs>
      <w:snapToGrid w:val="0"/>
      <w:jc w:val="left"/>
    </w:pPr>
    <w:rPr>
      <w:sz w:val="18"/>
      <w:szCs w:val="18"/>
    </w:rPr>
  </w:style>
  <w:style w:type="character" w:customStyle="1" w:styleId="af0">
    <w:name w:val="页脚 字符"/>
    <w:link w:val="af"/>
    <w:qFormat/>
    <w:rPr>
      <w:kern w:val="2"/>
      <w:sz w:val="18"/>
      <w:szCs w:val="18"/>
    </w:rPr>
  </w:style>
  <w:style w:type="paragraph" w:styleId="af1">
    <w:name w:val="header"/>
    <w:basedOn w:val="a"/>
    <w:link w:val="af2"/>
    <w:qFormat/>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qFormat/>
    <w:rPr>
      <w:kern w:val="2"/>
      <w:sz w:val="18"/>
      <w:szCs w:val="18"/>
    </w:rPr>
  </w:style>
  <w:style w:type="paragraph" w:styleId="TOC1">
    <w:name w:val="toc 1"/>
    <w:basedOn w:val="a"/>
    <w:next w:val="a"/>
    <w:uiPriority w:val="39"/>
    <w:qFormat/>
  </w:style>
  <w:style w:type="paragraph" w:styleId="af3">
    <w:name w:val="footnote text"/>
    <w:basedOn w:val="a"/>
    <w:link w:val="af4"/>
    <w:qFormat/>
    <w:pPr>
      <w:snapToGrid w:val="0"/>
      <w:jc w:val="left"/>
    </w:pPr>
    <w:rPr>
      <w:sz w:val="18"/>
      <w:szCs w:val="18"/>
    </w:rPr>
  </w:style>
  <w:style w:type="character" w:customStyle="1" w:styleId="af4">
    <w:name w:val="脚注文本 字符"/>
    <w:link w:val="af3"/>
    <w:qFormat/>
    <w:rPr>
      <w:kern w:val="2"/>
      <w:sz w:val="18"/>
      <w:szCs w:val="18"/>
    </w:rPr>
  </w:style>
  <w:style w:type="paragraph" w:styleId="32">
    <w:name w:val="Body Text Indent 3"/>
    <w:basedOn w:val="a"/>
    <w:link w:val="33"/>
    <w:qFormat/>
    <w:pPr>
      <w:adjustRightInd w:val="0"/>
      <w:snapToGrid w:val="0"/>
      <w:spacing w:line="300" w:lineRule="auto"/>
      <w:ind w:firstLine="540"/>
    </w:pPr>
    <w:rPr>
      <w:sz w:val="16"/>
      <w:szCs w:val="16"/>
    </w:rPr>
  </w:style>
  <w:style w:type="character" w:customStyle="1" w:styleId="33">
    <w:name w:val="正文文本缩进 3 字符"/>
    <w:link w:val="32"/>
    <w:qFormat/>
    <w:rPr>
      <w:kern w:val="2"/>
      <w:sz w:val="16"/>
      <w:szCs w:val="16"/>
    </w:rPr>
  </w:style>
  <w:style w:type="paragraph" w:styleId="af5">
    <w:name w:val="table of figures"/>
    <w:basedOn w:val="a"/>
    <w:next w:val="a"/>
    <w:qFormat/>
    <w:pPr>
      <w:ind w:leftChars="200" w:left="400" w:hangingChars="200" w:hanging="200"/>
    </w:pPr>
  </w:style>
  <w:style w:type="paragraph" w:styleId="TOC2">
    <w:name w:val="toc 2"/>
    <w:basedOn w:val="a"/>
    <w:next w:val="a"/>
    <w:uiPriority w:val="39"/>
    <w:qFormat/>
    <w:pPr>
      <w:ind w:leftChars="200" w:left="420"/>
    </w:pPr>
  </w:style>
  <w:style w:type="paragraph" w:styleId="22">
    <w:name w:val="Body Text 2"/>
    <w:basedOn w:val="a"/>
    <w:qFormat/>
    <w:pPr>
      <w:spacing w:after="120" w:line="480" w:lineRule="auto"/>
    </w:pPr>
  </w:style>
  <w:style w:type="paragraph" w:styleId="af6">
    <w:name w:val="Normal (Web)"/>
    <w:basedOn w:val="a"/>
    <w:qFormat/>
    <w:pPr>
      <w:widowControl/>
      <w:spacing w:before="100" w:beforeAutospacing="1" w:after="100" w:afterAutospacing="1"/>
      <w:jc w:val="left"/>
    </w:pPr>
    <w:rPr>
      <w:rFonts w:ascii="宋体" w:hAnsi="宋体"/>
      <w:color w:val="000000"/>
      <w:kern w:val="0"/>
      <w:sz w:val="24"/>
    </w:rPr>
  </w:style>
  <w:style w:type="paragraph" w:styleId="af7">
    <w:name w:val="Title"/>
    <w:basedOn w:val="a"/>
    <w:link w:val="af8"/>
    <w:qFormat/>
    <w:pPr>
      <w:spacing w:before="240" w:after="60"/>
      <w:jc w:val="center"/>
      <w:outlineLvl w:val="0"/>
    </w:pPr>
    <w:rPr>
      <w:rFonts w:ascii="DengXian Light" w:eastAsia="DengXian Light" w:hAnsi="DengXian Light"/>
      <w:b/>
      <w:bCs/>
      <w:sz w:val="32"/>
      <w:szCs w:val="32"/>
    </w:rPr>
  </w:style>
  <w:style w:type="character" w:customStyle="1" w:styleId="af8">
    <w:name w:val="标题 字符"/>
    <w:link w:val="af7"/>
    <w:qFormat/>
    <w:rPr>
      <w:rFonts w:ascii="DengXian Light" w:eastAsia="DengXian Light" w:hAnsi="DengXian Light" w:cs="Times New Roman"/>
      <w:b/>
      <w:bCs/>
      <w:kern w:val="2"/>
      <w:sz w:val="32"/>
      <w:szCs w:val="32"/>
    </w:rPr>
  </w:style>
  <w:style w:type="paragraph" w:styleId="af9">
    <w:name w:val="annotation subject"/>
    <w:basedOn w:val="a3"/>
    <w:next w:val="a3"/>
    <w:link w:val="afa"/>
    <w:qFormat/>
    <w:rPr>
      <w:b/>
      <w:bCs/>
    </w:rPr>
  </w:style>
  <w:style w:type="character" w:customStyle="1" w:styleId="afa">
    <w:name w:val="批注主题 字符"/>
    <w:link w:val="af9"/>
    <w:qFormat/>
    <w:rPr>
      <w:b/>
      <w:bCs/>
      <w:kern w:val="2"/>
      <w:sz w:val="21"/>
      <w:szCs w:val="24"/>
    </w:rPr>
  </w:style>
  <w:style w:type="table" w:styleId="af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age number"/>
    <w:qFormat/>
  </w:style>
  <w:style w:type="character" w:styleId="afd">
    <w:name w:val="FollowedHyperlink"/>
    <w:qFormat/>
    <w:rPr>
      <w:color w:val="954F72"/>
      <w:u w:val="single"/>
    </w:rPr>
  </w:style>
  <w:style w:type="character" w:styleId="afe">
    <w:name w:val="Emphasis"/>
    <w:uiPriority w:val="20"/>
    <w:qFormat/>
    <w:rPr>
      <w:i/>
      <w:iCs/>
    </w:rPr>
  </w:style>
  <w:style w:type="character" w:styleId="aff">
    <w:name w:val="Hyperlink"/>
    <w:uiPriority w:val="99"/>
    <w:qFormat/>
    <w:rPr>
      <w:color w:val="0000FF"/>
      <w:u w:val="single"/>
    </w:rPr>
  </w:style>
  <w:style w:type="character" w:styleId="aff0">
    <w:name w:val="annotation reference"/>
    <w:qFormat/>
    <w:rPr>
      <w:sz w:val="21"/>
      <w:szCs w:val="21"/>
    </w:rPr>
  </w:style>
  <w:style w:type="character" w:styleId="aff1">
    <w:name w:val="footnote reference"/>
    <w:qFormat/>
    <w:rPr>
      <w:vertAlign w:val="superscript"/>
    </w:rPr>
  </w:style>
  <w:style w:type="paragraph" w:customStyle="1" w:styleId="23">
    <w:name w:val="页眉2"/>
    <w:basedOn w:val="af1"/>
    <w:qFormat/>
  </w:style>
  <w:style w:type="paragraph" w:customStyle="1" w:styleId="10">
    <w:name w:val="标题1"/>
    <w:basedOn w:val="af7"/>
    <w:qFormat/>
    <w:pPr>
      <w:widowControl/>
      <w:adjustRightInd w:val="0"/>
      <w:spacing w:after="360" w:line="420" w:lineRule="exact"/>
      <w:outlineLvl w:val="9"/>
    </w:pPr>
    <w:rPr>
      <w:b w:val="0"/>
      <w:bCs w:val="0"/>
      <w:kern w:val="0"/>
      <w:sz w:val="30"/>
      <w:szCs w:val="20"/>
    </w:rPr>
  </w:style>
  <w:style w:type="paragraph" w:customStyle="1" w:styleId="aff2">
    <w:name w:val="学位论文"/>
    <w:qFormat/>
    <w:pPr>
      <w:adjustRightInd w:val="0"/>
      <w:snapToGrid w:val="0"/>
      <w:spacing w:beforeLines="300" w:afterLines="200"/>
      <w:jc w:val="center"/>
    </w:pPr>
    <w:rPr>
      <w:rFonts w:eastAsia="黑体"/>
      <w:kern w:val="2"/>
      <w:sz w:val="44"/>
      <w:szCs w:val="28"/>
    </w:rPr>
  </w:style>
  <w:style w:type="paragraph" w:styleId="aff3">
    <w:name w:val="List Paragraph"/>
    <w:basedOn w:val="a"/>
    <w:qFormat/>
    <w:pPr>
      <w:ind w:firstLineChars="200" w:firstLine="200"/>
    </w:pPr>
    <w:rPr>
      <w:rFonts w:ascii="Calibri" w:hAnsi="Calibri"/>
      <w:spacing w:val="10"/>
      <w:szCs w:val="22"/>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Char">
    <w:name w:val="Char"/>
    <w:basedOn w:val="a"/>
    <w:qFormat/>
  </w:style>
  <w:style w:type="paragraph" w:styleId="aff4">
    <w:name w:val="No Spacing"/>
    <w:uiPriority w:val="1"/>
    <w:qFormat/>
    <w:pPr>
      <w:widowControl w:val="0"/>
      <w:jc w:val="both"/>
    </w:pPr>
    <w:rPr>
      <w:kern w:val="2"/>
      <w:sz w:val="24"/>
      <w:szCs w:val="24"/>
    </w:rPr>
  </w:style>
  <w:style w:type="paragraph" w:customStyle="1" w:styleId="aff5">
    <w:name w:val="缩写表"/>
    <w:basedOn w:val="TOC1"/>
    <w:qFormat/>
    <w:pPr>
      <w:adjustRightInd w:val="0"/>
      <w:spacing w:after="120" w:line="400" w:lineRule="exact"/>
      <w:jc w:val="left"/>
    </w:pPr>
    <w:rPr>
      <w:spacing w:val="10"/>
      <w:kern w:val="0"/>
      <w:sz w:val="24"/>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msonormal0">
    <w:name w:val="msonormal"/>
    <w:basedOn w:val="a"/>
    <w:qFormat/>
    <w:pPr>
      <w:widowControl/>
      <w:spacing w:before="100" w:beforeAutospacing="1" w:after="100" w:afterAutospacing="1"/>
      <w:jc w:val="left"/>
    </w:pPr>
    <w:rPr>
      <w:rFonts w:ascii="宋体" w:hAnsi="宋体"/>
      <w:color w:val="000000"/>
      <w:kern w:val="0"/>
      <w:sz w:val="24"/>
    </w:rPr>
  </w:style>
  <w:style w:type="paragraph" w:customStyle="1" w:styleId="aff6">
    <w:name w:val="每节标题"/>
    <w:basedOn w:val="a"/>
    <w:next w:val="a"/>
    <w:qFormat/>
    <w:pPr>
      <w:spacing w:beforeLines="100" w:before="100" w:afterLines="100" w:after="100" w:line="440" w:lineRule="exact"/>
      <w:outlineLvl w:val="1"/>
    </w:pPr>
    <w:rPr>
      <w:rFonts w:ascii="宋体" w:hAnsi="宋体" w:cs="宋体"/>
      <w:b/>
      <w:sz w:val="30"/>
      <w:szCs w:val="28"/>
    </w:rPr>
  </w:style>
  <w:style w:type="paragraph" w:customStyle="1" w:styleId="aff7">
    <w:name w:val="三级标题"/>
    <w:basedOn w:val="a"/>
    <w:qFormat/>
    <w:pPr>
      <w:spacing w:beforeLines="100" w:before="100" w:afterLines="100" w:after="100" w:line="440" w:lineRule="exact"/>
      <w:outlineLvl w:val="2"/>
    </w:pPr>
    <w:rPr>
      <w:rFonts w:ascii="宋体" w:hAnsi="宋体"/>
      <w:b/>
      <w:szCs w:val="28"/>
    </w:rPr>
  </w:style>
  <w:style w:type="paragraph" w:customStyle="1" w:styleId="11">
    <w:name w:val="正文1"/>
    <w:basedOn w:val="a"/>
    <w:link w:val="12"/>
    <w:qFormat/>
    <w:pPr>
      <w:spacing w:line="360" w:lineRule="auto"/>
      <w:ind w:firstLineChars="200" w:firstLine="200"/>
    </w:pPr>
    <w:rPr>
      <w:rFonts w:cs="宋体"/>
      <w:szCs w:val="28"/>
    </w:rPr>
  </w:style>
  <w:style w:type="character" w:customStyle="1" w:styleId="12">
    <w:name w:val="正文1 字符"/>
    <w:link w:val="11"/>
    <w:qFormat/>
    <w:rPr>
      <w:rFonts w:cs="宋体"/>
      <w:szCs w:val="28"/>
    </w:rPr>
  </w:style>
  <w:style w:type="paragraph" w:customStyle="1" w:styleId="aff8">
    <w:name w:val="目录大标"/>
    <w:basedOn w:val="TOC1"/>
    <w:qFormat/>
    <w:pPr>
      <w:tabs>
        <w:tab w:val="right" w:leader="dot" w:pos="9110"/>
      </w:tabs>
      <w:spacing w:line="440" w:lineRule="exact"/>
    </w:pPr>
    <w:rPr>
      <w:rFonts w:eastAsia="黑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450"/>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jpeg"/><Relationship Id="rId39"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9.wmf"/><Relationship Id="rId47" Type="http://schemas.openxmlformats.org/officeDocument/2006/relationships/image" Target="media/image24.png"/><Relationship Id="rId50" Type="http://schemas.openxmlformats.org/officeDocument/2006/relationships/image" Target="media/image27.wmf"/><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jpe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wmf"/><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image" Target="media/image18.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wmf"/><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header" Target="header7.xml"/><Relationship Id="rId36" Type="http://schemas.openxmlformats.org/officeDocument/2006/relationships/image" Target="media/image13.png"/><Relationship Id="rId49" Type="http://schemas.openxmlformats.org/officeDocument/2006/relationships/image" Target="media/image26.png"/><Relationship Id="rId10" Type="http://schemas.microsoft.com/office/2016/09/relationships/commentsIds" Target="commentsIds.xml"/><Relationship Id="rId19" Type="http://schemas.openxmlformats.org/officeDocument/2006/relationships/footer" Target="footer4.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comments" Target="comments.xml"/><Relationship Id="rId51" Type="http://schemas.openxmlformats.org/officeDocument/2006/relationships/image" Target="media/image28.wmf"/><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42.pn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image" Target="media/image47.pn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3723</Words>
  <Characters>21222</Characters>
  <Application>Microsoft Office Word</Application>
  <DocSecurity>0</DocSecurity>
  <Lines>176</Lines>
  <Paragraphs>49</Paragraphs>
  <ScaleCrop>false</ScaleCrop>
  <Company>ICBCOA</Company>
  <LinksUpToDate>false</LinksUpToDate>
  <CharactersWithSpaces>24896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_x005f_x0001_</dc:title>
  <dc:subject/>
  <dc:creator>ICBC</dc:creator>
  <cp:keywords/>
  <cp:lastModifiedBy>宇腾 何</cp:lastModifiedBy>
  <cp:revision>2</cp:revision>
  <cp:lastPrinted>2009-09-04T06:51:00Z</cp:lastPrinted>
  <dcterms:created xsi:type="dcterms:W3CDTF">2026-02-28T09:32:00Z</dcterms:created>
  <dcterms:modified xsi:type="dcterms:W3CDTF">2026-02-28T09:32:00Z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KSORubyTemplateID">
    <vt:lpwstr>6</vt:lpwstr>
  </property>
  <property fmtid="{D5CDD505-2E9C-101B-9397-08002B2CF9AE}" pid="4" name="ICV">
    <vt:lpwstr>8AA4151502FE4F17B0DEC4E440E17D22_13</vt:lpwstr>
  </property>
</Properties>
</file>