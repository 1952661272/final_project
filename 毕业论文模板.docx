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71E3ADF" w14:textId="77777777" w:rsidR="00546BC3" w:rsidRDefault="00ED03C1">
      <w:pPr>
        <w:jc w:val="center"/>
        <w:rPr>
          <w:rFonts w:eastAsia="黑体"/>
          <w:sz w:val="64"/>
        </w:rPr>
      </w:pPr>
      <w:bookmarkStart w:id="0" w:name="_Hlk129505041"/>
      <w:bookmarkEnd w:id="0"/>
      <w:commentRangeStart w:id="1"/>
      <w:r>
        <w:rPr>
          <w:noProof/>
        </w:rPr>
        <w:drawing>
          <wp:anchor distT="0" distB="0" distL="114300" distR="114300" simplePos="0" relativeHeight="251653632" behindDoc="0" locked="0" layoutInCell="1" allowOverlap="1" wp14:anchorId="3B2F8175" wp14:editId="6EEFAF59">
            <wp:simplePos x="0" y="0"/>
            <wp:positionH relativeFrom="column">
              <wp:posOffset>444500</wp:posOffset>
            </wp:positionH>
            <wp:positionV relativeFrom="paragraph">
              <wp:posOffset>123190</wp:posOffset>
            </wp:positionV>
            <wp:extent cx="4564380" cy="1066800"/>
            <wp:effectExtent l="0" t="0" r="0" b="0"/>
            <wp:wrapNone/>
            <wp:docPr id="1539926457" name="图片 1" descr="校名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descr="校名LOGO"/>
                    <pic:cNvPicPr>
                      <a:picLocks/>
                    </pic:cNvPicPr>
                  </pic:nvPicPr>
                  <pic:blipFill>
                    <a:blip r:embed="rId7" cstate="print">
                      <a:grayscl/>
                      <a:extLst>
                        <a:ext uri="{28A0092B-C50C-407E-A947-70E740481C1C}">
                          <a14:useLocalDpi xmlns:a14="http://schemas.microsoft.com/office/drawing/2010/main" val="0"/>
                        </a:ext>
                      </a:extLst>
                    </a:blip>
                    <a:srcRect/>
                    <a:stretch>
                      <a:fillRect/>
                    </a:stretch>
                  </pic:blipFill>
                  <pic:spPr bwMode="auto">
                    <a:xfrm>
                      <a:off x="0" y="0"/>
                      <a:ext cx="4564380" cy="1066800"/>
                    </a:xfrm>
                    <a:prstGeom prst="rect">
                      <a:avLst/>
                    </a:prstGeom>
                    <a:noFill/>
                    <a:ln>
                      <a:noFill/>
                    </a:ln>
                  </pic:spPr>
                </pic:pic>
              </a:graphicData>
            </a:graphic>
            <wp14:sizeRelH relativeFrom="page">
              <wp14:pctWidth>0</wp14:pctWidth>
            </wp14:sizeRelH>
            <wp14:sizeRelV relativeFrom="page">
              <wp14:pctHeight>0</wp14:pctHeight>
            </wp14:sizeRelV>
          </wp:anchor>
        </w:drawing>
      </w:r>
      <w:commentRangeEnd w:id="1"/>
      <w:r w:rsidR="00546BC3">
        <w:commentReference w:id="1"/>
      </w:r>
    </w:p>
    <w:p w14:paraId="3DC56A68" w14:textId="77777777" w:rsidR="00546BC3" w:rsidRDefault="00546BC3">
      <w:pPr>
        <w:jc w:val="center"/>
        <w:rPr>
          <w:rFonts w:eastAsia="黑体"/>
          <w:sz w:val="64"/>
        </w:rPr>
      </w:pPr>
    </w:p>
    <w:p w14:paraId="598FF91D" w14:textId="77777777" w:rsidR="00546BC3" w:rsidRDefault="00546BC3">
      <w:pPr>
        <w:spacing w:line="440" w:lineRule="exact"/>
        <w:jc w:val="center"/>
        <w:rPr>
          <w:rFonts w:eastAsia="黑体"/>
          <w:sz w:val="64"/>
        </w:rPr>
      </w:pPr>
    </w:p>
    <w:p w14:paraId="0354A581" w14:textId="77777777" w:rsidR="00546BC3" w:rsidRDefault="00546BC3">
      <w:pPr>
        <w:jc w:val="center"/>
        <w:rPr>
          <w:rFonts w:ascii="宋体" w:hAnsi="宋体"/>
          <w:b/>
          <w:sz w:val="64"/>
        </w:rPr>
      </w:pPr>
      <w:r>
        <w:rPr>
          <w:rFonts w:ascii="宋体" w:hAnsi="宋体" w:hint="eastAsia"/>
          <w:b/>
          <w:sz w:val="64"/>
        </w:rPr>
        <w:t>本</w:t>
      </w:r>
      <w:r>
        <w:rPr>
          <w:rFonts w:ascii="宋体" w:hAnsi="宋体" w:hint="eastAsia"/>
          <w:b/>
          <w:sz w:val="64"/>
        </w:rPr>
        <w:t xml:space="preserve"> </w:t>
      </w:r>
      <w:r>
        <w:rPr>
          <w:rFonts w:ascii="宋体" w:hAnsi="宋体" w:hint="eastAsia"/>
          <w:b/>
          <w:sz w:val="64"/>
        </w:rPr>
        <w:t>科</w:t>
      </w:r>
      <w:r>
        <w:rPr>
          <w:rFonts w:ascii="宋体" w:hAnsi="宋体" w:hint="eastAsia"/>
          <w:b/>
          <w:sz w:val="64"/>
        </w:rPr>
        <w:t xml:space="preserve"> </w:t>
      </w:r>
      <w:r>
        <w:rPr>
          <w:rFonts w:ascii="宋体" w:hAnsi="宋体" w:hint="eastAsia"/>
          <w:b/>
          <w:sz w:val="64"/>
        </w:rPr>
        <w:t>毕</w:t>
      </w:r>
      <w:r>
        <w:rPr>
          <w:rFonts w:ascii="宋体" w:hAnsi="宋体" w:hint="eastAsia"/>
          <w:b/>
          <w:sz w:val="64"/>
        </w:rPr>
        <w:t xml:space="preserve"> </w:t>
      </w:r>
      <w:r>
        <w:rPr>
          <w:rFonts w:ascii="宋体" w:hAnsi="宋体" w:hint="eastAsia"/>
          <w:b/>
          <w:sz w:val="64"/>
        </w:rPr>
        <w:t>业</w:t>
      </w:r>
      <w:r>
        <w:rPr>
          <w:rFonts w:ascii="宋体" w:hAnsi="宋体" w:hint="eastAsia"/>
          <w:b/>
          <w:sz w:val="64"/>
        </w:rPr>
        <w:t xml:space="preserve"> </w:t>
      </w:r>
      <w:r>
        <w:rPr>
          <w:rFonts w:ascii="宋体" w:hAnsi="宋体" w:hint="eastAsia"/>
          <w:b/>
          <w:sz w:val="64"/>
        </w:rPr>
        <w:t>设</w:t>
      </w:r>
      <w:r>
        <w:rPr>
          <w:rFonts w:ascii="宋体" w:hAnsi="宋体" w:hint="eastAsia"/>
          <w:b/>
          <w:sz w:val="64"/>
        </w:rPr>
        <w:t xml:space="preserve"> </w:t>
      </w:r>
      <w:r>
        <w:rPr>
          <w:rFonts w:ascii="宋体" w:hAnsi="宋体" w:hint="eastAsia"/>
          <w:b/>
          <w:sz w:val="64"/>
        </w:rPr>
        <w:t>计（论</w:t>
      </w:r>
      <w:r>
        <w:rPr>
          <w:rFonts w:ascii="宋体" w:hAnsi="宋体" w:hint="eastAsia"/>
          <w:b/>
          <w:sz w:val="64"/>
        </w:rPr>
        <w:t xml:space="preserve"> </w:t>
      </w:r>
      <w:r>
        <w:rPr>
          <w:rFonts w:ascii="宋体" w:hAnsi="宋体" w:hint="eastAsia"/>
          <w:b/>
          <w:sz w:val="64"/>
        </w:rPr>
        <w:t>文）</w:t>
      </w:r>
    </w:p>
    <w:p w14:paraId="615E02C7" w14:textId="77777777" w:rsidR="00546BC3" w:rsidRDefault="00546BC3"/>
    <w:p w14:paraId="6E9D7FFB" w14:textId="77777777" w:rsidR="00546BC3" w:rsidRDefault="00546BC3">
      <w:pPr>
        <w:adjustRightInd w:val="0"/>
        <w:snapToGrid w:val="0"/>
        <w:jc w:val="center"/>
        <w:rPr>
          <w:rFonts w:eastAsia="STXinwei"/>
          <w:b/>
          <w:sz w:val="52"/>
          <w:szCs w:val="52"/>
        </w:rPr>
      </w:pPr>
    </w:p>
    <w:p w14:paraId="2B43C269" w14:textId="77777777" w:rsidR="00546BC3" w:rsidRDefault="00546BC3">
      <w:pPr>
        <w:adjustRightInd w:val="0"/>
        <w:snapToGrid w:val="0"/>
        <w:jc w:val="center"/>
        <w:rPr>
          <w:rFonts w:eastAsia="STXinwei"/>
          <w:b/>
          <w:sz w:val="52"/>
          <w:szCs w:val="52"/>
        </w:rPr>
      </w:pPr>
    </w:p>
    <w:p w14:paraId="61860425" w14:textId="77777777" w:rsidR="00546BC3" w:rsidRDefault="00546BC3">
      <w:pPr>
        <w:spacing w:line="360" w:lineRule="auto"/>
        <w:jc w:val="center"/>
        <w:rPr>
          <w:b/>
          <w:sz w:val="36"/>
          <w:szCs w:val="36"/>
        </w:rPr>
      </w:pPr>
    </w:p>
    <w:p w14:paraId="6D59DCA6" w14:textId="77777777" w:rsidR="00546BC3" w:rsidRDefault="00546BC3">
      <w:pPr>
        <w:adjustRightInd w:val="0"/>
        <w:snapToGrid w:val="0"/>
        <w:jc w:val="center"/>
        <w:rPr>
          <w:b/>
          <w:bCs/>
          <w:sz w:val="40"/>
        </w:rPr>
      </w:pPr>
    </w:p>
    <w:p w14:paraId="2B72CB03" w14:textId="77777777" w:rsidR="00546BC3" w:rsidRDefault="00546BC3">
      <w:pPr>
        <w:adjustRightInd w:val="0"/>
        <w:snapToGrid w:val="0"/>
        <w:jc w:val="center"/>
        <w:rPr>
          <w:b/>
          <w:bCs/>
          <w:sz w:val="40"/>
        </w:rPr>
      </w:pPr>
    </w:p>
    <w:p w14:paraId="6DE2EB8F" w14:textId="77777777" w:rsidR="00546BC3" w:rsidRDefault="00546BC3">
      <w:pPr>
        <w:adjustRightInd w:val="0"/>
        <w:snapToGrid w:val="0"/>
        <w:jc w:val="center"/>
        <w:rPr>
          <w:b/>
          <w:bCs/>
          <w:sz w:val="40"/>
        </w:rPr>
      </w:pPr>
    </w:p>
    <w:p w14:paraId="3573B301" w14:textId="77777777" w:rsidR="00546BC3" w:rsidRDefault="00546BC3">
      <w:pPr>
        <w:adjustRightInd w:val="0"/>
        <w:snapToGrid w:val="0"/>
        <w:jc w:val="center"/>
        <w:rPr>
          <w:b/>
          <w:bCs/>
          <w:sz w:val="40"/>
        </w:rPr>
      </w:pPr>
    </w:p>
    <w:tbl>
      <w:tblPr>
        <w:tblW w:w="0" w:type="auto"/>
        <w:jc w:val="center"/>
        <w:tblInd w:w="0" w:type="dxa"/>
        <w:tblLayout w:type="fixed"/>
        <w:tblLook w:val="0000" w:firstRow="0" w:lastRow="0" w:firstColumn="0" w:lastColumn="0" w:noHBand="0" w:noVBand="0"/>
      </w:tblPr>
      <w:tblGrid>
        <w:gridCol w:w="1620"/>
        <w:gridCol w:w="1800"/>
        <w:gridCol w:w="1620"/>
        <w:gridCol w:w="1620"/>
      </w:tblGrid>
      <w:tr w:rsidR="00000000" w14:paraId="45D25E99" w14:textId="77777777">
        <w:trPr>
          <w:trHeight w:val="454"/>
          <w:jc w:val="center"/>
        </w:trPr>
        <w:tc>
          <w:tcPr>
            <w:tcW w:w="1620" w:type="dxa"/>
            <w:vAlign w:val="bottom"/>
          </w:tcPr>
          <w:p w14:paraId="32A6EFFA" w14:textId="77777777" w:rsidR="00546BC3" w:rsidRDefault="00546BC3">
            <w:pPr>
              <w:jc w:val="center"/>
              <w:rPr>
                <w:b/>
                <w:bCs/>
                <w:sz w:val="32"/>
              </w:rPr>
            </w:pPr>
            <w:r>
              <w:rPr>
                <w:rFonts w:hint="eastAsia"/>
                <w:b/>
                <w:bCs/>
                <w:sz w:val="32"/>
              </w:rPr>
              <w:t>题</w:t>
            </w:r>
            <w:r>
              <w:rPr>
                <w:rFonts w:hint="eastAsia"/>
                <w:b/>
                <w:bCs/>
                <w:sz w:val="32"/>
              </w:rPr>
              <w:t xml:space="preserve">    </w:t>
            </w:r>
            <w:r>
              <w:rPr>
                <w:rFonts w:hint="eastAsia"/>
                <w:b/>
                <w:bCs/>
                <w:sz w:val="32"/>
              </w:rPr>
              <w:t>目</w:t>
            </w:r>
          </w:p>
        </w:tc>
        <w:tc>
          <w:tcPr>
            <w:tcW w:w="5040" w:type="dxa"/>
            <w:gridSpan w:val="3"/>
            <w:tcBorders>
              <w:bottom w:val="single" w:sz="4" w:space="0" w:color="auto"/>
            </w:tcBorders>
            <w:vAlign w:val="bottom"/>
          </w:tcPr>
          <w:p w14:paraId="49510FA7" w14:textId="77777777" w:rsidR="00546BC3" w:rsidRDefault="00546BC3">
            <w:pPr>
              <w:jc w:val="center"/>
              <w:rPr>
                <w:rFonts w:ascii="宋体" w:hAnsi="宋体" w:cs="宋体"/>
                <w:bCs/>
                <w:sz w:val="32"/>
              </w:rPr>
            </w:pPr>
            <w:r>
              <w:rPr>
                <w:rFonts w:ascii="宋体" w:hAnsi="宋体" w:cs="宋体" w:hint="eastAsia"/>
                <w:bCs/>
                <w:sz w:val="32"/>
              </w:rPr>
              <w:t>助农东西山微信小程序系统设计与</w:t>
            </w:r>
          </w:p>
        </w:tc>
      </w:tr>
      <w:tr w:rsidR="00000000" w14:paraId="58CACB26" w14:textId="77777777">
        <w:trPr>
          <w:trHeight w:val="454"/>
          <w:jc w:val="center"/>
        </w:trPr>
        <w:tc>
          <w:tcPr>
            <w:tcW w:w="1620" w:type="dxa"/>
            <w:vAlign w:val="bottom"/>
          </w:tcPr>
          <w:p w14:paraId="3283E0C2" w14:textId="77777777" w:rsidR="00546BC3" w:rsidRDefault="00546BC3">
            <w:pPr>
              <w:jc w:val="center"/>
              <w:rPr>
                <w:b/>
                <w:bCs/>
                <w:sz w:val="32"/>
              </w:rPr>
            </w:pPr>
          </w:p>
        </w:tc>
        <w:tc>
          <w:tcPr>
            <w:tcW w:w="5040" w:type="dxa"/>
            <w:gridSpan w:val="3"/>
            <w:tcBorders>
              <w:top w:val="single" w:sz="4" w:space="0" w:color="auto"/>
              <w:bottom w:val="single" w:sz="4" w:space="0" w:color="auto"/>
            </w:tcBorders>
            <w:vAlign w:val="bottom"/>
          </w:tcPr>
          <w:p w14:paraId="08524FC4" w14:textId="77777777" w:rsidR="00546BC3" w:rsidRDefault="00546BC3">
            <w:pPr>
              <w:jc w:val="center"/>
              <w:rPr>
                <w:rFonts w:ascii="宋体" w:hAnsi="宋体" w:cs="宋体"/>
                <w:bCs/>
                <w:sz w:val="32"/>
              </w:rPr>
            </w:pPr>
            <w:r>
              <w:rPr>
                <w:rFonts w:ascii="宋体" w:hAnsi="宋体" w:cs="宋体" w:hint="eastAsia"/>
                <w:bCs/>
                <w:sz w:val="32"/>
              </w:rPr>
              <w:t>实现</w:t>
            </w:r>
          </w:p>
        </w:tc>
      </w:tr>
      <w:tr w:rsidR="00000000" w14:paraId="03BFE6CE" w14:textId="77777777">
        <w:trPr>
          <w:trHeight w:val="454"/>
          <w:jc w:val="center"/>
        </w:trPr>
        <w:tc>
          <w:tcPr>
            <w:tcW w:w="1620" w:type="dxa"/>
            <w:vAlign w:val="bottom"/>
          </w:tcPr>
          <w:p w14:paraId="76E04C70" w14:textId="77777777" w:rsidR="00546BC3" w:rsidRDefault="00546BC3">
            <w:pPr>
              <w:jc w:val="center"/>
              <w:rPr>
                <w:b/>
                <w:bCs/>
                <w:sz w:val="32"/>
              </w:rPr>
            </w:pPr>
            <w:r>
              <w:rPr>
                <w:rFonts w:hint="eastAsia"/>
                <w:b/>
                <w:bCs/>
                <w:sz w:val="32"/>
              </w:rPr>
              <w:t>院</w:t>
            </w:r>
            <w:r>
              <w:rPr>
                <w:rFonts w:hint="eastAsia"/>
                <w:b/>
                <w:bCs/>
                <w:sz w:val="32"/>
              </w:rPr>
              <w:t xml:space="preserve">    </w:t>
            </w:r>
            <w:r>
              <w:rPr>
                <w:rFonts w:hint="eastAsia"/>
                <w:b/>
                <w:bCs/>
                <w:sz w:val="32"/>
              </w:rPr>
              <w:t>系</w:t>
            </w:r>
          </w:p>
        </w:tc>
        <w:tc>
          <w:tcPr>
            <w:tcW w:w="5040" w:type="dxa"/>
            <w:gridSpan w:val="3"/>
            <w:tcBorders>
              <w:top w:val="single" w:sz="4" w:space="0" w:color="auto"/>
              <w:bottom w:val="single" w:sz="4" w:space="0" w:color="auto"/>
            </w:tcBorders>
            <w:vAlign w:val="bottom"/>
          </w:tcPr>
          <w:p w14:paraId="15E16A83" w14:textId="77777777" w:rsidR="00546BC3" w:rsidRDefault="00546BC3">
            <w:pPr>
              <w:jc w:val="center"/>
              <w:rPr>
                <w:rFonts w:ascii="宋体" w:hAnsi="宋体" w:cs="宋体"/>
                <w:bCs/>
                <w:sz w:val="32"/>
              </w:rPr>
            </w:pPr>
            <w:r>
              <w:rPr>
                <w:rFonts w:ascii="宋体" w:hAnsi="宋体" w:cs="宋体" w:hint="eastAsia"/>
                <w:bCs/>
                <w:sz w:val="32"/>
              </w:rPr>
              <w:t>计算科学与人工智能学院</w:t>
            </w:r>
          </w:p>
        </w:tc>
      </w:tr>
      <w:tr w:rsidR="00000000" w14:paraId="0C8E8197" w14:textId="77777777">
        <w:trPr>
          <w:trHeight w:val="454"/>
          <w:jc w:val="center"/>
        </w:trPr>
        <w:tc>
          <w:tcPr>
            <w:tcW w:w="1620" w:type="dxa"/>
            <w:vAlign w:val="bottom"/>
          </w:tcPr>
          <w:p w14:paraId="74061DB0" w14:textId="77777777" w:rsidR="00546BC3" w:rsidRDefault="00546BC3">
            <w:pPr>
              <w:jc w:val="center"/>
              <w:rPr>
                <w:b/>
                <w:bCs/>
                <w:sz w:val="32"/>
              </w:rPr>
            </w:pPr>
            <w:r>
              <w:rPr>
                <w:rFonts w:hint="eastAsia"/>
                <w:b/>
                <w:bCs/>
                <w:sz w:val="32"/>
              </w:rPr>
              <w:t>年</w:t>
            </w:r>
            <w:r>
              <w:rPr>
                <w:rFonts w:hint="eastAsia"/>
                <w:b/>
                <w:bCs/>
                <w:sz w:val="32"/>
              </w:rPr>
              <w:t xml:space="preserve">    </w:t>
            </w:r>
            <w:r>
              <w:rPr>
                <w:rFonts w:hint="eastAsia"/>
                <w:b/>
                <w:bCs/>
                <w:sz w:val="32"/>
              </w:rPr>
              <w:t>级</w:t>
            </w:r>
          </w:p>
        </w:tc>
        <w:tc>
          <w:tcPr>
            <w:tcW w:w="5040" w:type="dxa"/>
            <w:gridSpan w:val="3"/>
            <w:tcBorders>
              <w:top w:val="single" w:sz="4" w:space="0" w:color="auto"/>
              <w:bottom w:val="single" w:sz="4" w:space="0" w:color="auto"/>
            </w:tcBorders>
            <w:vAlign w:val="bottom"/>
          </w:tcPr>
          <w:p w14:paraId="29ADD343" w14:textId="77777777" w:rsidR="00546BC3" w:rsidRDefault="00546BC3">
            <w:pPr>
              <w:jc w:val="center"/>
              <w:rPr>
                <w:rFonts w:ascii="宋体" w:hAnsi="宋体" w:cs="宋体"/>
                <w:bCs/>
                <w:sz w:val="32"/>
              </w:rPr>
            </w:pPr>
            <w:r>
              <w:rPr>
                <w:rFonts w:ascii="宋体" w:hAnsi="宋体" w:cs="宋体" w:hint="eastAsia"/>
                <w:bCs/>
                <w:sz w:val="32"/>
              </w:rPr>
              <w:t>20</w:t>
            </w:r>
            <w:r>
              <w:rPr>
                <w:rFonts w:ascii="宋体" w:hAnsi="宋体" w:cs="宋体" w:hint="eastAsia"/>
                <w:bCs/>
                <w:sz w:val="32"/>
              </w:rPr>
              <w:t>级</w:t>
            </w:r>
          </w:p>
        </w:tc>
      </w:tr>
      <w:tr w:rsidR="00000000" w14:paraId="2A73C98C" w14:textId="77777777">
        <w:trPr>
          <w:trHeight w:val="454"/>
          <w:jc w:val="center"/>
        </w:trPr>
        <w:tc>
          <w:tcPr>
            <w:tcW w:w="1620" w:type="dxa"/>
            <w:vAlign w:val="bottom"/>
          </w:tcPr>
          <w:p w14:paraId="520E45F0" w14:textId="77777777" w:rsidR="00546BC3" w:rsidRDefault="00546BC3">
            <w:pPr>
              <w:jc w:val="center"/>
              <w:rPr>
                <w:b/>
                <w:bCs/>
                <w:sz w:val="32"/>
              </w:rPr>
            </w:pPr>
            <w:r>
              <w:rPr>
                <w:rFonts w:hint="eastAsia"/>
                <w:b/>
                <w:bCs/>
                <w:sz w:val="32"/>
              </w:rPr>
              <w:t>专</w:t>
            </w:r>
            <w:r>
              <w:rPr>
                <w:rFonts w:hint="eastAsia"/>
                <w:b/>
                <w:bCs/>
                <w:sz w:val="32"/>
              </w:rPr>
              <w:t xml:space="preserve">    </w:t>
            </w:r>
            <w:r>
              <w:rPr>
                <w:rFonts w:hint="eastAsia"/>
                <w:b/>
                <w:bCs/>
                <w:sz w:val="32"/>
              </w:rPr>
              <w:t>业</w:t>
            </w:r>
          </w:p>
        </w:tc>
        <w:tc>
          <w:tcPr>
            <w:tcW w:w="5040" w:type="dxa"/>
            <w:gridSpan w:val="3"/>
            <w:tcBorders>
              <w:top w:val="single" w:sz="4" w:space="0" w:color="auto"/>
              <w:bottom w:val="single" w:sz="4" w:space="0" w:color="auto"/>
            </w:tcBorders>
            <w:vAlign w:val="bottom"/>
          </w:tcPr>
          <w:p w14:paraId="089DD7FD" w14:textId="77777777" w:rsidR="00546BC3" w:rsidRDefault="00546BC3">
            <w:pPr>
              <w:jc w:val="center"/>
              <w:rPr>
                <w:rFonts w:ascii="宋体" w:hAnsi="宋体" w:cs="宋体"/>
                <w:bCs/>
                <w:sz w:val="32"/>
              </w:rPr>
            </w:pPr>
            <w:r>
              <w:rPr>
                <w:rFonts w:ascii="宋体" w:hAnsi="宋体" w:cs="宋体" w:hint="eastAsia"/>
                <w:bCs/>
                <w:sz w:val="32"/>
              </w:rPr>
              <w:t>物联网工程</w:t>
            </w:r>
          </w:p>
        </w:tc>
      </w:tr>
      <w:tr w:rsidR="00000000" w14:paraId="2359EBF8" w14:textId="77777777">
        <w:trPr>
          <w:trHeight w:val="454"/>
          <w:jc w:val="center"/>
        </w:trPr>
        <w:tc>
          <w:tcPr>
            <w:tcW w:w="1620" w:type="dxa"/>
            <w:vAlign w:val="bottom"/>
          </w:tcPr>
          <w:p w14:paraId="3707C206" w14:textId="77777777" w:rsidR="00546BC3" w:rsidRDefault="00546BC3">
            <w:pPr>
              <w:jc w:val="center"/>
              <w:rPr>
                <w:b/>
                <w:bCs/>
                <w:sz w:val="32"/>
              </w:rPr>
            </w:pPr>
            <w:r>
              <w:rPr>
                <w:rFonts w:hint="eastAsia"/>
                <w:b/>
                <w:bCs/>
                <w:sz w:val="32"/>
              </w:rPr>
              <w:t>学</w:t>
            </w:r>
            <w:r>
              <w:rPr>
                <w:rFonts w:hint="eastAsia"/>
                <w:b/>
                <w:bCs/>
                <w:sz w:val="32"/>
              </w:rPr>
              <w:t xml:space="preserve">    </w:t>
            </w:r>
            <w:r>
              <w:rPr>
                <w:rFonts w:hint="eastAsia"/>
                <w:b/>
                <w:bCs/>
                <w:sz w:val="32"/>
              </w:rPr>
              <w:t>号</w:t>
            </w:r>
          </w:p>
        </w:tc>
        <w:tc>
          <w:tcPr>
            <w:tcW w:w="5040" w:type="dxa"/>
            <w:gridSpan w:val="3"/>
            <w:tcBorders>
              <w:top w:val="single" w:sz="4" w:space="0" w:color="auto"/>
              <w:bottom w:val="single" w:sz="4" w:space="0" w:color="auto"/>
            </w:tcBorders>
            <w:vAlign w:val="bottom"/>
          </w:tcPr>
          <w:p w14:paraId="3FAB2291" w14:textId="77777777" w:rsidR="00546BC3" w:rsidRDefault="00546BC3">
            <w:pPr>
              <w:jc w:val="center"/>
              <w:rPr>
                <w:rFonts w:ascii="宋体" w:hAnsi="宋体" w:cs="宋体"/>
                <w:bCs/>
                <w:sz w:val="32"/>
              </w:rPr>
            </w:pPr>
            <w:r>
              <w:rPr>
                <w:rFonts w:ascii="宋体" w:hAnsi="宋体" w:cs="宋体" w:hint="eastAsia"/>
                <w:bCs/>
                <w:sz w:val="32"/>
              </w:rPr>
              <w:t>2017443049</w:t>
            </w:r>
          </w:p>
        </w:tc>
      </w:tr>
      <w:tr w:rsidR="00000000" w14:paraId="1FEF5D49" w14:textId="77777777">
        <w:trPr>
          <w:trHeight w:val="454"/>
          <w:jc w:val="center"/>
        </w:trPr>
        <w:tc>
          <w:tcPr>
            <w:tcW w:w="1620" w:type="dxa"/>
            <w:vAlign w:val="bottom"/>
          </w:tcPr>
          <w:p w14:paraId="4BBE5406" w14:textId="77777777" w:rsidR="00546BC3" w:rsidRDefault="00546BC3">
            <w:pPr>
              <w:jc w:val="center"/>
              <w:rPr>
                <w:b/>
                <w:bCs/>
                <w:sz w:val="32"/>
              </w:rPr>
            </w:pPr>
            <w:r>
              <w:rPr>
                <w:rFonts w:hint="eastAsia"/>
                <w:b/>
                <w:bCs/>
                <w:sz w:val="32"/>
              </w:rPr>
              <w:t>姓</w:t>
            </w:r>
            <w:r>
              <w:rPr>
                <w:rFonts w:hint="eastAsia"/>
                <w:b/>
                <w:bCs/>
                <w:sz w:val="32"/>
              </w:rPr>
              <w:t xml:space="preserve">    </w:t>
            </w:r>
            <w:r>
              <w:rPr>
                <w:rFonts w:hint="eastAsia"/>
                <w:b/>
                <w:bCs/>
                <w:sz w:val="32"/>
              </w:rPr>
              <w:t>名</w:t>
            </w:r>
          </w:p>
        </w:tc>
        <w:tc>
          <w:tcPr>
            <w:tcW w:w="5040" w:type="dxa"/>
            <w:gridSpan w:val="3"/>
            <w:tcBorders>
              <w:top w:val="single" w:sz="4" w:space="0" w:color="auto"/>
              <w:bottom w:val="single" w:sz="4" w:space="0" w:color="auto"/>
            </w:tcBorders>
            <w:vAlign w:val="bottom"/>
          </w:tcPr>
          <w:p w14:paraId="5FAA363B" w14:textId="77777777" w:rsidR="00546BC3" w:rsidRDefault="00546BC3">
            <w:pPr>
              <w:jc w:val="center"/>
              <w:rPr>
                <w:rFonts w:ascii="宋体" w:hAnsi="宋体" w:cs="宋体"/>
                <w:bCs/>
                <w:sz w:val="32"/>
              </w:rPr>
            </w:pPr>
            <w:r>
              <w:rPr>
                <w:rFonts w:ascii="宋体" w:hAnsi="宋体" w:cs="宋体" w:hint="eastAsia"/>
                <w:bCs/>
                <w:sz w:val="32"/>
              </w:rPr>
              <w:t>黄宇星</w:t>
            </w:r>
          </w:p>
        </w:tc>
      </w:tr>
      <w:tr w:rsidR="00000000" w14:paraId="3666A051" w14:textId="77777777">
        <w:trPr>
          <w:trHeight w:val="454"/>
          <w:jc w:val="center"/>
        </w:trPr>
        <w:tc>
          <w:tcPr>
            <w:tcW w:w="1620" w:type="dxa"/>
            <w:vAlign w:val="center"/>
          </w:tcPr>
          <w:p w14:paraId="3CDA89EB" w14:textId="77777777" w:rsidR="00546BC3" w:rsidRDefault="00546BC3">
            <w:pPr>
              <w:jc w:val="center"/>
              <w:rPr>
                <w:b/>
                <w:bCs/>
                <w:sz w:val="32"/>
              </w:rPr>
            </w:pPr>
            <w:r>
              <w:rPr>
                <w:rFonts w:hint="eastAsia"/>
                <w:b/>
                <w:bCs/>
                <w:sz w:val="32"/>
              </w:rPr>
              <w:t>指导教师</w:t>
            </w:r>
          </w:p>
        </w:tc>
        <w:tc>
          <w:tcPr>
            <w:tcW w:w="1800" w:type="dxa"/>
            <w:tcBorders>
              <w:top w:val="single" w:sz="4" w:space="0" w:color="auto"/>
              <w:bottom w:val="single" w:sz="4" w:space="0" w:color="auto"/>
            </w:tcBorders>
            <w:vAlign w:val="bottom"/>
          </w:tcPr>
          <w:p w14:paraId="26E9D264" w14:textId="77777777" w:rsidR="00546BC3" w:rsidRDefault="00546BC3">
            <w:pPr>
              <w:jc w:val="center"/>
              <w:rPr>
                <w:bCs/>
                <w:sz w:val="32"/>
              </w:rPr>
            </w:pPr>
            <w:r>
              <w:rPr>
                <w:rFonts w:hint="eastAsia"/>
                <w:bCs/>
                <w:sz w:val="32"/>
              </w:rPr>
              <w:t>郑伊轮</w:t>
            </w:r>
          </w:p>
        </w:tc>
        <w:tc>
          <w:tcPr>
            <w:tcW w:w="1620" w:type="dxa"/>
            <w:tcBorders>
              <w:top w:val="single" w:sz="4" w:space="0" w:color="auto"/>
            </w:tcBorders>
            <w:vAlign w:val="center"/>
          </w:tcPr>
          <w:p w14:paraId="73390DE2" w14:textId="77777777" w:rsidR="00546BC3" w:rsidRDefault="00546BC3">
            <w:pPr>
              <w:jc w:val="center"/>
              <w:rPr>
                <w:b/>
                <w:bCs/>
                <w:sz w:val="32"/>
              </w:rPr>
            </w:pPr>
            <w:r>
              <w:rPr>
                <w:rFonts w:hint="eastAsia"/>
                <w:b/>
                <w:bCs/>
                <w:sz w:val="32"/>
              </w:rPr>
              <w:t>职</w:t>
            </w:r>
            <w:r>
              <w:rPr>
                <w:rFonts w:hint="eastAsia"/>
                <w:b/>
                <w:bCs/>
                <w:sz w:val="32"/>
              </w:rPr>
              <w:t xml:space="preserve">    </w:t>
            </w:r>
            <w:r>
              <w:rPr>
                <w:rFonts w:hint="eastAsia"/>
                <w:b/>
                <w:bCs/>
                <w:sz w:val="32"/>
              </w:rPr>
              <w:t>称</w:t>
            </w:r>
          </w:p>
        </w:tc>
        <w:tc>
          <w:tcPr>
            <w:tcW w:w="1620" w:type="dxa"/>
            <w:tcBorders>
              <w:top w:val="single" w:sz="4" w:space="0" w:color="auto"/>
              <w:bottom w:val="single" w:sz="4" w:space="0" w:color="auto"/>
            </w:tcBorders>
            <w:vAlign w:val="bottom"/>
          </w:tcPr>
          <w:p w14:paraId="6ED682D9" w14:textId="77777777" w:rsidR="00546BC3" w:rsidRDefault="00546BC3">
            <w:pPr>
              <w:jc w:val="center"/>
              <w:rPr>
                <w:bCs/>
                <w:sz w:val="32"/>
              </w:rPr>
            </w:pPr>
            <w:r>
              <w:rPr>
                <w:rFonts w:hint="eastAsia"/>
                <w:bCs/>
                <w:sz w:val="32"/>
              </w:rPr>
              <w:t>其他中级</w:t>
            </w:r>
          </w:p>
        </w:tc>
      </w:tr>
      <w:tr w:rsidR="00000000" w14:paraId="31E6F589" w14:textId="77777777">
        <w:trPr>
          <w:trHeight w:val="454"/>
          <w:jc w:val="center"/>
        </w:trPr>
        <w:tc>
          <w:tcPr>
            <w:tcW w:w="1620" w:type="dxa"/>
            <w:vAlign w:val="bottom"/>
          </w:tcPr>
          <w:p w14:paraId="1A21030B" w14:textId="77777777" w:rsidR="00546BC3" w:rsidRDefault="00546BC3">
            <w:pPr>
              <w:jc w:val="center"/>
              <w:rPr>
                <w:b/>
                <w:bCs/>
                <w:sz w:val="32"/>
              </w:rPr>
            </w:pPr>
            <w:r>
              <w:rPr>
                <w:rFonts w:hint="eastAsia"/>
                <w:b/>
                <w:bCs/>
                <w:sz w:val="32"/>
              </w:rPr>
              <w:t>提交时间</w:t>
            </w:r>
          </w:p>
        </w:tc>
        <w:tc>
          <w:tcPr>
            <w:tcW w:w="5040" w:type="dxa"/>
            <w:gridSpan w:val="3"/>
            <w:tcBorders>
              <w:bottom w:val="single" w:sz="4" w:space="0" w:color="auto"/>
            </w:tcBorders>
            <w:vAlign w:val="bottom"/>
          </w:tcPr>
          <w:p w14:paraId="7F7E78A3" w14:textId="77777777" w:rsidR="00546BC3" w:rsidRDefault="00546BC3">
            <w:pPr>
              <w:jc w:val="center"/>
              <w:rPr>
                <w:bCs/>
                <w:sz w:val="32"/>
              </w:rPr>
            </w:pPr>
          </w:p>
        </w:tc>
      </w:tr>
    </w:tbl>
    <w:p w14:paraId="0466470A" w14:textId="77777777" w:rsidR="00546BC3" w:rsidRDefault="00546BC3">
      <w:pPr>
        <w:adjustRightInd w:val="0"/>
        <w:snapToGrid w:val="0"/>
        <w:spacing w:line="480" w:lineRule="exact"/>
        <w:ind w:firstLineChars="50" w:firstLine="160"/>
        <w:jc w:val="center"/>
        <w:rPr>
          <w:sz w:val="32"/>
        </w:rPr>
        <w:sectPr w:rsidR="00000000">
          <w:headerReference w:type="even" r:id="rId11"/>
          <w:headerReference w:type="default" r:id="rId12"/>
          <w:footerReference w:type="even" r:id="rId13"/>
          <w:footerReference w:type="default" r:id="rId14"/>
          <w:headerReference w:type="first" r:id="rId15"/>
          <w:footerReference w:type="first" r:id="rId16"/>
          <w:pgSz w:w="11906" w:h="16838"/>
          <w:pgMar w:top="1871" w:right="1417" w:bottom="1531" w:left="1417" w:header="1474" w:footer="1134" w:gutter="283"/>
          <w:pgNumType w:fmt="numberInDash" w:start="1"/>
          <w:cols w:space="720"/>
          <w:docGrid w:type="lines" w:linePitch="313"/>
        </w:sectPr>
      </w:pPr>
      <w:bookmarkStart w:id="5" w:name="_Toc16668"/>
    </w:p>
    <w:p w14:paraId="62BFFBEF" w14:textId="77777777" w:rsidR="00546BC3" w:rsidRDefault="00546BC3">
      <w:pPr>
        <w:snapToGrid w:val="0"/>
        <w:spacing w:line="360" w:lineRule="auto"/>
        <w:jc w:val="center"/>
        <w:rPr>
          <w:rFonts w:eastAsia="黑体"/>
          <w:snapToGrid w:val="0"/>
          <w:sz w:val="36"/>
          <w:szCs w:val="30"/>
        </w:rPr>
      </w:pPr>
      <w:bookmarkStart w:id="6" w:name="_Toc25728"/>
      <w:bookmarkStart w:id="7" w:name="_Toc25500"/>
      <w:bookmarkStart w:id="8" w:name="_Toc28390"/>
      <w:r>
        <w:rPr>
          <w:rFonts w:eastAsia="黑体" w:hint="eastAsia"/>
          <w:snapToGrid w:val="0"/>
          <w:sz w:val="36"/>
          <w:szCs w:val="30"/>
        </w:rPr>
        <w:t>助农东西山微信小程序系统设计与实现</w:t>
      </w:r>
    </w:p>
    <w:p w14:paraId="7A30ED97" w14:textId="77777777" w:rsidR="00546BC3" w:rsidRDefault="00546BC3">
      <w:pPr>
        <w:snapToGrid w:val="0"/>
        <w:spacing w:line="360" w:lineRule="auto"/>
        <w:jc w:val="center"/>
        <w:rPr>
          <w:snapToGrid w:val="0"/>
          <w:sz w:val="24"/>
        </w:rPr>
      </w:pPr>
      <w:r>
        <w:rPr>
          <w:rFonts w:eastAsia="黑体" w:hint="eastAsia"/>
          <w:snapToGrid w:val="0"/>
          <w:sz w:val="24"/>
          <w:szCs w:val="30"/>
        </w:rPr>
        <w:t>摘</w:t>
      </w:r>
      <w:r>
        <w:rPr>
          <w:rFonts w:eastAsia="黑体" w:hint="eastAsia"/>
          <w:snapToGrid w:val="0"/>
          <w:sz w:val="24"/>
          <w:szCs w:val="30"/>
        </w:rPr>
        <w:t xml:space="preserve">  </w:t>
      </w:r>
      <w:r>
        <w:rPr>
          <w:rFonts w:eastAsia="黑体" w:hint="eastAsia"/>
          <w:snapToGrid w:val="0"/>
          <w:sz w:val="24"/>
          <w:szCs w:val="30"/>
        </w:rPr>
        <w:t>要</w:t>
      </w:r>
    </w:p>
    <w:p w14:paraId="4217BE07" w14:textId="77777777" w:rsidR="00546BC3" w:rsidRDefault="00546BC3">
      <w:pPr>
        <w:snapToGrid w:val="0"/>
        <w:spacing w:line="360" w:lineRule="auto"/>
        <w:ind w:firstLineChars="200" w:firstLine="480"/>
        <w:rPr>
          <w:snapToGrid w:val="0"/>
          <w:sz w:val="24"/>
        </w:rPr>
      </w:pPr>
      <w:r>
        <w:rPr>
          <w:rFonts w:hint="eastAsia"/>
          <w:snapToGrid w:val="0"/>
          <w:sz w:val="24"/>
        </w:rPr>
        <w:t>中国作为农业大国，正面临从传统农业向现代农业转型的压力，消费者对食品安全和品质的要求也在日益提高。在“互联网</w:t>
      </w:r>
      <w:r>
        <w:rPr>
          <w:rFonts w:hint="eastAsia"/>
          <w:snapToGrid w:val="0"/>
          <w:sz w:val="24"/>
        </w:rPr>
        <w:t>+</w:t>
      </w:r>
      <w:r>
        <w:rPr>
          <w:rFonts w:hint="eastAsia"/>
          <w:snapToGrid w:val="0"/>
          <w:sz w:val="24"/>
        </w:rPr>
        <w:t>”战略的推动下，微信小程序作为新兴的电子商务模式，为农产品销售提供了新的机遇。国内外农产品电商的发展现状显示，电子商务已成为推动农业现代化和农民增收的重要途径。为此，本文设计了一个助农东西山微信小程序，旨在通过线上线下相结合的销售模式，提升农产品流通效率，增加农民收入，并满足城市居民对优质农产品的需求。</w:t>
      </w:r>
    </w:p>
    <w:p w14:paraId="23E1FC45" w14:textId="77777777" w:rsidR="00546BC3" w:rsidRDefault="00546BC3">
      <w:pPr>
        <w:snapToGrid w:val="0"/>
        <w:spacing w:line="360" w:lineRule="auto"/>
        <w:ind w:firstLineChars="200" w:firstLine="480"/>
        <w:rPr>
          <w:snapToGrid w:val="0"/>
          <w:sz w:val="24"/>
        </w:rPr>
      </w:pPr>
      <w:r>
        <w:rPr>
          <w:rFonts w:hint="eastAsia"/>
          <w:snapToGrid w:val="0"/>
          <w:sz w:val="24"/>
        </w:rPr>
        <w:t>本文首先介绍了开发本系统需要用到的技术，主要分析了微信小程序端相关技术，包括微信小程序的基本概念、开发环境（微信开发者工具）、原生技术（如</w:t>
      </w:r>
      <w:r>
        <w:rPr>
          <w:rFonts w:hint="eastAsia"/>
          <w:snapToGrid w:val="0"/>
          <w:sz w:val="24"/>
        </w:rPr>
        <w:t>WXML</w:t>
      </w:r>
      <w:r>
        <w:rPr>
          <w:rFonts w:hint="eastAsia"/>
          <w:snapToGrid w:val="0"/>
          <w:sz w:val="24"/>
        </w:rPr>
        <w:t>、</w:t>
      </w:r>
      <w:r>
        <w:rPr>
          <w:rFonts w:hint="eastAsia"/>
          <w:snapToGrid w:val="0"/>
          <w:sz w:val="24"/>
        </w:rPr>
        <w:t>WXSS</w:t>
      </w:r>
      <w:r>
        <w:rPr>
          <w:rFonts w:hint="eastAsia"/>
          <w:snapToGrid w:val="0"/>
          <w:sz w:val="24"/>
        </w:rPr>
        <w:t>、</w:t>
      </w:r>
      <w:r>
        <w:rPr>
          <w:rFonts w:hint="eastAsia"/>
          <w:snapToGrid w:val="0"/>
          <w:sz w:val="24"/>
        </w:rPr>
        <w:t>JavaScript</w:t>
      </w:r>
      <w:r>
        <w:rPr>
          <w:rFonts w:hint="eastAsia"/>
          <w:snapToGrid w:val="0"/>
          <w:sz w:val="24"/>
        </w:rPr>
        <w:t>等）。接着对系统进行了全面的需求分析，从技术、经济和操作三个角度评估了系统的可行性，并详细描述了系统的功能性需求和非功能性需求。在需求分析的基础上对系统进行了总体设计，概述了系统设计的原则、总体架构以及核心功能模块的设计，并详细阐述了数据库的概念设计、逻辑设计和表设计。在后端实现中，系统采用了</w:t>
      </w:r>
      <w:r>
        <w:rPr>
          <w:rFonts w:hint="eastAsia"/>
          <w:snapToGrid w:val="0"/>
          <w:sz w:val="24"/>
        </w:rPr>
        <w:t>SpringBoot</w:t>
      </w:r>
      <w:r>
        <w:rPr>
          <w:rFonts w:hint="eastAsia"/>
          <w:snapToGrid w:val="0"/>
          <w:sz w:val="24"/>
        </w:rPr>
        <w:t>和</w:t>
      </w:r>
      <w:r>
        <w:rPr>
          <w:rFonts w:hint="eastAsia"/>
          <w:snapToGrid w:val="0"/>
          <w:sz w:val="24"/>
        </w:rPr>
        <w:t>Mybatis</w:t>
      </w:r>
      <w:r>
        <w:rPr>
          <w:rFonts w:hint="eastAsia"/>
          <w:snapToGrid w:val="0"/>
          <w:sz w:val="24"/>
        </w:rPr>
        <w:t>框架，确保了系统的稳定性、可扩展性和可维护性，并且基于该框架，以农产品购买和搜索模块为例，展示了系统的具体实现过程，包括关键代码片段和实现逻辑。最后对系统进行了功能性测试，确保系统能够实现农产品的全面展示、在线浏览、购买以及搜索等核心功能，并且运行稳定，满足用户需求。</w:t>
      </w:r>
    </w:p>
    <w:p w14:paraId="2F97A1DC" w14:textId="77777777" w:rsidR="00546BC3" w:rsidRDefault="00546BC3">
      <w:pPr>
        <w:snapToGrid w:val="0"/>
        <w:spacing w:line="360" w:lineRule="auto"/>
        <w:ind w:firstLineChars="200" w:firstLine="482"/>
        <w:rPr>
          <w:rStyle w:val="aff0"/>
          <w:snapToGrid w:val="0"/>
          <w:sz w:val="24"/>
          <w:szCs w:val="24"/>
        </w:rPr>
      </w:pPr>
      <w:r>
        <w:rPr>
          <w:rFonts w:hint="eastAsia"/>
          <w:b/>
          <w:snapToGrid w:val="0"/>
          <w:sz w:val="24"/>
        </w:rPr>
        <w:t>关键词：</w:t>
      </w:r>
      <w:r>
        <w:rPr>
          <w:rFonts w:hint="eastAsia"/>
          <w:snapToGrid w:val="0"/>
          <w:kern w:val="44"/>
          <w:sz w:val="24"/>
        </w:rPr>
        <w:t>农产品；微信小程序；电商；</w:t>
      </w:r>
      <w:r>
        <w:rPr>
          <w:rFonts w:hint="eastAsia"/>
          <w:snapToGrid w:val="0"/>
          <w:kern w:val="44"/>
          <w:sz w:val="24"/>
        </w:rPr>
        <w:t>SpringBoot</w:t>
      </w:r>
      <w:r>
        <w:rPr>
          <w:rFonts w:hint="eastAsia"/>
          <w:snapToGrid w:val="0"/>
          <w:kern w:val="44"/>
          <w:sz w:val="24"/>
        </w:rPr>
        <w:t>框架</w:t>
      </w:r>
    </w:p>
    <w:p w14:paraId="672930A3" w14:textId="77777777" w:rsidR="00546BC3" w:rsidRDefault="00546BC3">
      <w:pPr>
        <w:spacing w:line="360" w:lineRule="auto"/>
        <w:jc w:val="center"/>
        <w:rPr>
          <w:b/>
          <w:bCs/>
          <w:sz w:val="36"/>
          <w:szCs w:val="36"/>
        </w:rPr>
      </w:pPr>
      <w:r>
        <w:rPr>
          <w:rFonts w:hint="eastAsia"/>
        </w:rPr>
        <w:br w:type="page"/>
      </w:r>
      <w:bookmarkStart w:id="9" w:name="_Toc29386"/>
      <w:bookmarkStart w:id="10" w:name="_Toc17386"/>
      <w:bookmarkStart w:id="11" w:name="_Toc24768"/>
      <w:r>
        <w:rPr>
          <w:rFonts w:hint="eastAsia"/>
          <w:b/>
          <w:bCs/>
          <w:sz w:val="36"/>
          <w:szCs w:val="36"/>
        </w:rPr>
        <w:t>Design and implementation of wechat mini program system for Nongdongshan</w:t>
      </w:r>
    </w:p>
    <w:p w14:paraId="323BD480" w14:textId="77777777" w:rsidR="00546BC3" w:rsidRDefault="00546BC3">
      <w:pPr>
        <w:spacing w:line="360" w:lineRule="auto"/>
        <w:jc w:val="center"/>
        <w:rPr>
          <w:rFonts w:eastAsia="黑体"/>
          <w:b/>
          <w:snapToGrid w:val="0"/>
          <w:sz w:val="24"/>
        </w:rPr>
      </w:pPr>
      <w:r>
        <w:rPr>
          <w:rFonts w:eastAsia="黑体"/>
          <w:b/>
          <w:snapToGrid w:val="0"/>
          <w:sz w:val="24"/>
        </w:rPr>
        <w:t>A</w:t>
      </w:r>
      <w:r>
        <w:rPr>
          <w:rFonts w:eastAsia="黑体" w:hint="eastAsia"/>
          <w:b/>
          <w:snapToGrid w:val="0"/>
          <w:sz w:val="24"/>
        </w:rPr>
        <w:t>BSTRACT</w:t>
      </w:r>
      <w:bookmarkEnd w:id="9"/>
      <w:bookmarkEnd w:id="10"/>
      <w:bookmarkEnd w:id="11"/>
    </w:p>
    <w:p w14:paraId="3C5412EF" w14:textId="77777777" w:rsidR="00546BC3" w:rsidRDefault="00546BC3">
      <w:pPr>
        <w:snapToGrid w:val="0"/>
        <w:spacing w:line="360" w:lineRule="auto"/>
        <w:ind w:firstLineChars="200" w:firstLine="480"/>
        <w:rPr>
          <w:snapToGrid w:val="0"/>
          <w:kern w:val="44"/>
          <w:sz w:val="24"/>
        </w:rPr>
      </w:pPr>
      <w:r>
        <w:rPr>
          <w:rFonts w:hint="eastAsia"/>
          <w:snapToGrid w:val="0"/>
          <w:kern w:val="44"/>
          <w:sz w:val="24"/>
        </w:rPr>
        <w:t>As a big agricultural country, China is facing the pressure of transforming from traditional agriculture to modern agriculture, and consumers' requirements for food safety and quality are also increasing. Driven by the "Internet +" strategy, WeChat applets, as a new e-commerce mode, provide new opportunities for agricultural products sales. The development of e-commerce for agricultural products at home and abroad shows that e-commerce has become an important way to promote agricultural modernizatio</w:t>
      </w:r>
      <w:r>
        <w:rPr>
          <w:rFonts w:hint="eastAsia"/>
          <w:snapToGrid w:val="0"/>
          <w:kern w:val="44"/>
          <w:sz w:val="24"/>
        </w:rPr>
        <w:t>n and increase farmers' income. For this reason, this thesis designs a small program of WeChat for helping farmers, which aims to improve the circulation efficiency of agricultural products, increase farmers' income and meet the demand of urban residents for high-quality agricultural products through online and offline sales mode.</w:t>
      </w:r>
    </w:p>
    <w:p w14:paraId="00672BE7" w14:textId="77777777" w:rsidR="00546BC3" w:rsidRDefault="00546BC3">
      <w:pPr>
        <w:snapToGrid w:val="0"/>
        <w:spacing w:line="360" w:lineRule="auto"/>
        <w:ind w:firstLineChars="200" w:firstLine="480"/>
        <w:rPr>
          <w:snapToGrid w:val="0"/>
          <w:kern w:val="44"/>
          <w:sz w:val="24"/>
        </w:rPr>
      </w:pPr>
      <w:r>
        <w:rPr>
          <w:rFonts w:hint="eastAsia"/>
          <w:snapToGrid w:val="0"/>
          <w:kern w:val="44"/>
          <w:sz w:val="24"/>
        </w:rPr>
        <w:t>This thesis first introduces the technology needed to develop this system, and mainly analyzes the related technologies of WeChat applet, including the basic concept of WeChat app</w:t>
      </w:r>
      <w:r>
        <w:rPr>
          <w:rFonts w:hint="eastAsia"/>
          <w:snapToGrid w:val="0"/>
          <w:kern w:val="44"/>
          <w:sz w:val="24"/>
        </w:rPr>
        <w:t>let, development environment (WeChat developer tool), native technology (such as WXML, WXSS, JavaScript, etc.). Then the system is analyzed comprehensively, and the feasibility of the system is evaluated from three aspects of technology, economy and operation, and the functional and non-functional requirements of the system are described in detail. On the basis of requirement analysis, the overall design of the system is carried out, the design principle, overall structure and the design of the core functio</w:t>
      </w:r>
      <w:r>
        <w:rPr>
          <w:rFonts w:hint="eastAsia"/>
          <w:snapToGrid w:val="0"/>
          <w:kern w:val="44"/>
          <w:sz w:val="24"/>
        </w:rPr>
        <w:t>n module of the system are summarized, and the concept design, logic design and table design of the database are elaborated in detail. In the back-end implementation, the system adopts SpringBoot and Mybatis framework to ensure the stability, extensibility and maintainability of the system. Based on the framework, taking the agricultural product purchase and search module as an example, the concrete implementation process of the system is shown, including key code fragments and implementation logic. Finally</w:t>
      </w:r>
      <w:r>
        <w:rPr>
          <w:rFonts w:hint="eastAsia"/>
          <w:snapToGrid w:val="0"/>
          <w:kern w:val="44"/>
          <w:sz w:val="24"/>
        </w:rPr>
        <w:t>, the functional test of the system is carried out to ensure that the system can realize the core functions of comprehensive display, online browsing, purchasing and searching of agricultural products, and runs stably to meet the needs of users.</w:t>
      </w:r>
    </w:p>
    <w:p w14:paraId="110BDE90" w14:textId="77777777" w:rsidR="00546BC3" w:rsidRDefault="00546BC3">
      <w:pPr>
        <w:snapToGrid w:val="0"/>
        <w:spacing w:line="360" w:lineRule="auto"/>
        <w:ind w:firstLineChars="200" w:firstLine="482"/>
        <w:rPr>
          <w:rStyle w:val="aff0"/>
          <w:snapToGrid w:val="0"/>
          <w:sz w:val="24"/>
          <w:szCs w:val="24"/>
        </w:rPr>
      </w:pPr>
      <w:r>
        <w:rPr>
          <w:b/>
          <w:bCs/>
          <w:snapToGrid w:val="0"/>
          <w:sz w:val="24"/>
        </w:rPr>
        <w:t>Keywords:</w:t>
      </w:r>
      <w:r>
        <w:rPr>
          <w:rFonts w:hint="eastAsia"/>
          <w:sz w:val="24"/>
          <w:lang w:eastAsia="zh-Hans"/>
        </w:rPr>
        <w:t>agricultural</w:t>
      </w:r>
      <w:r>
        <w:rPr>
          <w:rFonts w:hint="eastAsia"/>
          <w:sz w:val="24"/>
        </w:rPr>
        <w:t xml:space="preserve"> product;WeChat applets;E-commerce;SpringBoot Framework</w:t>
      </w:r>
    </w:p>
    <w:p w14:paraId="0F660326" w14:textId="77777777" w:rsidR="00546BC3" w:rsidRDefault="00546BC3">
      <w:pPr>
        <w:snapToGrid w:val="0"/>
        <w:spacing w:line="360" w:lineRule="auto"/>
        <w:jc w:val="center"/>
        <w:rPr>
          <w:snapToGrid w:val="0"/>
          <w:sz w:val="28"/>
          <w:szCs w:val="30"/>
        </w:rPr>
      </w:pPr>
      <w:r>
        <w:rPr>
          <w:rFonts w:hint="eastAsia"/>
          <w:snapToGrid w:val="0"/>
        </w:rPr>
        <w:br w:type="page"/>
      </w:r>
      <w:r>
        <w:rPr>
          <w:rFonts w:hint="eastAsia"/>
          <w:snapToGrid w:val="0"/>
          <w:sz w:val="28"/>
          <w:szCs w:val="30"/>
        </w:rPr>
        <w:t>目</w:t>
      </w:r>
      <w:r>
        <w:rPr>
          <w:rFonts w:hint="eastAsia"/>
          <w:snapToGrid w:val="0"/>
          <w:sz w:val="28"/>
          <w:szCs w:val="30"/>
        </w:rPr>
        <w:t xml:space="preserve">  </w:t>
      </w:r>
      <w:r>
        <w:rPr>
          <w:rFonts w:hint="eastAsia"/>
          <w:snapToGrid w:val="0"/>
          <w:sz w:val="28"/>
          <w:szCs w:val="30"/>
        </w:rPr>
        <w:t>录</w:t>
      </w:r>
    </w:p>
    <w:bookmarkStart w:id="12" w:name="_Toc17858"/>
    <w:p w14:paraId="57937990" w14:textId="77777777" w:rsidR="00546BC3" w:rsidRDefault="00546BC3">
      <w:pPr>
        <w:pStyle w:val="TOC1"/>
        <w:tabs>
          <w:tab w:val="right" w:leader="dot" w:pos="8789"/>
        </w:tabs>
        <w:spacing w:line="360" w:lineRule="auto"/>
        <w:rPr>
          <w:sz w:val="28"/>
          <w:szCs w:val="28"/>
        </w:rPr>
      </w:pPr>
      <w:r>
        <w:rPr>
          <w:snapToGrid w:val="0"/>
          <w:sz w:val="28"/>
          <w:szCs w:val="28"/>
        </w:rPr>
        <w:fldChar w:fldCharType="begin"/>
      </w:r>
      <w:r>
        <w:rPr>
          <w:snapToGrid w:val="0"/>
          <w:sz w:val="28"/>
          <w:szCs w:val="28"/>
        </w:rPr>
        <w:instrText xml:space="preserve">TOC \o "1-3" \h \u </w:instrText>
      </w:r>
      <w:r>
        <w:rPr>
          <w:snapToGrid w:val="0"/>
          <w:sz w:val="28"/>
          <w:szCs w:val="28"/>
        </w:rPr>
        <w:fldChar w:fldCharType="separate"/>
      </w:r>
      <w:hyperlink w:anchor="_Toc16585" w:history="1">
        <w:r>
          <w:rPr>
            <w:rFonts w:ascii="黑体" w:eastAsia="黑体" w:hAnsi="黑体" w:cs="黑体" w:hint="eastAsia"/>
            <w:snapToGrid w:val="0"/>
            <w:sz w:val="28"/>
            <w:szCs w:val="28"/>
            <w:shd w:val="clear" w:color="auto" w:fill="FFFFFF"/>
          </w:rPr>
          <w:t>第</w:t>
        </w:r>
        <w:r>
          <w:rPr>
            <w:rFonts w:ascii="黑体" w:eastAsia="黑体" w:hAnsi="黑体" w:cs="黑体" w:hint="eastAsia"/>
            <w:snapToGrid w:val="0"/>
            <w:sz w:val="28"/>
            <w:szCs w:val="28"/>
            <w:shd w:val="clear" w:color="auto" w:fill="FFFFFF"/>
          </w:rPr>
          <w:t>1</w:t>
        </w:r>
        <w:r>
          <w:rPr>
            <w:rFonts w:ascii="黑体" w:eastAsia="黑体" w:hAnsi="黑体" w:cs="黑体" w:hint="eastAsia"/>
            <w:snapToGrid w:val="0"/>
            <w:sz w:val="28"/>
            <w:szCs w:val="28"/>
            <w:shd w:val="clear" w:color="auto" w:fill="FFFFFF"/>
          </w:rPr>
          <w:t>章</w:t>
        </w:r>
        <w:r>
          <w:rPr>
            <w:rFonts w:ascii="黑体" w:eastAsia="黑体" w:hAnsi="黑体" w:cs="黑体" w:hint="eastAsia"/>
            <w:snapToGrid w:val="0"/>
            <w:sz w:val="28"/>
            <w:szCs w:val="28"/>
            <w:shd w:val="clear" w:color="auto" w:fill="FFFFFF"/>
          </w:rPr>
          <w:t xml:space="preserve"> </w:t>
        </w:r>
        <w:r>
          <w:rPr>
            <w:rFonts w:ascii="黑体" w:eastAsia="黑体" w:hAnsi="黑体" w:cs="黑体" w:hint="eastAsia"/>
            <w:snapToGrid w:val="0"/>
            <w:sz w:val="28"/>
            <w:szCs w:val="28"/>
            <w:shd w:val="clear" w:color="auto" w:fill="FFFFFF"/>
          </w:rPr>
          <w:t>绪论</w:t>
        </w:r>
        <w:r>
          <w:rPr>
            <w:rFonts w:ascii="黑体" w:eastAsia="黑体" w:hAnsi="黑体" w:cs="黑体" w:hint="eastAsia"/>
            <w:sz w:val="28"/>
            <w:szCs w:val="28"/>
          </w:rPr>
          <w:tab/>
        </w:r>
        <w:r>
          <w:rPr>
            <w:rFonts w:eastAsia="黑体"/>
            <w:sz w:val="28"/>
            <w:szCs w:val="28"/>
          </w:rPr>
          <w:fldChar w:fldCharType="begin"/>
        </w:r>
        <w:r>
          <w:rPr>
            <w:rFonts w:eastAsia="黑体"/>
            <w:sz w:val="28"/>
            <w:szCs w:val="28"/>
          </w:rPr>
          <w:instrText xml:space="preserve"> PAGEREF _Toc16585 \h </w:instrText>
        </w:r>
        <w:r>
          <w:rPr>
            <w:rFonts w:eastAsia="黑体"/>
            <w:sz w:val="28"/>
            <w:szCs w:val="28"/>
          </w:rPr>
          <w:fldChar w:fldCharType="separate"/>
        </w:r>
        <w:r>
          <w:rPr>
            <w:rFonts w:eastAsia="黑体"/>
            <w:sz w:val="28"/>
            <w:szCs w:val="28"/>
          </w:rPr>
          <w:t>1</w:t>
        </w:r>
        <w:r>
          <w:rPr>
            <w:rFonts w:eastAsia="黑体"/>
            <w:sz w:val="28"/>
            <w:szCs w:val="28"/>
          </w:rPr>
          <w:fldChar w:fldCharType="end"/>
        </w:r>
      </w:hyperlink>
    </w:p>
    <w:p w14:paraId="4FAB7484" w14:textId="77777777" w:rsidR="00546BC3" w:rsidRDefault="00546BC3">
      <w:pPr>
        <w:pStyle w:val="TOC2"/>
        <w:tabs>
          <w:tab w:val="right" w:leader="dot" w:pos="8789"/>
        </w:tabs>
        <w:spacing w:line="360" w:lineRule="auto"/>
        <w:rPr>
          <w:sz w:val="28"/>
          <w:szCs w:val="28"/>
        </w:rPr>
      </w:pPr>
      <w:hyperlink w:anchor="_Toc27782" w:history="1">
        <w:r>
          <w:rPr>
            <w:rFonts w:hint="eastAsia"/>
            <w:snapToGrid w:val="0"/>
            <w:sz w:val="28"/>
            <w:szCs w:val="28"/>
            <w:shd w:val="clear" w:color="auto" w:fill="FFFFFF"/>
          </w:rPr>
          <w:t>第</w:t>
        </w:r>
        <w:r>
          <w:rPr>
            <w:rFonts w:hint="eastAsia"/>
            <w:snapToGrid w:val="0"/>
            <w:sz w:val="28"/>
            <w:szCs w:val="28"/>
            <w:shd w:val="clear" w:color="auto" w:fill="FFFFFF"/>
          </w:rPr>
          <w:t>1</w:t>
        </w:r>
        <w:r>
          <w:rPr>
            <w:snapToGrid w:val="0"/>
            <w:sz w:val="28"/>
            <w:szCs w:val="28"/>
            <w:shd w:val="clear" w:color="auto" w:fill="FFFFFF"/>
          </w:rPr>
          <w:t>.1</w:t>
        </w:r>
        <w:r>
          <w:rPr>
            <w:rFonts w:hint="eastAsia"/>
            <w:snapToGrid w:val="0"/>
            <w:sz w:val="28"/>
            <w:szCs w:val="28"/>
            <w:shd w:val="clear" w:color="auto" w:fill="FFFFFF"/>
          </w:rPr>
          <w:t>节</w:t>
        </w:r>
        <w:r>
          <w:rPr>
            <w:rFonts w:hint="eastAsia"/>
            <w:snapToGrid w:val="0"/>
            <w:sz w:val="28"/>
            <w:szCs w:val="28"/>
            <w:shd w:val="clear" w:color="auto" w:fill="FFFFFF"/>
          </w:rPr>
          <w:t xml:space="preserve"> </w:t>
        </w:r>
        <w:r>
          <w:rPr>
            <w:rFonts w:hint="eastAsia"/>
            <w:snapToGrid w:val="0"/>
            <w:sz w:val="28"/>
            <w:szCs w:val="28"/>
            <w:shd w:val="clear" w:color="auto" w:fill="FFFFFF"/>
          </w:rPr>
          <w:t>选题背景及意义</w:t>
        </w:r>
        <w:r>
          <w:rPr>
            <w:sz w:val="28"/>
            <w:szCs w:val="28"/>
          </w:rPr>
          <w:tab/>
        </w:r>
        <w:r>
          <w:rPr>
            <w:sz w:val="28"/>
            <w:szCs w:val="28"/>
          </w:rPr>
          <w:fldChar w:fldCharType="begin"/>
        </w:r>
        <w:r>
          <w:rPr>
            <w:sz w:val="28"/>
            <w:szCs w:val="28"/>
          </w:rPr>
          <w:instrText xml:space="preserve"> PAGEREF _Toc27782 \h </w:instrText>
        </w:r>
        <w:r>
          <w:rPr>
            <w:sz w:val="28"/>
            <w:szCs w:val="28"/>
          </w:rPr>
          <w:fldChar w:fldCharType="separate"/>
        </w:r>
        <w:r>
          <w:rPr>
            <w:sz w:val="28"/>
            <w:szCs w:val="28"/>
          </w:rPr>
          <w:t>1</w:t>
        </w:r>
        <w:r>
          <w:rPr>
            <w:sz w:val="28"/>
            <w:szCs w:val="28"/>
          </w:rPr>
          <w:fldChar w:fldCharType="end"/>
        </w:r>
      </w:hyperlink>
    </w:p>
    <w:p w14:paraId="7FA1CAE2" w14:textId="77777777" w:rsidR="00546BC3" w:rsidRDefault="00546BC3">
      <w:pPr>
        <w:pStyle w:val="TOC2"/>
        <w:tabs>
          <w:tab w:val="right" w:leader="dot" w:pos="8789"/>
        </w:tabs>
        <w:spacing w:line="360" w:lineRule="auto"/>
        <w:rPr>
          <w:sz w:val="28"/>
          <w:szCs w:val="28"/>
        </w:rPr>
      </w:pPr>
      <w:hyperlink w:anchor="_Toc18244" w:history="1">
        <w:r>
          <w:rPr>
            <w:rFonts w:hint="eastAsia"/>
            <w:snapToGrid w:val="0"/>
            <w:sz w:val="28"/>
            <w:szCs w:val="28"/>
            <w:shd w:val="clear" w:color="auto" w:fill="FFFFFF"/>
          </w:rPr>
          <w:t>第</w:t>
        </w:r>
        <w:r>
          <w:rPr>
            <w:rFonts w:hint="eastAsia"/>
            <w:snapToGrid w:val="0"/>
            <w:sz w:val="28"/>
            <w:szCs w:val="28"/>
            <w:shd w:val="clear" w:color="auto" w:fill="FFFFFF"/>
          </w:rPr>
          <w:t>1.2</w:t>
        </w:r>
        <w:r>
          <w:rPr>
            <w:rFonts w:hint="eastAsia"/>
            <w:snapToGrid w:val="0"/>
            <w:sz w:val="28"/>
            <w:szCs w:val="28"/>
            <w:shd w:val="clear" w:color="auto" w:fill="FFFFFF"/>
          </w:rPr>
          <w:t>节</w:t>
        </w:r>
        <w:r>
          <w:rPr>
            <w:rFonts w:hint="eastAsia"/>
            <w:snapToGrid w:val="0"/>
            <w:sz w:val="28"/>
            <w:szCs w:val="28"/>
            <w:shd w:val="clear" w:color="auto" w:fill="FFFFFF"/>
          </w:rPr>
          <w:t xml:space="preserve"> </w:t>
        </w:r>
        <w:r>
          <w:rPr>
            <w:rFonts w:hint="eastAsia"/>
            <w:snapToGrid w:val="0"/>
            <w:sz w:val="28"/>
            <w:szCs w:val="28"/>
            <w:shd w:val="clear" w:color="auto" w:fill="FFFFFF"/>
          </w:rPr>
          <w:t>国内外发展现状</w:t>
        </w:r>
        <w:r>
          <w:rPr>
            <w:sz w:val="28"/>
            <w:szCs w:val="28"/>
          </w:rPr>
          <w:tab/>
        </w:r>
        <w:r>
          <w:rPr>
            <w:sz w:val="28"/>
            <w:szCs w:val="28"/>
          </w:rPr>
          <w:fldChar w:fldCharType="begin"/>
        </w:r>
        <w:r>
          <w:rPr>
            <w:sz w:val="28"/>
            <w:szCs w:val="28"/>
          </w:rPr>
          <w:instrText xml:space="preserve"> PAGEREF _Toc18244 \h </w:instrText>
        </w:r>
        <w:r>
          <w:rPr>
            <w:sz w:val="28"/>
            <w:szCs w:val="28"/>
          </w:rPr>
          <w:fldChar w:fldCharType="separate"/>
        </w:r>
        <w:r>
          <w:rPr>
            <w:sz w:val="28"/>
            <w:szCs w:val="28"/>
          </w:rPr>
          <w:t>1</w:t>
        </w:r>
        <w:r>
          <w:rPr>
            <w:sz w:val="28"/>
            <w:szCs w:val="28"/>
          </w:rPr>
          <w:fldChar w:fldCharType="end"/>
        </w:r>
      </w:hyperlink>
    </w:p>
    <w:p w14:paraId="7CF1459F" w14:textId="77777777" w:rsidR="00546BC3" w:rsidRDefault="00546BC3">
      <w:pPr>
        <w:pStyle w:val="TOC3"/>
        <w:tabs>
          <w:tab w:val="right" w:leader="dot" w:pos="8789"/>
        </w:tabs>
        <w:spacing w:line="360" w:lineRule="auto"/>
        <w:rPr>
          <w:sz w:val="28"/>
          <w:szCs w:val="28"/>
        </w:rPr>
      </w:pPr>
      <w:hyperlink w:anchor="_Toc23960" w:history="1">
        <w:r>
          <w:rPr>
            <w:rFonts w:hint="eastAsia"/>
            <w:snapToGrid w:val="0"/>
            <w:sz w:val="28"/>
            <w:szCs w:val="28"/>
            <w:shd w:val="clear" w:color="auto" w:fill="FFFFFF"/>
          </w:rPr>
          <w:t xml:space="preserve">1.2.1 </w:t>
        </w:r>
        <w:r>
          <w:rPr>
            <w:rFonts w:hint="eastAsia"/>
            <w:snapToGrid w:val="0"/>
            <w:sz w:val="28"/>
            <w:szCs w:val="28"/>
            <w:shd w:val="clear" w:color="auto" w:fill="FFFFFF"/>
          </w:rPr>
          <w:t>国外研究现状</w:t>
        </w:r>
        <w:r>
          <w:rPr>
            <w:sz w:val="28"/>
            <w:szCs w:val="28"/>
          </w:rPr>
          <w:tab/>
        </w:r>
        <w:r>
          <w:rPr>
            <w:sz w:val="28"/>
            <w:szCs w:val="28"/>
          </w:rPr>
          <w:fldChar w:fldCharType="begin"/>
        </w:r>
        <w:r>
          <w:rPr>
            <w:sz w:val="28"/>
            <w:szCs w:val="28"/>
          </w:rPr>
          <w:instrText xml:space="preserve"> PAGEREF _Toc23960 \h </w:instrText>
        </w:r>
        <w:r>
          <w:rPr>
            <w:sz w:val="28"/>
            <w:szCs w:val="28"/>
          </w:rPr>
          <w:fldChar w:fldCharType="separate"/>
        </w:r>
        <w:r>
          <w:rPr>
            <w:sz w:val="28"/>
            <w:szCs w:val="28"/>
          </w:rPr>
          <w:t>1</w:t>
        </w:r>
        <w:r>
          <w:rPr>
            <w:sz w:val="28"/>
            <w:szCs w:val="28"/>
          </w:rPr>
          <w:fldChar w:fldCharType="end"/>
        </w:r>
      </w:hyperlink>
    </w:p>
    <w:p w14:paraId="4F08D8D3" w14:textId="77777777" w:rsidR="00546BC3" w:rsidRDefault="00546BC3">
      <w:pPr>
        <w:pStyle w:val="TOC3"/>
        <w:tabs>
          <w:tab w:val="right" w:leader="dot" w:pos="8789"/>
        </w:tabs>
        <w:spacing w:line="360" w:lineRule="auto"/>
        <w:rPr>
          <w:sz w:val="28"/>
          <w:szCs w:val="28"/>
        </w:rPr>
      </w:pPr>
      <w:hyperlink w:anchor="_Toc28799" w:history="1">
        <w:r>
          <w:rPr>
            <w:rFonts w:hint="eastAsia"/>
            <w:snapToGrid w:val="0"/>
            <w:sz w:val="28"/>
            <w:szCs w:val="28"/>
            <w:shd w:val="clear" w:color="auto" w:fill="FFFFFF"/>
          </w:rPr>
          <w:t xml:space="preserve">1.2.2 </w:t>
        </w:r>
        <w:r>
          <w:rPr>
            <w:rFonts w:hint="eastAsia"/>
            <w:snapToGrid w:val="0"/>
            <w:sz w:val="28"/>
            <w:szCs w:val="28"/>
            <w:shd w:val="clear" w:color="auto" w:fill="FFFFFF"/>
          </w:rPr>
          <w:t>国内研究现状</w:t>
        </w:r>
        <w:r>
          <w:rPr>
            <w:sz w:val="28"/>
            <w:szCs w:val="28"/>
          </w:rPr>
          <w:tab/>
        </w:r>
        <w:r>
          <w:rPr>
            <w:sz w:val="28"/>
            <w:szCs w:val="28"/>
          </w:rPr>
          <w:fldChar w:fldCharType="begin"/>
        </w:r>
        <w:r>
          <w:rPr>
            <w:sz w:val="28"/>
            <w:szCs w:val="28"/>
          </w:rPr>
          <w:instrText xml:space="preserve"> PAGEREF _Toc28799 \h </w:instrText>
        </w:r>
        <w:r>
          <w:rPr>
            <w:sz w:val="28"/>
            <w:szCs w:val="28"/>
          </w:rPr>
          <w:fldChar w:fldCharType="separate"/>
        </w:r>
        <w:r>
          <w:rPr>
            <w:sz w:val="28"/>
            <w:szCs w:val="28"/>
          </w:rPr>
          <w:t>2</w:t>
        </w:r>
        <w:r>
          <w:rPr>
            <w:sz w:val="28"/>
            <w:szCs w:val="28"/>
          </w:rPr>
          <w:fldChar w:fldCharType="end"/>
        </w:r>
      </w:hyperlink>
    </w:p>
    <w:p w14:paraId="2172FE6E" w14:textId="77777777" w:rsidR="00546BC3" w:rsidRDefault="00546BC3">
      <w:pPr>
        <w:pStyle w:val="TOC2"/>
        <w:tabs>
          <w:tab w:val="right" w:leader="dot" w:pos="8789"/>
        </w:tabs>
        <w:spacing w:line="360" w:lineRule="auto"/>
        <w:rPr>
          <w:sz w:val="28"/>
          <w:szCs w:val="28"/>
        </w:rPr>
      </w:pPr>
      <w:hyperlink w:anchor="_Toc6971" w:history="1">
        <w:r>
          <w:rPr>
            <w:rFonts w:hint="eastAsia"/>
            <w:snapToGrid w:val="0"/>
            <w:sz w:val="28"/>
            <w:szCs w:val="28"/>
            <w:shd w:val="clear" w:color="auto" w:fill="FFFFFF"/>
          </w:rPr>
          <w:t>第</w:t>
        </w:r>
        <w:r>
          <w:rPr>
            <w:rFonts w:hint="eastAsia"/>
            <w:snapToGrid w:val="0"/>
            <w:sz w:val="28"/>
            <w:szCs w:val="28"/>
            <w:shd w:val="clear" w:color="auto" w:fill="FFFFFF"/>
          </w:rPr>
          <w:t>1.3</w:t>
        </w:r>
        <w:r>
          <w:rPr>
            <w:rFonts w:hint="eastAsia"/>
            <w:snapToGrid w:val="0"/>
            <w:sz w:val="28"/>
            <w:szCs w:val="28"/>
            <w:shd w:val="clear" w:color="auto" w:fill="FFFFFF"/>
          </w:rPr>
          <w:t>节</w:t>
        </w:r>
        <w:r>
          <w:rPr>
            <w:rFonts w:hint="eastAsia"/>
            <w:snapToGrid w:val="0"/>
            <w:sz w:val="28"/>
            <w:szCs w:val="28"/>
            <w:shd w:val="clear" w:color="auto" w:fill="FFFFFF"/>
          </w:rPr>
          <w:t xml:space="preserve"> </w:t>
        </w:r>
        <w:r>
          <w:rPr>
            <w:rFonts w:hint="eastAsia"/>
            <w:snapToGrid w:val="0"/>
            <w:sz w:val="28"/>
            <w:szCs w:val="28"/>
            <w:shd w:val="clear" w:color="auto" w:fill="FFFFFF"/>
          </w:rPr>
          <w:t>课题主要内容</w:t>
        </w:r>
        <w:r>
          <w:rPr>
            <w:sz w:val="28"/>
            <w:szCs w:val="28"/>
          </w:rPr>
          <w:tab/>
        </w:r>
        <w:r>
          <w:rPr>
            <w:sz w:val="28"/>
            <w:szCs w:val="28"/>
          </w:rPr>
          <w:fldChar w:fldCharType="begin"/>
        </w:r>
        <w:r>
          <w:rPr>
            <w:sz w:val="28"/>
            <w:szCs w:val="28"/>
          </w:rPr>
          <w:instrText xml:space="preserve"> PAGEREF _Toc6971 \h </w:instrText>
        </w:r>
        <w:r>
          <w:rPr>
            <w:sz w:val="28"/>
            <w:szCs w:val="28"/>
          </w:rPr>
          <w:fldChar w:fldCharType="separate"/>
        </w:r>
        <w:r>
          <w:rPr>
            <w:sz w:val="28"/>
            <w:szCs w:val="28"/>
          </w:rPr>
          <w:t>2</w:t>
        </w:r>
        <w:r>
          <w:rPr>
            <w:sz w:val="28"/>
            <w:szCs w:val="28"/>
          </w:rPr>
          <w:fldChar w:fldCharType="end"/>
        </w:r>
      </w:hyperlink>
    </w:p>
    <w:p w14:paraId="53978B64" w14:textId="77777777" w:rsidR="00546BC3" w:rsidRDefault="00546BC3">
      <w:pPr>
        <w:pStyle w:val="TOC2"/>
        <w:tabs>
          <w:tab w:val="right" w:leader="dot" w:pos="8789"/>
        </w:tabs>
        <w:spacing w:line="360" w:lineRule="auto"/>
        <w:rPr>
          <w:sz w:val="28"/>
          <w:szCs w:val="28"/>
        </w:rPr>
      </w:pPr>
      <w:hyperlink w:anchor="_Toc23631" w:history="1">
        <w:r>
          <w:rPr>
            <w:rFonts w:hint="eastAsia"/>
            <w:snapToGrid w:val="0"/>
            <w:sz w:val="28"/>
            <w:szCs w:val="28"/>
            <w:shd w:val="clear" w:color="auto" w:fill="FFFFFF"/>
          </w:rPr>
          <w:t>第</w:t>
        </w:r>
        <w:r>
          <w:rPr>
            <w:rFonts w:hint="eastAsia"/>
            <w:snapToGrid w:val="0"/>
            <w:sz w:val="28"/>
            <w:szCs w:val="28"/>
            <w:shd w:val="clear" w:color="auto" w:fill="FFFFFF"/>
          </w:rPr>
          <w:t>1.4</w:t>
        </w:r>
        <w:r>
          <w:rPr>
            <w:rFonts w:hint="eastAsia"/>
            <w:snapToGrid w:val="0"/>
            <w:sz w:val="28"/>
            <w:szCs w:val="28"/>
            <w:shd w:val="clear" w:color="auto" w:fill="FFFFFF"/>
          </w:rPr>
          <w:t>节</w:t>
        </w:r>
        <w:r>
          <w:rPr>
            <w:rFonts w:hint="eastAsia"/>
            <w:snapToGrid w:val="0"/>
            <w:sz w:val="28"/>
            <w:szCs w:val="28"/>
            <w:shd w:val="clear" w:color="auto" w:fill="FFFFFF"/>
          </w:rPr>
          <w:t xml:space="preserve"> </w:t>
        </w:r>
        <w:r>
          <w:rPr>
            <w:rFonts w:hint="eastAsia"/>
            <w:snapToGrid w:val="0"/>
            <w:sz w:val="28"/>
            <w:szCs w:val="28"/>
            <w:shd w:val="clear" w:color="auto" w:fill="FFFFFF"/>
          </w:rPr>
          <w:t>论文组织结构</w:t>
        </w:r>
        <w:r>
          <w:rPr>
            <w:sz w:val="28"/>
            <w:szCs w:val="28"/>
          </w:rPr>
          <w:tab/>
        </w:r>
        <w:r>
          <w:rPr>
            <w:sz w:val="28"/>
            <w:szCs w:val="28"/>
          </w:rPr>
          <w:fldChar w:fldCharType="begin"/>
        </w:r>
        <w:r>
          <w:rPr>
            <w:sz w:val="28"/>
            <w:szCs w:val="28"/>
          </w:rPr>
          <w:instrText xml:space="preserve"> PAGEREF _Toc23631 \h </w:instrText>
        </w:r>
        <w:r>
          <w:rPr>
            <w:sz w:val="28"/>
            <w:szCs w:val="28"/>
          </w:rPr>
          <w:fldChar w:fldCharType="separate"/>
        </w:r>
        <w:r>
          <w:rPr>
            <w:sz w:val="28"/>
            <w:szCs w:val="28"/>
          </w:rPr>
          <w:t>3</w:t>
        </w:r>
        <w:r>
          <w:rPr>
            <w:sz w:val="28"/>
            <w:szCs w:val="28"/>
          </w:rPr>
          <w:fldChar w:fldCharType="end"/>
        </w:r>
      </w:hyperlink>
    </w:p>
    <w:p w14:paraId="77CB5577" w14:textId="77777777" w:rsidR="00546BC3" w:rsidRDefault="00546BC3">
      <w:pPr>
        <w:pStyle w:val="TOC2"/>
        <w:tabs>
          <w:tab w:val="right" w:leader="dot" w:pos="8789"/>
        </w:tabs>
        <w:spacing w:line="360" w:lineRule="auto"/>
        <w:rPr>
          <w:sz w:val="28"/>
          <w:szCs w:val="28"/>
        </w:rPr>
      </w:pPr>
      <w:hyperlink w:anchor="_Toc27366" w:history="1">
        <w:r>
          <w:rPr>
            <w:rFonts w:hint="eastAsia"/>
            <w:sz w:val="28"/>
            <w:szCs w:val="28"/>
          </w:rPr>
          <w:t>第</w:t>
        </w:r>
        <w:r>
          <w:rPr>
            <w:rFonts w:hint="eastAsia"/>
            <w:sz w:val="28"/>
            <w:szCs w:val="28"/>
          </w:rPr>
          <w:t>1</w:t>
        </w:r>
        <w:r>
          <w:rPr>
            <w:sz w:val="28"/>
            <w:szCs w:val="28"/>
          </w:rPr>
          <w:t>.5</w:t>
        </w:r>
        <w:r>
          <w:rPr>
            <w:rFonts w:hint="eastAsia"/>
            <w:sz w:val="28"/>
            <w:szCs w:val="28"/>
          </w:rPr>
          <w:t>节</w:t>
        </w:r>
        <w:r>
          <w:rPr>
            <w:rFonts w:hint="eastAsia"/>
            <w:sz w:val="28"/>
            <w:szCs w:val="28"/>
          </w:rPr>
          <w:t xml:space="preserve"> </w:t>
        </w:r>
        <w:r>
          <w:rPr>
            <w:rFonts w:hint="eastAsia"/>
            <w:sz w:val="28"/>
            <w:szCs w:val="28"/>
          </w:rPr>
          <w:t>本章小结</w:t>
        </w:r>
        <w:r>
          <w:rPr>
            <w:sz w:val="28"/>
            <w:szCs w:val="28"/>
          </w:rPr>
          <w:tab/>
        </w:r>
        <w:r>
          <w:rPr>
            <w:sz w:val="28"/>
            <w:szCs w:val="28"/>
          </w:rPr>
          <w:fldChar w:fldCharType="begin"/>
        </w:r>
        <w:r>
          <w:rPr>
            <w:sz w:val="28"/>
            <w:szCs w:val="28"/>
          </w:rPr>
          <w:instrText xml:space="preserve"> PAGEREF _Toc27366 \h </w:instrText>
        </w:r>
        <w:r>
          <w:rPr>
            <w:sz w:val="28"/>
            <w:szCs w:val="28"/>
          </w:rPr>
          <w:fldChar w:fldCharType="separate"/>
        </w:r>
        <w:r>
          <w:rPr>
            <w:sz w:val="28"/>
            <w:szCs w:val="28"/>
          </w:rPr>
          <w:t>3</w:t>
        </w:r>
        <w:r>
          <w:rPr>
            <w:sz w:val="28"/>
            <w:szCs w:val="28"/>
          </w:rPr>
          <w:fldChar w:fldCharType="end"/>
        </w:r>
      </w:hyperlink>
    </w:p>
    <w:p w14:paraId="4E9AA3C6" w14:textId="77777777" w:rsidR="00546BC3" w:rsidRDefault="00546BC3">
      <w:pPr>
        <w:pStyle w:val="TOC1"/>
        <w:tabs>
          <w:tab w:val="right" w:leader="dot" w:pos="8789"/>
        </w:tabs>
        <w:spacing w:line="360" w:lineRule="auto"/>
        <w:rPr>
          <w:sz w:val="28"/>
          <w:szCs w:val="28"/>
        </w:rPr>
      </w:pPr>
      <w:hyperlink w:anchor="_Toc18584" w:history="1">
        <w:r>
          <w:rPr>
            <w:rFonts w:ascii="黑体" w:eastAsia="黑体" w:hAnsi="黑体" w:cs="黑体" w:hint="eastAsia"/>
            <w:snapToGrid w:val="0"/>
            <w:sz w:val="28"/>
            <w:szCs w:val="28"/>
            <w:shd w:val="clear" w:color="auto" w:fill="FFFFFF"/>
          </w:rPr>
          <w:t>第</w:t>
        </w:r>
        <w:r>
          <w:rPr>
            <w:rFonts w:ascii="黑体" w:eastAsia="黑体" w:hAnsi="黑体" w:cs="黑体" w:hint="eastAsia"/>
            <w:snapToGrid w:val="0"/>
            <w:sz w:val="28"/>
            <w:szCs w:val="28"/>
            <w:shd w:val="clear" w:color="auto" w:fill="FFFFFF"/>
          </w:rPr>
          <w:t>2</w:t>
        </w:r>
        <w:r>
          <w:rPr>
            <w:rFonts w:ascii="黑体" w:eastAsia="黑体" w:hAnsi="黑体" w:cs="黑体" w:hint="eastAsia"/>
            <w:snapToGrid w:val="0"/>
            <w:sz w:val="28"/>
            <w:szCs w:val="28"/>
            <w:shd w:val="clear" w:color="auto" w:fill="FFFFFF"/>
          </w:rPr>
          <w:t>章</w:t>
        </w:r>
        <w:r>
          <w:rPr>
            <w:rFonts w:ascii="黑体" w:eastAsia="黑体" w:hAnsi="黑体" w:cs="黑体" w:hint="eastAsia"/>
            <w:snapToGrid w:val="0"/>
            <w:sz w:val="28"/>
            <w:szCs w:val="28"/>
            <w:shd w:val="clear" w:color="auto" w:fill="FFFFFF"/>
          </w:rPr>
          <w:t xml:space="preserve"> </w:t>
        </w:r>
        <w:r>
          <w:rPr>
            <w:rFonts w:ascii="黑体" w:eastAsia="黑体" w:hAnsi="黑体" w:cs="黑体" w:hint="eastAsia"/>
            <w:snapToGrid w:val="0"/>
            <w:sz w:val="28"/>
            <w:szCs w:val="28"/>
            <w:shd w:val="clear" w:color="auto" w:fill="FFFFFF"/>
          </w:rPr>
          <w:t>相关技术</w:t>
        </w:r>
        <w:r>
          <w:rPr>
            <w:sz w:val="28"/>
            <w:szCs w:val="28"/>
          </w:rPr>
          <w:tab/>
        </w:r>
        <w:r>
          <w:rPr>
            <w:sz w:val="28"/>
            <w:szCs w:val="28"/>
          </w:rPr>
          <w:fldChar w:fldCharType="begin"/>
        </w:r>
        <w:r>
          <w:rPr>
            <w:sz w:val="28"/>
            <w:szCs w:val="28"/>
          </w:rPr>
          <w:instrText xml:space="preserve"> PAGEREF _Toc18584 \h </w:instrText>
        </w:r>
        <w:r>
          <w:rPr>
            <w:sz w:val="28"/>
            <w:szCs w:val="28"/>
          </w:rPr>
          <w:fldChar w:fldCharType="separate"/>
        </w:r>
        <w:r>
          <w:rPr>
            <w:sz w:val="28"/>
            <w:szCs w:val="28"/>
          </w:rPr>
          <w:t>4</w:t>
        </w:r>
        <w:r>
          <w:rPr>
            <w:sz w:val="28"/>
            <w:szCs w:val="28"/>
          </w:rPr>
          <w:fldChar w:fldCharType="end"/>
        </w:r>
      </w:hyperlink>
    </w:p>
    <w:p w14:paraId="1D89D233" w14:textId="77777777" w:rsidR="00546BC3" w:rsidRDefault="00546BC3">
      <w:pPr>
        <w:pStyle w:val="TOC2"/>
        <w:tabs>
          <w:tab w:val="right" w:leader="dot" w:pos="8789"/>
        </w:tabs>
        <w:spacing w:line="360" w:lineRule="auto"/>
        <w:rPr>
          <w:sz w:val="28"/>
          <w:szCs w:val="28"/>
        </w:rPr>
      </w:pPr>
      <w:hyperlink w:anchor="_Toc22093" w:history="1">
        <w:r>
          <w:rPr>
            <w:rFonts w:hint="eastAsia"/>
            <w:snapToGrid w:val="0"/>
            <w:sz w:val="28"/>
            <w:szCs w:val="28"/>
            <w:shd w:val="clear" w:color="auto" w:fill="FFFFFF"/>
          </w:rPr>
          <w:t>第</w:t>
        </w:r>
        <w:r>
          <w:rPr>
            <w:rFonts w:hint="eastAsia"/>
            <w:snapToGrid w:val="0"/>
            <w:sz w:val="28"/>
            <w:szCs w:val="28"/>
            <w:shd w:val="clear" w:color="auto" w:fill="FFFFFF"/>
          </w:rPr>
          <w:t>2.1</w:t>
        </w:r>
        <w:r>
          <w:rPr>
            <w:rFonts w:hint="eastAsia"/>
            <w:snapToGrid w:val="0"/>
            <w:sz w:val="28"/>
            <w:szCs w:val="28"/>
            <w:shd w:val="clear" w:color="auto" w:fill="FFFFFF"/>
          </w:rPr>
          <w:t>节</w:t>
        </w:r>
        <w:r>
          <w:rPr>
            <w:rFonts w:hint="eastAsia"/>
            <w:snapToGrid w:val="0"/>
            <w:sz w:val="28"/>
            <w:szCs w:val="28"/>
            <w:shd w:val="clear" w:color="auto" w:fill="FFFFFF"/>
          </w:rPr>
          <w:t xml:space="preserve"> </w:t>
        </w:r>
        <w:r>
          <w:rPr>
            <w:rFonts w:hint="eastAsia"/>
            <w:snapToGrid w:val="0"/>
            <w:sz w:val="28"/>
            <w:szCs w:val="28"/>
            <w:shd w:val="clear" w:color="auto" w:fill="FFFFFF"/>
          </w:rPr>
          <w:t>微信小程序端相关技术</w:t>
        </w:r>
        <w:r>
          <w:rPr>
            <w:sz w:val="28"/>
            <w:szCs w:val="28"/>
          </w:rPr>
          <w:tab/>
        </w:r>
        <w:r>
          <w:rPr>
            <w:sz w:val="28"/>
            <w:szCs w:val="28"/>
          </w:rPr>
          <w:fldChar w:fldCharType="begin"/>
        </w:r>
        <w:r>
          <w:rPr>
            <w:sz w:val="28"/>
            <w:szCs w:val="28"/>
          </w:rPr>
          <w:instrText xml:space="preserve"> PAGEREF _Toc22093 \h </w:instrText>
        </w:r>
        <w:r>
          <w:rPr>
            <w:sz w:val="28"/>
            <w:szCs w:val="28"/>
          </w:rPr>
          <w:fldChar w:fldCharType="separate"/>
        </w:r>
        <w:r>
          <w:rPr>
            <w:sz w:val="28"/>
            <w:szCs w:val="28"/>
          </w:rPr>
          <w:t>4</w:t>
        </w:r>
        <w:r>
          <w:rPr>
            <w:sz w:val="28"/>
            <w:szCs w:val="28"/>
          </w:rPr>
          <w:fldChar w:fldCharType="end"/>
        </w:r>
      </w:hyperlink>
    </w:p>
    <w:p w14:paraId="4B51BE40" w14:textId="77777777" w:rsidR="00546BC3" w:rsidRDefault="00546BC3">
      <w:pPr>
        <w:pStyle w:val="TOC3"/>
        <w:tabs>
          <w:tab w:val="right" w:leader="dot" w:pos="8789"/>
        </w:tabs>
        <w:spacing w:line="360" w:lineRule="auto"/>
        <w:rPr>
          <w:sz w:val="28"/>
          <w:szCs w:val="28"/>
        </w:rPr>
      </w:pPr>
      <w:hyperlink w:anchor="_Toc12095" w:history="1">
        <w:r>
          <w:rPr>
            <w:rFonts w:hint="eastAsia"/>
            <w:snapToGrid w:val="0"/>
            <w:sz w:val="28"/>
            <w:szCs w:val="28"/>
            <w:shd w:val="clear" w:color="auto" w:fill="FFFFFF"/>
          </w:rPr>
          <w:t xml:space="preserve">2.1.1 </w:t>
        </w:r>
        <w:r>
          <w:rPr>
            <w:rFonts w:hint="eastAsia"/>
            <w:snapToGrid w:val="0"/>
            <w:sz w:val="28"/>
            <w:szCs w:val="28"/>
            <w:shd w:val="clear" w:color="auto" w:fill="FFFFFF"/>
          </w:rPr>
          <w:t>微信小程序</w:t>
        </w:r>
        <w:r>
          <w:rPr>
            <w:sz w:val="28"/>
            <w:szCs w:val="28"/>
          </w:rPr>
          <w:tab/>
        </w:r>
        <w:r>
          <w:rPr>
            <w:sz w:val="28"/>
            <w:szCs w:val="28"/>
          </w:rPr>
          <w:fldChar w:fldCharType="begin"/>
        </w:r>
        <w:r>
          <w:rPr>
            <w:sz w:val="28"/>
            <w:szCs w:val="28"/>
          </w:rPr>
          <w:instrText xml:space="preserve"> PAGEREF _Toc12095 \h </w:instrText>
        </w:r>
        <w:r>
          <w:rPr>
            <w:sz w:val="28"/>
            <w:szCs w:val="28"/>
          </w:rPr>
          <w:fldChar w:fldCharType="separate"/>
        </w:r>
        <w:r>
          <w:rPr>
            <w:sz w:val="28"/>
            <w:szCs w:val="28"/>
          </w:rPr>
          <w:t>4</w:t>
        </w:r>
        <w:r>
          <w:rPr>
            <w:sz w:val="28"/>
            <w:szCs w:val="28"/>
          </w:rPr>
          <w:fldChar w:fldCharType="end"/>
        </w:r>
      </w:hyperlink>
    </w:p>
    <w:p w14:paraId="19FC8148" w14:textId="77777777" w:rsidR="00546BC3" w:rsidRDefault="00546BC3">
      <w:pPr>
        <w:pStyle w:val="TOC3"/>
        <w:tabs>
          <w:tab w:val="right" w:leader="dot" w:pos="8789"/>
        </w:tabs>
        <w:spacing w:line="360" w:lineRule="auto"/>
        <w:rPr>
          <w:sz w:val="28"/>
          <w:szCs w:val="28"/>
        </w:rPr>
      </w:pPr>
      <w:hyperlink w:anchor="_Toc31467" w:history="1">
        <w:r>
          <w:rPr>
            <w:rFonts w:hint="eastAsia"/>
            <w:snapToGrid w:val="0"/>
            <w:sz w:val="28"/>
            <w:szCs w:val="28"/>
            <w:shd w:val="clear" w:color="auto" w:fill="FFFFFF"/>
          </w:rPr>
          <w:t xml:space="preserve">2.1.2 </w:t>
        </w:r>
        <w:r>
          <w:rPr>
            <w:rFonts w:hint="eastAsia"/>
            <w:snapToGrid w:val="0"/>
            <w:sz w:val="28"/>
            <w:szCs w:val="28"/>
            <w:shd w:val="clear" w:color="auto" w:fill="FFFFFF"/>
          </w:rPr>
          <w:t>微信开发者工具</w:t>
        </w:r>
        <w:r>
          <w:rPr>
            <w:sz w:val="28"/>
            <w:szCs w:val="28"/>
          </w:rPr>
          <w:tab/>
        </w:r>
        <w:r>
          <w:rPr>
            <w:sz w:val="28"/>
            <w:szCs w:val="28"/>
          </w:rPr>
          <w:fldChar w:fldCharType="begin"/>
        </w:r>
        <w:r>
          <w:rPr>
            <w:sz w:val="28"/>
            <w:szCs w:val="28"/>
          </w:rPr>
          <w:instrText xml:space="preserve"> PAGEREF _Toc31467 \h </w:instrText>
        </w:r>
        <w:r>
          <w:rPr>
            <w:sz w:val="28"/>
            <w:szCs w:val="28"/>
          </w:rPr>
          <w:fldChar w:fldCharType="separate"/>
        </w:r>
        <w:r>
          <w:rPr>
            <w:sz w:val="28"/>
            <w:szCs w:val="28"/>
          </w:rPr>
          <w:t>4</w:t>
        </w:r>
        <w:r>
          <w:rPr>
            <w:sz w:val="28"/>
            <w:szCs w:val="28"/>
          </w:rPr>
          <w:fldChar w:fldCharType="end"/>
        </w:r>
      </w:hyperlink>
    </w:p>
    <w:p w14:paraId="06F86D71" w14:textId="77777777" w:rsidR="00546BC3" w:rsidRDefault="00546BC3">
      <w:pPr>
        <w:pStyle w:val="TOC3"/>
        <w:tabs>
          <w:tab w:val="right" w:leader="dot" w:pos="8789"/>
        </w:tabs>
        <w:spacing w:line="360" w:lineRule="auto"/>
        <w:rPr>
          <w:sz w:val="28"/>
          <w:szCs w:val="28"/>
        </w:rPr>
      </w:pPr>
      <w:hyperlink w:anchor="_Toc15953" w:history="1">
        <w:r>
          <w:rPr>
            <w:rFonts w:hint="eastAsia"/>
            <w:snapToGrid w:val="0"/>
            <w:sz w:val="28"/>
            <w:szCs w:val="28"/>
            <w:shd w:val="clear" w:color="auto" w:fill="FFFFFF"/>
          </w:rPr>
          <w:t xml:space="preserve">2.1.3 </w:t>
        </w:r>
        <w:r>
          <w:rPr>
            <w:rFonts w:hint="eastAsia"/>
            <w:snapToGrid w:val="0"/>
            <w:sz w:val="28"/>
            <w:szCs w:val="28"/>
            <w:shd w:val="clear" w:color="auto" w:fill="FFFFFF"/>
          </w:rPr>
          <w:t>微信小程序原生框架</w:t>
        </w:r>
        <w:r>
          <w:rPr>
            <w:sz w:val="28"/>
            <w:szCs w:val="28"/>
          </w:rPr>
          <w:tab/>
        </w:r>
        <w:r>
          <w:rPr>
            <w:sz w:val="28"/>
            <w:szCs w:val="28"/>
          </w:rPr>
          <w:fldChar w:fldCharType="begin"/>
        </w:r>
        <w:r>
          <w:rPr>
            <w:sz w:val="28"/>
            <w:szCs w:val="28"/>
          </w:rPr>
          <w:instrText xml:space="preserve"> PAGEREF _Toc15953 \h </w:instrText>
        </w:r>
        <w:r>
          <w:rPr>
            <w:sz w:val="28"/>
            <w:szCs w:val="28"/>
          </w:rPr>
          <w:fldChar w:fldCharType="separate"/>
        </w:r>
        <w:r>
          <w:rPr>
            <w:sz w:val="28"/>
            <w:szCs w:val="28"/>
          </w:rPr>
          <w:t>4</w:t>
        </w:r>
        <w:r>
          <w:rPr>
            <w:sz w:val="28"/>
            <w:szCs w:val="28"/>
          </w:rPr>
          <w:fldChar w:fldCharType="end"/>
        </w:r>
      </w:hyperlink>
    </w:p>
    <w:p w14:paraId="038B4A11" w14:textId="77777777" w:rsidR="00546BC3" w:rsidRDefault="00546BC3">
      <w:pPr>
        <w:pStyle w:val="TOC2"/>
        <w:tabs>
          <w:tab w:val="right" w:leader="dot" w:pos="8789"/>
        </w:tabs>
        <w:spacing w:line="360" w:lineRule="auto"/>
        <w:rPr>
          <w:sz w:val="28"/>
          <w:szCs w:val="28"/>
        </w:rPr>
      </w:pPr>
      <w:hyperlink w:anchor="_Toc17166" w:history="1">
        <w:r>
          <w:rPr>
            <w:rFonts w:hint="eastAsia"/>
            <w:snapToGrid w:val="0"/>
            <w:sz w:val="28"/>
            <w:szCs w:val="28"/>
            <w:shd w:val="clear" w:color="auto" w:fill="FFFFFF"/>
          </w:rPr>
          <w:t>第</w:t>
        </w:r>
        <w:r>
          <w:rPr>
            <w:rFonts w:hint="eastAsia"/>
            <w:snapToGrid w:val="0"/>
            <w:sz w:val="28"/>
            <w:szCs w:val="28"/>
            <w:shd w:val="clear" w:color="auto" w:fill="FFFFFF"/>
          </w:rPr>
          <w:t>2.2</w:t>
        </w:r>
        <w:r>
          <w:rPr>
            <w:rFonts w:hint="eastAsia"/>
            <w:snapToGrid w:val="0"/>
            <w:sz w:val="28"/>
            <w:szCs w:val="28"/>
            <w:shd w:val="clear" w:color="auto" w:fill="FFFFFF"/>
          </w:rPr>
          <w:t>节</w:t>
        </w:r>
        <w:r>
          <w:rPr>
            <w:rFonts w:hint="eastAsia"/>
            <w:snapToGrid w:val="0"/>
            <w:sz w:val="28"/>
            <w:szCs w:val="28"/>
            <w:shd w:val="clear" w:color="auto" w:fill="FFFFFF"/>
          </w:rPr>
          <w:t xml:space="preserve"> </w:t>
        </w:r>
        <w:r>
          <w:rPr>
            <w:rFonts w:hint="eastAsia"/>
            <w:snapToGrid w:val="0"/>
            <w:sz w:val="28"/>
            <w:szCs w:val="28"/>
            <w:shd w:val="clear" w:color="auto" w:fill="FFFFFF"/>
          </w:rPr>
          <w:t>前端相关技术</w:t>
        </w:r>
        <w:r>
          <w:rPr>
            <w:sz w:val="28"/>
            <w:szCs w:val="28"/>
          </w:rPr>
          <w:tab/>
        </w:r>
        <w:r>
          <w:rPr>
            <w:sz w:val="28"/>
            <w:szCs w:val="28"/>
          </w:rPr>
          <w:fldChar w:fldCharType="begin"/>
        </w:r>
        <w:r>
          <w:rPr>
            <w:sz w:val="28"/>
            <w:szCs w:val="28"/>
          </w:rPr>
          <w:instrText xml:space="preserve"> PAGEREF _Toc17166 \h </w:instrText>
        </w:r>
        <w:r>
          <w:rPr>
            <w:sz w:val="28"/>
            <w:szCs w:val="28"/>
          </w:rPr>
          <w:fldChar w:fldCharType="separate"/>
        </w:r>
        <w:r>
          <w:rPr>
            <w:sz w:val="28"/>
            <w:szCs w:val="28"/>
          </w:rPr>
          <w:t>5</w:t>
        </w:r>
        <w:r>
          <w:rPr>
            <w:sz w:val="28"/>
            <w:szCs w:val="28"/>
          </w:rPr>
          <w:fldChar w:fldCharType="end"/>
        </w:r>
      </w:hyperlink>
    </w:p>
    <w:p w14:paraId="11A522A1" w14:textId="77777777" w:rsidR="00546BC3" w:rsidRDefault="00546BC3">
      <w:pPr>
        <w:pStyle w:val="TOC2"/>
        <w:tabs>
          <w:tab w:val="right" w:leader="dot" w:pos="8789"/>
        </w:tabs>
        <w:spacing w:line="360" w:lineRule="auto"/>
        <w:rPr>
          <w:sz w:val="28"/>
          <w:szCs w:val="28"/>
        </w:rPr>
      </w:pPr>
      <w:hyperlink w:anchor="_Toc16761" w:history="1">
        <w:r>
          <w:rPr>
            <w:rFonts w:hint="eastAsia"/>
            <w:snapToGrid w:val="0"/>
            <w:sz w:val="28"/>
            <w:szCs w:val="28"/>
            <w:shd w:val="clear" w:color="auto" w:fill="FFFFFF"/>
          </w:rPr>
          <w:t>第</w:t>
        </w:r>
        <w:r>
          <w:rPr>
            <w:rFonts w:hint="eastAsia"/>
            <w:snapToGrid w:val="0"/>
            <w:sz w:val="28"/>
            <w:szCs w:val="28"/>
            <w:shd w:val="clear" w:color="auto" w:fill="FFFFFF"/>
          </w:rPr>
          <w:t>2.3</w:t>
        </w:r>
        <w:r>
          <w:rPr>
            <w:rFonts w:hint="eastAsia"/>
            <w:snapToGrid w:val="0"/>
            <w:sz w:val="28"/>
            <w:szCs w:val="28"/>
            <w:shd w:val="clear" w:color="auto" w:fill="FFFFFF"/>
          </w:rPr>
          <w:t>节</w:t>
        </w:r>
        <w:r>
          <w:rPr>
            <w:rFonts w:hint="eastAsia"/>
            <w:snapToGrid w:val="0"/>
            <w:sz w:val="28"/>
            <w:szCs w:val="28"/>
            <w:shd w:val="clear" w:color="auto" w:fill="FFFFFF"/>
          </w:rPr>
          <w:t xml:space="preserve"> </w:t>
        </w:r>
        <w:r>
          <w:rPr>
            <w:rFonts w:hint="eastAsia"/>
            <w:snapToGrid w:val="0"/>
            <w:sz w:val="28"/>
            <w:szCs w:val="28"/>
            <w:shd w:val="clear" w:color="auto" w:fill="FFFFFF"/>
          </w:rPr>
          <w:t>后端相关技术</w:t>
        </w:r>
        <w:r>
          <w:rPr>
            <w:sz w:val="28"/>
            <w:szCs w:val="28"/>
          </w:rPr>
          <w:tab/>
        </w:r>
        <w:r>
          <w:rPr>
            <w:sz w:val="28"/>
            <w:szCs w:val="28"/>
          </w:rPr>
          <w:fldChar w:fldCharType="begin"/>
        </w:r>
        <w:r>
          <w:rPr>
            <w:sz w:val="28"/>
            <w:szCs w:val="28"/>
          </w:rPr>
          <w:instrText xml:space="preserve"> PAGEREF _Toc16761 \h </w:instrText>
        </w:r>
        <w:r>
          <w:rPr>
            <w:sz w:val="28"/>
            <w:szCs w:val="28"/>
          </w:rPr>
          <w:fldChar w:fldCharType="separate"/>
        </w:r>
        <w:r>
          <w:rPr>
            <w:sz w:val="28"/>
            <w:szCs w:val="28"/>
          </w:rPr>
          <w:t>5</w:t>
        </w:r>
        <w:r>
          <w:rPr>
            <w:sz w:val="28"/>
            <w:szCs w:val="28"/>
          </w:rPr>
          <w:fldChar w:fldCharType="end"/>
        </w:r>
      </w:hyperlink>
    </w:p>
    <w:p w14:paraId="072E33AA" w14:textId="77777777" w:rsidR="00546BC3" w:rsidRDefault="00546BC3">
      <w:pPr>
        <w:pStyle w:val="TOC3"/>
        <w:tabs>
          <w:tab w:val="right" w:leader="dot" w:pos="8789"/>
        </w:tabs>
        <w:spacing w:line="360" w:lineRule="auto"/>
        <w:rPr>
          <w:sz w:val="28"/>
          <w:szCs w:val="28"/>
        </w:rPr>
      </w:pPr>
      <w:hyperlink w:anchor="_Toc29699" w:history="1">
        <w:r>
          <w:rPr>
            <w:rFonts w:hint="eastAsia"/>
            <w:snapToGrid w:val="0"/>
            <w:sz w:val="28"/>
            <w:szCs w:val="28"/>
            <w:shd w:val="clear" w:color="auto" w:fill="FFFFFF"/>
          </w:rPr>
          <w:t>2.3.1 SpringBoot</w:t>
        </w:r>
        <w:r>
          <w:rPr>
            <w:rFonts w:hint="eastAsia"/>
            <w:snapToGrid w:val="0"/>
            <w:sz w:val="28"/>
            <w:szCs w:val="28"/>
            <w:shd w:val="clear" w:color="auto" w:fill="FFFFFF"/>
          </w:rPr>
          <w:t>框架</w:t>
        </w:r>
        <w:r>
          <w:rPr>
            <w:sz w:val="28"/>
            <w:szCs w:val="28"/>
          </w:rPr>
          <w:tab/>
        </w:r>
        <w:r>
          <w:rPr>
            <w:sz w:val="28"/>
            <w:szCs w:val="28"/>
          </w:rPr>
          <w:fldChar w:fldCharType="begin"/>
        </w:r>
        <w:r>
          <w:rPr>
            <w:sz w:val="28"/>
            <w:szCs w:val="28"/>
          </w:rPr>
          <w:instrText xml:space="preserve"> PAGEREF _Toc29699 \h </w:instrText>
        </w:r>
        <w:r>
          <w:rPr>
            <w:sz w:val="28"/>
            <w:szCs w:val="28"/>
          </w:rPr>
          <w:fldChar w:fldCharType="separate"/>
        </w:r>
        <w:r>
          <w:rPr>
            <w:sz w:val="28"/>
            <w:szCs w:val="28"/>
          </w:rPr>
          <w:t>5</w:t>
        </w:r>
        <w:r>
          <w:rPr>
            <w:sz w:val="28"/>
            <w:szCs w:val="28"/>
          </w:rPr>
          <w:fldChar w:fldCharType="end"/>
        </w:r>
      </w:hyperlink>
    </w:p>
    <w:p w14:paraId="1280A494" w14:textId="77777777" w:rsidR="00546BC3" w:rsidRDefault="00546BC3">
      <w:pPr>
        <w:pStyle w:val="TOC3"/>
        <w:tabs>
          <w:tab w:val="right" w:leader="dot" w:pos="8789"/>
        </w:tabs>
        <w:spacing w:line="360" w:lineRule="auto"/>
        <w:rPr>
          <w:sz w:val="28"/>
          <w:szCs w:val="28"/>
        </w:rPr>
      </w:pPr>
      <w:hyperlink w:anchor="_Toc6129" w:history="1">
        <w:r>
          <w:rPr>
            <w:rFonts w:hint="eastAsia"/>
            <w:snapToGrid w:val="0"/>
            <w:sz w:val="28"/>
            <w:szCs w:val="28"/>
            <w:shd w:val="clear" w:color="auto" w:fill="FFFFFF"/>
          </w:rPr>
          <w:t>2.3.2 Mybatis</w:t>
        </w:r>
        <w:r>
          <w:rPr>
            <w:rFonts w:hint="eastAsia"/>
            <w:snapToGrid w:val="0"/>
            <w:sz w:val="28"/>
            <w:szCs w:val="28"/>
            <w:shd w:val="clear" w:color="auto" w:fill="FFFFFF"/>
          </w:rPr>
          <w:t>框架</w:t>
        </w:r>
        <w:r>
          <w:rPr>
            <w:sz w:val="28"/>
            <w:szCs w:val="28"/>
          </w:rPr>
          <w:tab/>
        </w:r>
        <w:r>
          <w:rPr>
            <w:sz w:val="28"/>
            <w:szCs w:val="28"/>
          </w:rPr>
          <w:fldChar w:fldCharType="begin"/>
        </w:r>
        <w:r>
          <w:rPr>
            <w:sz w:val="28"/>
            <w:szCs w:val="28"/>
          </w:rPr>
          <w:instrText xml:space="preserve"> PAGEREF _Toc6129 \h </w:instrText>
        </w:r>
        <w:r>
          <w:rPr>
            <w:sz w:val="28"/>
            <w:szCs w:val="28"/>
          </w:rPr>
          <w:fldChar w:fldCharType="separate"/>
        </w:r>
        <w:r>
          <w:rPr>
            <w:sz w:val="28"/>
            <w:szCs w:val="28"/>
          </w:rPr>
          <w:t>6</w:t>
        </w:r>
        <w:r>
          <w:rPr>
            <w:sz w:val="28"/>
            <w:szCs w:val="28"/>
          </w:rPr>
          <w:fldChar w:fldCharType="end"/>
        </w:r>
      </w:hyperlink>
    </w:p>
    <w:p w14:paraId="6C366E7F" w14:textId="77777777" w:rsidR="00546BC3" w:rsidRDefault="00546BC3">
      <w:pPr>
        <w:pStyle w:val="TOC3"/>
        <w:tabs>
          <w:tab w:val="right" w:leader="dot" w:pos="8789"/>
        </w:tabs>
        <w:spacing w:line="360" w:lineRule="auto"/>
        <w:rPr>
          <w:sz w:val="28"/>
          <w:szCs w:val="28"/>
        </w:rPr>
      </w:pPr>
      <w:hyperlink w:anchor="_Toc27319" w:history="1">
        <w:r>
          <w:rPr>
            <w:rFonts w:hint="eastAsia"/>
            <w:snapToGrid w:val="0"/>
            <w:sz w:val="28"/>
            <w:szCs w:val="28"/>
            <w:shd w:val="clear" w:color="auto" w:fill="FFFFFF"/>
          </w:rPr>
          <w:t>2.3.3 MySQL</w:t>
        </w:r>
        <w:r>
          <w:rPr>
            <w:rFonts w:hint="eastAsia"/>
            <w:snapToGrid w:val="0"/>
            <w:sz w:val="28"/>
            <w:szCs w:val="28"/>
            <w:shd w:val="clear" w:color="auto" w:fill="FFFFFF"/>
          </w:rPr>
          <w:t>数据库</w:t>
        </w:r>
        <w:r>
          <w:rPr>
            <w:sz w:val="28"/>
            <w:szCs w:val="28"/>
          </w:rPr>
          <w:tab/>
        </w:r>
        <w:r>
          <w:rPr>
            <w:sz w:val="28"/>
            <w:szCs w:val="28"/>
          </w:rPr>
          <w:fldChar w:fldCharType="begin"/>
        </w:r>
        <w:r>
          <w:rPr>
            <w:sz w:val="28"/>
            <w:szCs w:val="28"/>
          </w:rPr>
          <w:instrText xml:space="preserve"> PAGEREF _Toc27319 \h </w:instrText>
        </w:r>
        <w:r>
          <w:rPr>
            <w:sz w:val="28"/>
            <w:szCs w:val="28"/>
          </w:rPr>
          <w:fldChar w:fldCharType="separate"/>
        </w:r>
        <w:r>
          <w:rPr>
            <w:sz w:val="28"/>
            <w:szCs w:val="28"/>
          </w:rPr>
          <w:t>7</w:t>
        </w:r>
        <w:r>
          <w:rPr>
            <w:sz w:val="28"/>
            <w:szCs w:val="28"/>
          </w:rPr>
          <w:fldChar w:fldCharType="end"/>
        </w:r>
      </w:hyperlink>
    </w:p>
    <w:p w14:paraId="7F39E8D5" w14:textId="77777777" w:rsidR="00546BC3" w:rsidRDefault="00546BC3">
      <w:pPr>
        <w:pStyle w:val="TOC2"/>
        <w:tabs>
          <w:tab w:val="right" w:leader="dot" w:pos="8789"/>
        </w:tabs>
        <w:spacing w:line="360" w:lineRule="auto"/>
        <w:rPr>
          <w:sz w:val="28"/>
          <w:szCs w:val="28"/>
        </w:rPr>
      </w:pPr>
      <w:hyperlink w:anchor="_Toc8997" w:history="1">
        <w:r>
          <w:rPr>
            <w:rFonts w:hint="eastAsia"/>
            <w:snapToGrid w:val="0"/>
            <w:sz w:val="28"/>
            <w:szCs w:val="28"/>
            <w:shd w:val="clear" w:color="auto" w:fill="FFFFFF"/>
          </w:rPr>
          <w:t>第</w:t>
        </w:r>
        <w:r>
          <w:rPr>
            <w:rFonts w:hint="eastAsia"/>
            <w:snapToGrid w:val="0"/>
            <w:sz w:val="28"/>
            <w:szCs w:val="28"/>
            <w:shd w:val="clear" w:color="auto" w:fill="FFFFFF"/>
          </w:rPr>
          <w:t>2.4</w:t>
        </w:r>
        <w:r>
          <w:rPr>
            <w:rFonts w:hint="eastAsia"/>
            <w:snapToGrid w:val="0"/>
            <w:sz w:val="28"/>
            <w:szCs w:val="28"/>
            <w:shd w:val="clear" w:color="auto" w:fill="FFFFFF"/>
          </w:rPr>
          <w:t>节</w:t>
        </w:r>
        <w:r>
          <w:rPr>
            <w:rFonts w:hint="eastAsia"/>
            <w:snapToGrid w:val="0"/>
            <w:sz w:val="28"/>
            <w:szCs w:val="28"/>
            <w:shd w:val="clear" w:color="auto" w:fill="FFFFFF"/>
          </w:rPr>
          <w:t xml:space="preserve"> </w:t>
        </w:r>
        <w:r>
          <w:rPr>
            <w:rFonts w:hint="eastAsia"/>
            <w:snapToGrid w:val="0"/>
            <w:sz w:val="28"/>
            <w:szCs w:val="28"/>
            <w:shd w:val="clear" w:color="auto" w:fill="FFFFFF"/>
          </w:rPr>
          <w:t>本章小结</w:t>
        </w:r>
        <w:r>
          <w:rPr>
            <w:sz w:val="28"/>
            <w:szCs w:val="28"/>
          </w:rPr>
          <w:tab/>
        </w:r>
        <w:r>
          <w:rPr>
            <w:sz w:val="28"/>
            <w:szCs w:val="28"/>
          </w:rPr>
          <w:fldChar w:fldCharType="begin"/>
        </w:r>
        <w:r>
          <w:rPr>
            <w:sz w:val="28"/>
            <w:szCs w:val="28"/>
          </w:rPr>
          <w:instrText xml:space="preserve"> PAGEREF _Toc8997 \h </w:instrText>
        </w:r>
        <w:r>
          <w:rPr>
            <w:sz w:val="28"/>
            <w:szCs w:val="28"/>
          </w:rPr>
          <w:fldChar w:fldCharType="separate"/>
        </w:r>
        <w:r>
          <w:rPr>
            <w:sz w:val="28"/>
            <w:szCs w:val="28"/>
          </w:rPr>
          <w:t>7</w:t>
        </w:r>
        <w:r>
          <w:rPr>
            <w:sz w:val="28"/>
            <w:szCs w:val="28"/>
          </w:rPr>
          <w:fldChar w:fldCharType="end"/>
        </w:r>
      </w:hyperlink>
    </w:p>
    <w:p w14:paraId="6BA62664" w14:textId="77777777" w:rsidR="00546BC3" w:rsidRDefault="00546BC3">
      <w:pPr>
        <w:pStyle w:val="TOC1"/>
        <w:tabs>
          <w:tab w:val="right" w:leader="dot" w:pos="8789"/>
        </w:tabs>
        <w:spacing w:line="360" w:lineRule="auto"/>
        <w:rPr>
          <w:sz w:val="28"/>
          <w:szCs w:val="28"/>
        </w:rPr>
      </w:pPr>
      <w:hyperlink w:anchor="_Toc25164" w:history="1">
        <w:r>
          <w:rPr>
            <w:rFonts w:ascii="黑体" w:eastAsia="黑体" w:hAnsi="黑体" w:cs="黑体" w:hint="eastAsia"/>
            <w:snapToGrid w:val="0"/>
            <w:sz w:val="28"/>
            <w:szCs w:val="28"/>
            <w:shd w:val="clear" w:color="auto" w:fill="FFFFFF"/>
          </w:rPr>
          <w:t>第</w:t>
        </w:r>
        <w:r>
          <w:rPr>
            <w:rFonts w:ascii="黑体" w:eastAsia="黑体" w:hAnsi="黑体" w:cs="黑体" w:hint="eastAsia"/>
            <w:snapToGrid w:val="0"/>
            <w:sz w:val="28"/>
            <w:szCs w:val="28"/>
            <w:shd w:val="clear" w:color="auto" w:fill="FFFFFF"/>
          </w:rPr>
          <w:t>3</w:t>
        </w:r>
        <w:r>
          <w:rPr>
            <w:rFonts w:ascii="黑体" w:eastAsia="黑体" w:hAnsi="黑体" w:cs="黑体" w:hint="eastAsia"/>
            <w:snapToGrid w:val="0"/>
            <w:sz w:val="28"/>
            <w:szCs w:val="28"/>
            <w:shd w:val="clear" w:color="auto" w:fill="FFFFFF"/>
          </w:rPr>
          <w:t>章</w:t>
        </w:r>
        <w:r>
          <w:rPr>
            <w:rFonts w:ascii="黑体" w:eastAsia="黑体" w:hAnsi="黑体" w:cs="黑体" w:hint="eastAsia"/>
            <w:snapToGrid w:val="0"/>
            <w:sz w:val="28"/>
            <w:szCs w:val="28"/>
            <w:shd w:val="clear" w:color="auto" w:fill="FFFFFF"/>
          </w:rPr>
          <w:t xml:space="preserve"> </w:t>
        </w:r>
        <w:r>
          <w:rPr>
            <w:rFonts w:ascii="黑体" w:eastAsia="黑体" w:hAnsi="黑体" w:cs="黑体" w:hint="eastAsia"/>
            <w:snapToGrid w:val="0"/>
            <w:sz w:val="28"/>
            <w:szCs w:val="28"/>
            <w:shd w:val="clear" w:color="auto" w:fill="FFFFFF"/>
          </w:rPr>
          <w:t>系统需求分析</w:t>
        </w:r>
        <w:r>
          <w:rPr>
            <w:sz w:val="28"/>
            <w:szCs w:val="28"/>
          </w:rPr>
          <w:tab/>
        </w:r>
        <w:r>
          <w:rPr>
            <w:sz w:val="28"/>
            <w:szCs w:val="28"/>
          </w:rPr>
          <w:fldChar w:fldCharType="begin"/>
        </w:r>
        <w:r>
          <w:rPr>
            <w:sz w:val="28"/>
            <w:szCs w:val="28"/>
          </w:rPr>
          <w:instrText xml:space="preserve"> PAGEREF _Toc25164 \h </w:instrText>
        </w:r>
        <w:r>
          <w:rPr>
            <w:sz w:val="28"/>
            <w:szCs w:val="28"/>
          </w:rPr>
          <w:fldChar w:fldCharType="separate"/>
        </w:r>
        <w:r>
          <w:rPr>
            <w:sz w:val="28"/>
            <w:szCs w:val="28"/>
          </w:rPr>
          <w:t>8</w:t>
        </w:r>
        <w:r>
          <w:rPr>
            <w:sz w:val="28"/>
            <w:szCs w:val="28"/>
          </w:rPr>
          <w:fldChar w:fldCharType="end"/>
        </w:r>
      </w:hyperlink>
    </w:p>
    <w:p w14:paraId="601BC3A3" w14:textId="77777777" w:rsidR="00546BC3" w:rsidRDefault="00546BC3">
      <w:pPr>
        <w:pStyle w:val="TOC2"/>
        <w:tabs>
          <w:tab w:val="right" w:leader="dot" w:pos="8789"/>
        </w:tabs>
        <w:spacing w:line="360" w:lineRule="auto"/>
        <w:rPr>
          <w:sz w:val="28"/>
          <w:szCs w:val="28"/>
        </w:rPr>
      </w:pPr>
      <w:hyperlink w:anchor="_Toc15213" w:history="1">
        <w:r>
          <w:rPr>
            <w:rFonts w:hint="eastAsia"/>
            <w:sz w:val="28"/>
            <w:szCs w:val="28"/>
          </w:rPr>
          <w:t>第</w:t>
        </w:r>
        <w:r>
          <w:rPr>
            <w:rFonts w:hint="eastAsia"/>
            <w:sz w:val="28"/>
            <w:szCs w:val="28"/>
          </w:rPr>
          <w:t>3</w:t>
        </w:r>
        <w:r>
          <w:rPr>
            <w:sz w:val="28"/>
            <w:szCs w:val="28"/>
          </w:rPr>
          <w:t>.1</w:t>
        </w:r>
        <w:r>
          <w:rPr>
            <w:rFonts w:hint="eastAsia"/>
            <w:sz w:val="28"/>
            <w:szCs w:val="28"/>
          </w:rPr>
          <w:t>节</w:t>
        </w:r>
        <w:r>
          <w:rPr>
            <w:rFonts w:hint="eastAsia"/>
            <w:sz w:val="28"/>
            <w:szCs w:val="28"/>
          </w:rPr>
          <w:t xml:space="preserve"> </w:t>
        </w:r>
        <w:r>
          <w:rPr>
            <w:rFonts w:hint="eastAsia"/>
            <w:sz w:val="28"/>
            <w:szCs w:val="28"/>
          </w:rPr>
          <w:t>系统可行性分析</w:t>
        </w:r>
        <w:r>
          <w:rPr>
            <w:sz w:val="28"/>
            <w:szCs w:val="28"/>
          </w:rPr>
          <w:tab/>
        </w:r>
        <w:r>
          <w:rPr>
            <w:sz w:val="28"/>
            <w:szCs w:val="28"/>
          </w:rPr>
          <w:fldChar w:fldCharType="begin"/>
        </w:r>
        <w:r>
          <w:rPr>
            <w:sz w:val="28"/>
            <w:szCs w:val="28"/>
          </w:rPr>
          <w:instrText xml:space="preserve"> PAGEREF _Toc15213 \h </w:instrText>
        </w:r>
        <w:r>
          <w:rPr>
            <w:sz w:val="28"/>
            <w:szCs w:val="28"/>
          </w:rPr>
          <w:fldChar w:fldCharType="separate"/>
        </w:r>
        <w:r>
          <w:rPr>
            <w:sz w:val="28"/>
            <w:szCs w:val="28"/>
          </w:rPr>
          <w:t>8</w:t>
        </w:r>
        <w:r>
          <w:rPr>
            <w:sz w:val="28"/>
            <w:szCs w:val="28"/>
          </w:rPr>
          <w:fldChar w:fldCharType="end"/>
        </w:r>
      </w:hyperlink>
    </w:p>
    <w:p w14:paraId="242D210E" w14:textId="77777777" w:rsidR="00546BC3" w:rsidRDefault="00546BC3">
      <w:pPr>
        <w:pStyle w:val="TOC3"/>
        <w:tabs>
          <w:tab w:val="right" w:leader="dot" w:pos="8789"/>
        </w:tabs>
        <w:spacing w:line="360" w:lineRule="auto"/>
        <w:rPr>
          <w:sz w:val="28"/>
          <w:szCs w:val="28"/>
        </w:rPr>
      </w:pPr>
      <w:hyperlink w:anchor="_Toc15480" w:history="1">
        <w:r>
          <w:rPr>
            <w:rFonts w:hint="eastAsia"/>
            <w:snapToGrid w:val="0"/>
            <w:sz w:val="28"/>
            <w:szCs w:val="28"/>
            <w:shd w:val="clear" w:color="auto" w:fill="FFFFFF"/>
          </w:rPr>
          <w:t xml:space="preserve">3.1.1 </w:t>
        </w:r>
        <w:r>
          <w:rPr>
            <w:rFonts w:hint="eastAsia"/>
            <w:snapToGrid w:val="0"/>
            <w:sz w:val="28"/>
            <w:szCs w:val="28"/>
            <w:shd w:val="clear" w:color="auto" w:fill="FFFFFF"/>
          </w:rPr>
          <w:t>技术可行性</w:t>
        </w:r>
        <w:r>
          <w:rPr>
            <w:sz w:val="28"/>
            <w:szCs w:val="28"/>
          </w:rPr>
          <w:tab/>
        </w:r>
        <w:r>
          <w:rPr>
            <w:sz w:val="28"/>
            <w:szCs w:val="28"/>
          </w:rPr>
          <w:fldChar w:fldCharType="begin"/>
        </w:r>
        <w:r>
          <w:rPr>
            <w:sz w:val="28"/>
            <w:szCs w:val="28"/>
          </w:rPr>
          <w:instrText xml:space="preserve"> PAGEREF _Toc15480 \h </w:instrText>
        </w:r>
        <w:r>
          <w:rPr>
            <w:sz w:val="28"/>
            <w:szCs w:val="28"/>
          </w:rPr>
          <w:fldChar w:fldCharType="separate"/>
        </w:r>
        <w:r>
          <w:rPr>
            <w:sz w:val="28"/>
            <w:szCs w:val="28"/>
          </w:rPr>
          <w:t>8</w:t>
        </w:r>
        <w:r>
          <w:rPr>
            <w:sz w:val="28"/>
            <w:szCs w:val="28"/>
          </w:rPr>
          <w:fldChar w:fldCharType="end"/>
        </w:r>
      </w:hyperlink>
    </w:p>
    <w:p w14:paraId="7259CB95" w14:textId="77777777" w:rsidR="00546BC3" w:rsidRDefault="00546BC3">
      <w:pPr>
        <w:pStyle w:val="TOC3"/>
        <w:tabs>
          <w:tab w:val="right" w:leader="dot" w:pos="8789"/>
        </w:tabs>
        <w:spacing w:line="360" w:lineRule="auto"/>
        <w:rPr>
          <w:sz w:val="28"/>
          <w:szCs w:val="28"/>
        </w:rPr>
      </w:pPr>
      <w:hyperlink w:anchor="_Toc16800" w:history="1">
        <w:r>
          <w:rPr>
            <w:rFonts w:hint="eastAsia"/>
            <w:snapToGrid w:val="0"/>
            <w:sz w:val="28"/>
            <w:szCs w:val="28"/>
            <w:shd w:val="clear" w:color="auto" w:fill="FFFFFF"/>
          </w:rPr>
          <w:t xml:space="preserve">3.1.2 </w:t>
        </w:r>
        <w:r>
          <w:rPr>
            <w:rFonts w:hint="eastAsia"/>
            <w:snapToGrid w:val="0"/>
            <w:sz w:val="28"/>
            <w:szCs w:val="28"/>
            <w:shd w:val="clear" w:color="auto" w:fill="FFFFFF"/>
          </w:rPr>
          <w:t>经济可行性</w:t>
        </w:r>
        <w:r>
          <w:rPr>
            <w:sz w:val="28"/>
            <w:szCs w:val="28"/>
          </w:rPr>
          <w:tab/>
        </w:r>
        <w:r>
          <w:rPr>
            <w:sz w:val="28"/>
            <w:szCs w:val="28"/>
          </w:rPr>
          <w:fldChar w:fldCharType="begin"/>
        </w:r>
        <w:r>
          <w:rPr>
            <w:sz w:val="28"/>
            <w:szCs w:val="28"/>
          </w:rPr>
          <w:instrText xml:space="preserve"> PAGEREF _Toc16800 \h </w:instrText>
        </w:r>
        <w:r>
          <w:rPr>
            <w:sz w:val="28"/>
            <w:szCs w:val="28"/>
          </w:rPr>
          <w:fldChar w:fldCharType="separate"/>
        </w:r>
        <w:r>
          <w:rPr>
            <w:sz w:val="28"/>
            <w:szCs w:val="28"/>
          </w:rPr>
          <w:t>8</w:t>
        </w:r>
        <w:r>
          <w:rPr>
            <w:sz w:val="28"/>
            <w:szCs w:val="28"/>
          </w:rPr>
          <w:fldChar w:fldCharType="end"/>
        </w:r>
      </w:hyperlink>
    </w:p>
    <w:p w14:paraId="79E4077D" w14:textId="77777777" w:rsidR="00546BC3" w:rsidRDefault="00546BC3">
      <w:pPr>
        <w:pStyle w:val="TOC3"/>
        <w:tabs>
          <w:tab w:val="right" w:leader="dot" w:pos="8789"/>
        </w:tabs>
        <w:spacing w:line="360" w:lineRule="auto"/>
        <w:rPr>
          <w:sz w:val="28"/>
          <w:szCs w:val="28"/>
        </w:rPr>
      </w:pPr>
      <w:hyperlink w:anchor="_Toc16144" w:history="1">
        <w:r>
          <w:rPr>
            <w:rFonts w:hint="eastAsia"/>
            <w:snapToGrid w:val="0"/>
            <w:sz w:val="28"/>
            <w:szCs w:val="28"/>
            <w:shd w:val="clear" w:color="auto" w:fill="FFFFFF"/>
          </w:rPr>
          <w:t xml:space="preserve">3.1.3 </w:t>
        </w:r>
        <w:r>
          <w:rPr>
            <w:rFonts w:hint="eastAsia"/>
            <w:snapToGrid w:val="0"/>
            <w:sz w:val="28"/>
            <w:szCs w:val="28"/>
            <w:shd w:val="clear" w:color="auto" w:fill="FFFFFF"/>
          </w:rPr>
          <w:t>操作可行性</w:t>
        </w:r>
        <w:r>
          <w:rPr>
            <w:sz w:val="28"/>
            <w:szCs w:val="28"/>
          </w:rPr>
          <w:tab/>
        </w:r>
        <w:r>
          <w:rPr>
            <w:sz w:val="28"/>
            <w:szCs w:val="28"/>
          </w:rPr>
          <w:fldChar w:fldCharType="begin"/>
        </w:r>
        <w:r>
          <w:rPr>
            <w:sz w:val="28"/>
            <w:szCs w:val="28"/>
          </w:rPr>
          <w:instrText xml:space="preserve"> PAGEREF _Toc16144 \h </w:instrText>
        </w:r>
        <w:r>
          <w:rPr>
            <w:sz w:val="28"/>
            <w:szCs w:val="28"/>
          </w:rPr>
          <w:fldChar w:fldCharType="separate"/>
        </w:r>
        <w:r>
          <w:rPr>
            <w:sz w:val="28"/>
            <w:szCs w:val="28"/>
          </w:rPr>
          <w:t>8</w:t>
        </w:r>
        <w:r>
          <w:rPr>
            <w:sz w:val="28"/>
            <w:szCs w:val="28"/>
          </w:rPr>
          <w:fldChar w:fldCharType="end"/>
        </w:r>
      </w:hyperlink>
    </w:p>
    <w:p w14:paraId="3C004A0F" w14:textId="77777777" w:rsidR="00546BC3" w:rsidRDefault="00546BC3">
      <w:pPr>
        <w:pStyle w:val="TOC2"/>
        <w:tabs>
          <w:tab w:val="right" w:leader="dot" w:pos="8789"/>
        </w:tabs>
        <w:spacing w:line="360" w:lineRule="auto"/>
        <w:rPr>
          <w:sz w:val="28"/>
          <w:szCs w:val="28"/>
        </w:rPr>
      </w:pPr>
      <w:hyperlink w:anchor="_Toc23493" w:history="1">
        <w:r>
          <w:rPr>
            <w:rFonts w:hint="eastAsia"/>
            <w:sz w:val="28"/>
            <w:szCs w:val="28"/>
          </w:rPr>
          <w:t>第</w:t>
        </w:r>
        <w:r>
          <w:rPr>
            <w:rFonts w:hint="eastAsia"/>
            <w:sz w:val="28"/>
            <w:szCs w:val="28"/>
          </w:rPr>
          <w:t>3</w:t>
        </w:r>
        <w:r>
          <w:rPr>
            <w:sz w:val="28"/>
            <w:szCs w:val="28"/>
          </w:rPr>
          <w:t>.2</w:t>
        </w:r>
        <w:r>
          <w:rPr>
            <w:rFonts w:hint="eastAsia"/>
            <w:sz w:val="28"/>
            <w:szCs w:val="28"/>
          </w:rPr>
          <w:t>节</w:t>
        </w:r>
        <w:r>
          <w:rPr>
            <w:rFonts w:hint="eastAsia"/>
            <w:sz w:val="28"/>
            <w:szCs w:val="28"/>
          </w:rPr>
          <w:t xml:space="preserve"> </w:t>
        </w:r>
        <w:r>
          <w:rPr>
            <w:rFonts w:hint="eastAsia"/>
            <w:sz w:val="28"/>
            <w:szCs w:val="28"/>
          </w:rPr>
          <w:t>系统需求概述</w:t>
        </w:r>
        <w:r>
          <w:rPr>
            <w:sz w:val="28"/>
            <w:szCs w:val="28"/>
          </w:rPr>
          <w:tab/>
        </w:r>
        <w:r>
          <w:rPr>
            <w:sz w:val="28"/>
            <w:szCs w:val="28"/>
          </w:rPr>
          <w:fldChar w:fldCharType="begin"/>
        </w:r>
        <w:r>
          <w:rPr>
            <w:sz w:val="28"/>
            <w:szCs w:val="28"/>
          </w:rPr>
          <w:instrText xml:space="preserve"> PAGEREF _Toc23493 \h </w:instrText>
        </w:r>
        <w:r>
          <w:rPr>
            <w:sz w:val="28"/>
            <w:szCs w:val="28"/>
          </w:rPr>
          <w:fldChar w:fldCharType="separate"/>
        </w:r>
        <w:r>
          <w:rPr>
            <w:sz w:val="28"/>
            <w:szCs w:val="28"/>
          </w:rPr>
          <w:t>9</w:t>
        </w:r>
        <w:r>
          <w:rPr>
            <w:sz w:val="28"/>
            <w:szCs w:val="28"/>
          </w:rPr>
          <w:fldChar w:fldCharType="end"/>
        </w:r>
      </w:hyperlink>
    </w:p>
    <w:p w14:paraId="722600D5" w14:textId="77777777" w:rsidR="00546BC3" w:rsidRDefault="00546BC3">
      <w:pPr>
        <w:pStyle w:val="TOC2"/>
        <w:tabs>
          <w:tab w:val="right" w:leader="dot" w:pos="8789"/>
        </w:tabs>
        <w:spacing w:line="360" w:lineRule="auto"/>
        <w:rPr>
          <w:sz w:val="28"/>
          <w:szCs w:val="28"/>
        </w:rPr>
      </w:pPr>
      <w:hyperlink w:anchor="_Toc15943" w:history="1">
        <w:r>
          <w:rPr>
            <w:rFonts w:hint="eastAsia"/>
            <w:sz w:val="28"/>
            <w:szCs w:val="28"/>
          </w:rPr>
          <w:t>第</w:t>
        </w:r>
        <w:r>
          <w:rPr>
            <w:rFonts w:hint="eastAsia"/>
            <w:sz w:val="28"/>
            <w:szCs w:val="28"/>
          </w:rPr>
          <w:t>3.3</w:t>
        </w:r>
        <w:r>
          <w:rPr>
            <w:rFonts w:hint="eastAsia"/>
            <w:sz w:val="28"/>
            <w:szCs w:val="28"/>
          </w:rPr>
          <w:t>节</w:t>
        </w:r>
        <w:r>
          <w:rPr>
            <w:rFonts w:hint="eastAsia"/>
            <w:sz w:val="28"/>
            <w:szCs w:val="28"/>
          </w:rPr>
          <w:t xml:space="preserve"> </w:t>
        </w:r>
        <w:r>
          <w:rPr>
            <w:rFonts w:hint="eastAsia"/>
            <w:sz w:val="28"/>
            <w:szCs w:val="28"/>
          </w:rPr>
          <w:t>功能性需求分析</w:t>
        </w:r>
        <w:r>
          <w:rPr>
            <w:sz w:val="28"/>
            <w:szCs w:val="28"/>
          </w:rPr>
          <w:tab/>
        </w:r>
        <w:r>
          <w:rPr>
            <w:sz w:val="28"/>
            <w:szCs w:val="28"/>
          </w:rPr>
          <w:fldChar w:fldCharType="begin"/>
        </w:r>
        <w:r>
          <w:rPr>
            <w:sz w:val="28"/>
            <w:szCs w:val="28"/>
          </w:rPr>
          <w:instrText xml:space="preserve"> PAGEREF _Toc15943 \h </w:instrText>
        </w:r>
        <w:r>
          <w:rPr>
            <w:sz w:val="28"/>
            <w:szCs w:val="28"/>
          </w:rPr>
          <w:fldChar w:fldCharType="separate"/>
        </w:r>
        <w:r>
          <w:rPr>
            <w:sz w:val="28"/>
            <w:szCs w:val="28"/>
          </w:rPr>
          <w:t>9</w:t>
        </w:r>
        <w:r>
          <w:rPr>
            <w:sz w:val="28"/>
            <w:szCs w:val="28"/>
          </w:rPr>
          <w:fldChar w:fldCharType="end"/>
        </w:r>
      </w:hyperlink>
    </w:p>
    <w:p w14:paraId="36FACDFC" w14:textId="77777777" w:rsidR="00546BC3" w:rsidRDefault="00546BC3">
      <w:pPr>
        <w:pStyle w:val="TOC2"/>
        <w:tabs>
          <w:tab w:val="right" w:leader="dot" w:pos="8789"/>
        </w:tabs>
        <w:spacing w:line="360" w:lineRule="auto"/>
        <w:rPr>
          <w:sz w:val="28"/>
          <w:szCs w:val="28"/>
        </w:rPr>
      </w:pPr>
      <w:hyperlink w:anchor="_Toc156" w:history="1">
        <w:r>
          <w:rPr>
            <w:rFonts w:cs="宋体" w:hint="eastAsia"/>
            <w:sz w:val="28"/>
            <w:szCs w:val="28"/>
          </w:rPr>
          <w:t>第</w:t>
        </w:r>
        <w:r>
          <w:rPr>
            <w:rFonts w:cs="宋体" w:hint="eastAsia"/>
            <w:sz w:val="28"/>
            <w:szCs w:val="28"/>
          </w:rPr>
          <w:t>3.4</w:t>
        </w:r>
        <w:r>
          <w:rPr>
            <w:rFonts w:cs="宋体" w:hint="eastAsia"/>
            <w:sz w:val="28"/>
            <w:szCs w:val="28"/>
          </w:rPr>
          <w:t>节</w:t>
        </w:r>
        <w:r>
          <w:rPr>
            <w:rFonts w:cs="宋体" w:hint="eastAsia"/>
            <w:sz w:val="28"/>
            <w:szCs w:val="28"/>
          </w:rPr>
          <w:t xml:space="preserve"> </w:t>
        </w:r>
        <w:r>
          <w:rPr>
            <w:rFonts w:cs="宋体" w:hint="eastAsia"/>
            <w:sz w:val="28"/>
            <w:szCs w:val="28"/>
          </w:rPr>
          <w:t>非功能性需求分析</w:t>
        </w:r>
        <w:r>
          <w:rPr>
            <w:sz w:val="28"/>
            <w:szCs w:val="28"/>
          </w:rPr>
          <w:tab/>
        </w:r>
        <w:r>
          <w:rPr>
            <w:sz w:val="28"/>
            <w:szCs w:val="28"/>
          </w:rPr>
          <w:fldChar w:fldCharType="begin"/>
        </w:r>
        <w:r>
          <w:rPr>
            <w:sz w:val="28"/>
            <w:szCs w:val="28"/>
          </w:rPr>
          <w:instrText xml:space="preserve"> PAGEREF _Toc156 \h </w:instrText>
        </w:r>
        <w:r>
          <w:rPr>
            <w:sz w:val="28"/>
            <w:szCs w:val="28"/>
          </w:rPr>
          <w:fldChar w:fldCharType="separate"/>
        </w:r>
        <w:r>
          <w:rPr>
            <w:sz w:val="28"/>
            <w:szCs w:val="28"/>
          </w:rPr>
          <w:t>10</w:t>
        </w:r>
        <w:r>
          <w:rPr>
            <w:sz w:val="28"/>
            <w:szCs w:val="28"/>
          </w:rPr>
          <w:fldChar w:fldCharType="end"/>
        </w:r>
      </w:hyperlink>
    </w:p>
    <w:p w14:paraId="4EBD17E2" w14:textId="77777777" w:rsidR="00546BC3" w:rsidRDefault="00546BC3">
      <w:pPr>
        <w:pStyle w:val="TOC3"/>
        <w:tabs>
          <w:tab w:val="right" w:leader="dot" w:pos="8789"/>
        </w:tabs>
        <w:spacing w:line="360" w:lineRule="auto"/>
        <w:rPr>
          <w:sz w:val="28"/>
          <w:szCs w:val="28"/>
        </w:rPr>
      </w:pPr>
      <w:hyperlink w:anchor="_Toc24959" w:history="1">
        <w:r>
          <w:rPr>
            <w:rFonts w:hint="eastAsia"/>
            <w:snapToGrid w:val="0"/>
            <w:sz w:val="28"/>
            <w:szCs w:val="28"/>
            <w:shd w:val="clear" w:color="auto" w:fill="FFFFFF"/>
          </w:rPr>
          <w:t xml:space="preserve">3.4.1 </w:t>
        </w:r>
        <w:r>
          <w:rPr>
            <w:rFonts w:hint="eastAsia"/>
            <w:snapToGrid w:val="0"/>
            <w:sz w:val="28"/>
            <w:szCs w:val="28"/>
            <w:shd w:val="clear" w:color="auto" w:fill="FFFFFF"/>
          </w:rPr>
          <w:t>性能需求分析</w:t>
        </w:r>
        <w:r>
          <w:rPr>
            <w:sz w:val="28"/>
            <w:szCs w:val="28"/>
          </w:rPr>
          <w:tab/>
        </w:r>
        <w:r>
          <w:rPr>
            <w:sz w:val="28"/>
            <w:szCs w:val="28"/>
          </w:rPr>
          <w:fldChar w:fldCharType="begin"/>
        </w:r>
        <w:r>
          <w:rPr>
            <w:sz w:val="28"/>
            <w:szCs w:val="28"/>
          </w:rPr>
          <w:instrText xml:space="preserve"> PAGEREF _Toc24959 \h </w:instrText>
        </w:r>
        <w:r>
          <w:rPr>
            <w:sz w:val="28"/>
            <w:szCs w:val="28"/>
          </w:rPr>
          <w:fldChar w:fldCharType="separate"/>
        </w:r>
        <w:r>
          <w:rPr>
            <w:sz w:val="28"/>
            <w:szCs w:val="28"/>
          </w:rPr>
          <w:t>10</w:t>
        </w:r>
        <w:r>
          <w:rPr>
            <w:sz w:val="28"/>
            <w:szCs w:val="28"/>
          </w:rPr>
          <w:fldChar w:fldCharType="end"/>
        </w:r>
      </w:hyperlink>
    </w:p>
    <w:p w14:paraId="474A230D" w14:textId="77777777" w:rsidR="00546BC3" w:rsidRDefault="00546BC3">
      <w:pPr>
        <w:pStyle w:val="TOC3"/>
        <w:tabs>
          <w:tab w:val="right" w:leader="dot" w:pos="8789"/>
        </w:tabs>
        <w:spacing w:line="360" w:lineRule="auto"/>
        <w:rPr>
          <w:sz w:val="28"/>
          <w:szCs w:val="28"/>
        </w:rPr>
      </w:pPr>
      <w:hyperlink w:anchor="_Toc16246" w:history="1">
        <w:r>
          <w:rPr>
            <w:rFonts w:hint="eastAsia"/>
            <w:snapToGrid w:val="0"/>
            <w:sz w:val="28"/>
            <w:szCs w:val="28"/>
            <w:shd w:val="clear" w:color="auto" w:fill="FFFFFF"/>
          </w:rPr>
          <w:t xml:space="preserve">3.4.2 </w:t>
        </w:r>
        <w:r>
          <w:rPr>
            <w:rFonts w:hint="eastAsia"/>
            <w:snapToGrid w:val="0"/>
            <w:sz w:val="28"/>
            <w:szCs w:val="28"/>
            <w:shd w:val="clear" w:color="auto" w:fill="FFFFFF"/>
          </w:rPr>
          <w:t>安全性需求分析</w:t>
        </w:r>
        <w:r>
          <w:rPr>
            <w:sz w:val="28"/>
            <w:szCs w:val="28"/>
          </w:rPr>
          <w:tab/>
        </w:r>
        <w:r>
          <w:rPr>
            <w:sz w:val="28"/>
            <w:szCs w:val="28"/>
          </w:rPr>
          <w:fldChar w:fldCharType="begin"/>
        </w:r>
        <w:r>
          <w:rPr>
            <w:sz w:val="28"/>
            <w:szCs w:val="28"/>
          </w:rPr>
          <w:instrText xml:space="preserve"> PAGEREF _Toc16246 \h </w:instrText>
        </w:r>
        <w:r>
          <w:rPr>
            <w:sz w:val="28"/>
            <w:szCs w:val="28"/>
          </w:rPr>
          <w:fldChar w:fldCharType="separate"/>
        </w:r>
        <w:r>
          <w:rPr>
            <w:sz w:val="28"/>
            <w:szCs w:val="28"/>
          </w:rPr>
          <w:t>10</w:t>
        </w:r>
        <w:r>
          <w:rPr>
            <w:sz w:val="28"/>
            <w:szCs w:val="28"/>
          </w:rPr>
          <w:fldChar w:fldCharType="end"/>
        </w:r>
      </w:hyperlink>
    </w:p>
    <w:p w14:paraId="022F7D6C" w14:textId="77777777" w:rsidR="00546BC3" w:rsidRDefault="00546BC3">
      <w:pPr>
        <w:pStyle w:val="TOC3"/>
        <w:tabs>
          <w:tab w:val="right" w:leader="dot" w:pos="8789"/>
        </w:tabs>
        <w:spacing w:line="360" w:lineRule="auto"/>
        <w:rPr>
          <w:sz w:val="28"/>
          <w:szCs w:val="28"/>
        </w:rPr>
      </w:pPr>
      <w:hyperlink w:anchor="_Toc19639" w:history="1">
        <w:r>
          <w:rPr>
            <w:rFonts w:hint="eastAsia"/>
            <w:snapToGrid w:val="0"/>
            <w:sz w:val="28"/>
            <w:szCs w:val="28"/>
            <w:shd w:val="clear" w:color="auto" w:fill="FFFFFF"/>
          </w:rPr>
          <w:t xml:space="preserve">3.4.3 </w:t>
        </w:r>
        <w:r>
          <w:rPr>
            <w:rFonts w:hint="eastAsia"/>
            <w:snapToGrid w:val="0"/>
            <w:sz w:val="28"/>
            <w:szCs w:val="28"/>
            <w:shd w:val="clear" w:color="auto" w:fill="FFFFFF"/>
          </w:rPr>
          <w:t>易用性与可维护性需求分析</w:t>
        </w:r>
        <w:r>
          <w:rPr>
            <w:sz w:val="28"/>
            <w:szCs w:val="28"/>
          </w:rPr>
          <w:tab/>
        </w:r>
        <w:r>
          <w:rPr>
            <w:sz w:val="28"/>
            <w:szCs w:val="28"/>
          </w:rPr>
          <w:fldChar w:fldCharType="begin"/>
        </w:r>
        <w:r>
          <w:rPr>
            <w:sz w:val="28"/>
            <w:szCs w:val="28"/>
          </w:rPr>
          <w:instrText xml:space="preserve"> PAGEREF _Toc19639 \h </w:instrText>
        </w:r>
        <w:r>
          <w:rPr>
            <w:sz w:val="28"/>
            <w:szCs w:val="28"/>
          </w:rPr>
          <w:fldChar w:fldCharType="separate"/>
        </w:r>
        <w:r>
          <w:rPr>
            <w:sz w:val="28"/>
            <w:szCs w:val="28"/>
          </w:rPr>
          <w:t>10</w:t>
        </w:r>
        <w:r>
          <w:rPr>
            <w:sz w:val="28"/>
            <w:szCs w:val="28"/>
          </w:rPr>
          <w:fldChar w:fldCharType="end"/>
        </w:r>
      </w:hyperlink>
    </w:p>
    <w:p w14:paraId="72EB4796" w14:textId="77777777" w:rsidR="00546BC3" w:rsidRDefault="00546BC3">
      <w:pPr>
        <w:pStyle w:val="TOC2"/>
        <w:tabs>
          <w:tab w:val="right" w:leader="dot" w:pos="8789"/>
        </w:tabs>
        <w:spacing w:line="360" w:lineRule="auto"/>
        <w:rPr>
          <w:sz w:val="28"/>
          <w:szCs w:val="28"/>
        </w:rPr>
      </w:pPr>
      <w:hyperlink w:anchor="_Toc19113" w:history="1">
        <w:r>
          <w:rPr>
            <w:rFonts w:hint="eastAsia"/>
            <w:snapToGrid w:val="0"/>
            <w:sz w:val="28"/>
            <w:szCs w:val="28"/>
            <w:shd w:val="clear" w:color="auto" w:fill="FFFFFF"/>
          </w:rPr>
          <w:t>第</w:t>
        </w:r>
        <w:r>
          <w:rPr>
            <w:rFonts w:hint="eastAsia"/>
            <w:snapToGrid w:val="0"/>
            <w:sz w:val="28"/>
            <w:szCs w:val="28"/>
            <w:shd w:val="clear" w:color="auto" w:fill="FFFFFF"/>
          </w:rPr>
          <w:t>3.5</w:t>
        </w:r>
        <w:r>
          <w:rPr>
            <w:rFonts w:hint="eastAsia"/>
            <w:snapToGrid w:val="0"/>
            <w:sz w:val="28"/>
            <w:szCs w:val="28"/>
            <w:shd w:val="clear" w:color="auto" w:fill="FFFFFF"/>
          </w:rPr>
          <w:t>节</w:t>
        </w:r>
        <w:r>
          <w:rPr>
            <w:rFonts w:hint="eastAsia"/>
            <w:snapToGrid w:val="0"/>
            <w:sz w:val="28"/>
            <w:szCs w:val="28"/>
            <w:shd w:val="clear" w:color="auto" w:fill="FFFFFF"/>
          </w:rPr>
          <w:t xml:space="preserve"> </w:t>
        </w:r>
        <w:r>
          <w:rPr>
            <w:rFonts w:hint="eastAsia"/>
            <w:snapToGrid w:val="0"/>
            <w:sz w:val="28"/>
            <w:szCs w:val="28"/>
            <w:shd w:val="clear" w:color="auto" w:fill="FFFFFF"/>
          </w:rPr>
          <w:t>用例描述与分析</w:t>
        </w:r>
        <w:r>
          <w:rPr>
            <w:sz w:val="28"/>
            <w:szCs w:val="28"/>
          </w:rPr>
          <w:tab/>
        </w:r>
        <w:r>
          <w:rPr>
            <w:sz w:val="28"/>
            <w:szCs w:val="28"/>
          </w:rPr>
          <w:fldChar w:fldCharType="begin"/>
        </w:r>
        <w:r>
          <w:rPr>
            <w:sz w:val="28"/>
            <w:szCs w:val="28"/>
          </w:rPr>
          <w:instrText xml:space="preserve"> PAGEREF _Toc19113 \h </w:instrText>
        </w:r>
        <w:r>
          <w:rPr>
            <w:sz w:val="28"/>
            <w:szCs w:val="28"/>
          </w:rPr>
          <w:fldChar w:fldCharType="separate"/>
        </w:r>
        <w:r>
          <w:rPr>
            <w:sz w:val="28"/>
            <w:szCs w:val="28"/>
          </w:rPr>
          <w:t>10</w:t>
        </w:r>
        <w:r>
          <w:rPr>
            <w:sz w:val="28"/>
            <w:szCs w:val="28"/>
          </w:rPr>
          <w:fldChar w:fldCharType="end"/>
        </w:r>
      </w:hyperlink>
    </w:p>
    <w:p w14:paraId="47263DE7" w14:textId="77777777" w:rsidR="00546BC3" w:rsidRDefault="00546BC3">
      <w:pPr>
        <w:pStyle w:val="TOC3"/>
        <w:tabs>
          <w:tab w:val="right" w:leader="dot" w:pos="8789"/>
        </w:tabs>
        <w:spacing w:line="360" w:lineRule="auto"/>
        <w:rPr>
          <w:sz w:val="28"/>
          <w:szCs w:val="28"/>
        </w:rPr>
      </w:pPr>
      <w:hyperlink w:anchor="_Toc20636" w:history="1">
        <w:r>
          <w:rPr>
            <w:rFonts w:hint="eastAsia"/>
            <w:snapToGrid w:val="0"/>
            <w:sz w:val="28"/>
            <w:szCs w:val="28"/>
            <w:shd w:val="clear" w:color="auto" w:fill="FFFFFF"/>
          </w:rPr>
          <w:t xml:space="preserve">3.5.1 </w:t>
        </w:r>
        <w:r>
          <w:rPr>
            <w:rFonts w:hint="eastAsia"/>
            <w:snapToGrid w:val="0"/>
            <w:sz w:val="28"/>
            <w:szCs w:val="28"/>
            <w:shd w:val="clear" w:color="auto" w:fill="FFFFFF"/>
          </w:rPr>
          <w:t>典型用例描述</w:t>
        </w:r>
        <w:r>
          <w:rPr>
            <w:sz w:val="28"/>
            <w:szCs w:val="28"/>
          </w:rPr>
          <w:tab/>
        </w:r>
        <w:r>
          <w:rPr>
            <w:sz w:val="28"/>
            <w:szCs w:val="28"/>
          </w:rPr>
          <w:fldChar w:fldCharType="begin"/>
        </w:r>
        <w:r>
          <w:rPr>
            <w:sz w:val="28"/>
            <w:szCs w:val="28"/>
          </w:rPr>
          <w:instrText xml:space="preserve"> PAGEREF _Toc20636 \h </w:instrText>
        </w:r>
        <w:r>
          <w:rPr>
            <w:sz w:val="28"/>
            <w:szCs w:val="28"/>
          </w:rPr>
          <w:fldChar w:fldCharType="separate"/>
        </w:r>
        <w:r>
          <w:rPr>
            <w:sz w:val="28"/>
            <w:szCs w:val="28"/>
          </w:rPr>
          <w:t>10</w:t>
        </w:r>
        <w:r>
          <w:rPr>
            <w:sz w:val="28"/>
            <w:szCs w:val="28"/>
          </w:rPr>
          <w:fldChar w:fldCharType="end"/>
        </w:r>
      </w:hyperlink>
    </w:p>
    <w:p w14:paraId="2121B3CA" w14:textId="77777777" w:rsidR="00546BC3" w:rsidRDefault="00546BC3">
      <w:pPr>
        <w:pStyle w:val="TOC3"/>
        <w:tabs>
          <w:tab w:val="right" w:leader="dot" w:pos="8789"/>
        </w:tabs>
        <w:spacing w:line="360" w:lineRule="auto"/>
        <w:rPr>
          <w:sz w:val="28"/>
          <w:szCs w:val="28"/>
        </w:rPr>
      </w:pPr>
      <w:hyperlink w:anchor="_Toc24344" w:history="1">
        <w:r>
          <w:rPr>
            <w:rFonts w:hint="eastAsia"/>
            <w:snapToGrid w:val="0"/>
            <w:sz w:val="28"/>
            <w:szCs w:val="28"/>
            <w:shd w:val="clear" w:color="auto" w:fill="FFFFFF"/>
          </w:rPr>
          <w:t xml:space="preserve">3.5.2 </w:t>
        </w:r>
        <w:r>
          <w:rPr>
            <w:rFonts w:hint="eastAsia"/>
            <w:snapToGrid w:val="0"/>
            <w:sz w:val="28"/>
            <w:szCs w:val="28"/>
            <w:shd w:val="clear" w:color="auto" w:fill="FFFFFF"/>
          </w:rPr>
          <w:t>用例图</w:t>
        </w:r>
        <w:r>
          <w:rPr>
            <w:sz w:val="28"/>
            <w:szCs w:val="28"/>
          </w:rPr>
          <w:tab/>
        </w:r>
        <w:r>
          <w:rPr>
            <w:sz w:val="28"/>
            <w:szCs w:val="28"/>
          </w:rPr>
          <w:fldChar w:fldCharType="begin"/>
        </w:r>
        <w:r>
          <w:rPr>
            <w:sz w:val="28"/>
            <w:szCs w:val="28"/>
          </w:rPr>
          <w:instrText xml:space="preserve"> PAGEREF _Toc24344 \h </w:instrText>
        </w:r>
        <w:r>
          <w:rPr>
            <w:sz w:val="28"/>
            <w:szCs w:val="28"/>
          </w:rPr>
          <w:fldChar w:fldCharType="separate"/>
        </w:r>
        <w:r>
          <w:rPr>
            <w:sz w:val="28"/>
            <w:szCs w:val="28"/>
          </w:rPr>
          <w:t>12</w:t>
        </w:r>
        <w:r>
          <w:rPr>
            <w:sz w:val="28"/>
            <w:szCs w:val="28"/>
          </w:rPr>
          <w:fldChar w:fldCharType="end"/>
        </w:r>
      </w:hyperlink>
    </w:p>
    <w:p w14:paraId="24FB234D" w14:textId="77777777" w:rsidR="00546BC3" w:rsidRDefault="00546BC3">
      <w:pPr>
        <w:pStyle w:val="TOC2"/>
        <w:tabs>
          <w:tab w:val="right" w:leader="dot" w:pos="8789"/>
        </w:tabs>
        <w:spacing w:line="360" w:lineRule="auto"/>
        <w:rPr>
          <w:sz w:val="28"/>
          <w:szCs w:val="28"/>
        </w:rPr>
      </w:pPr>
      <w:hyperlink w:anchor="_Toc17954" w:history="1">
        <w:r>
          <w:rPr>
            <w:rFonts w:hint="eastAsia"/>
            <w:sz w:val="28"/>
            <w:szCs w:val="28"/>
          </w:rPr>
          <w:t>第</w:t>
        </w:r>
        <w:r>
          <w:rPr>
            <w:rFonts w:hint="eastAsia"/>
            <w:sz w:val="28"/>
            <w:szCs w:val="28"/>
          </w:rPr>
          <w:t>3</w:t>
        </w:r>
        <w:r>
          <w:rPr>
            <w:sz w:val="28"/>
            <w:szCs w:val="28"/>
          </w:rPr>
          <w:t>.6</w:t>
        </w:r>
        <w:r>
          <w:rPr>
            <w:rFonts w:hint="eastAsia"/>
            <w:sz w:val="28"/>
            <w:szCs w:val="28"/>
          </w:rPr>
          <w:t>节</w:t>
        </w:r>
        <w:r>
          <w:rPr>
            <w:rFonts w:hint="eastAsia"/>
            <w:sz w:val="28"/>
            <w:szCs w:val="28"/>
          </w:rPr>
          <w:t xml:space="preserve"> </w:t>
        </w:r>
        <w:r>
          <w:rPr>
            <w:rFonts w:hint="eastAsia"/>
            <w:sz w:val="28"/>
            <w:szCs w:val="28"/>
          </w:rPr>
          <w:t>本章小结</w:t>
        </w:r>
        <w:r>
          <w:rPr>
            <w:sz w:val="28"/>
            <w:szCs w:val="28"/>
          </w:rPr>
          <w:tab/>
        </w:r>
        <w:r>
          <w:rPr>
            <w:sz w:val="28"/>
            <w:szCs w:val="28"/>
          </w:rPr>
          <w:fldChar w:fldCharType="begin"/>
        </w:r>
        <w:r>
          <w:rPr>
            <w:sz w:val="28"/>
            <w:szCs w:val="28"/>
          </w:rPr>
          <w:instrText xml:space="preserve"> PAGEREF _Toc17954 \h </w:instrText>
        </w:r>
        <w:r>
          <w:rPr>
            <w:sz w:val="28"/>
            <w:szCs w:val="28"/>
          </w:rPr>
          <w:fldChar w:fldCharType="separate"/>
        </w:r>
        <w:r>
          <w:rPr>
            <w:sz w:val="28"/>
            <w:szCs w:val="28"/>
          </w:rPr>
          <w:t>13</w:t>
        </w:r>
        <w:r>
          <w:rPr>
            <w:sz w:val="28"/>
            <w:szCs w:val="28"/>
          </w:rPr>
          <w:fldChar w:fldCharType="end"/>
        </w:r>
      </w:hyperlink>
    </w:p>
    <w:p w14:paraId="51860F6C" w14:textId="77777777" w:rsidR="00546BC3" w:rsidRDefault="00546BC3">
      <w:pPr>
        <w:pStyle w:val="TOC1"/>
        <w:tabs>
          <w:tab w:val="right" w:leader="dot" w:pos="8789"/>
        </w:tabs>
        <w:spacing w:line="360" w:lineRule="auto"/>
        <w:rPr>
          <w:sz w:val="28"/>
          <w:szCs w:val="28"/>
        </w:rPr>
      </w:pPr>
      <w:hyperlink w:anchor="_Toc15271" w:history="1">
        <w:r>
          <w:rPr>
            <w:rFonts w:ascii="黑体" w:eastAsia="黑体" w:hAnsi="黑体" w:cs="黑体" w:hint="eastAsia"/>
            <w:snapToGrid w:val="0"/>
            <w:sz w:val="28"/>
            <w:szCs w:val="28"/>
            <w:shd w:val="clear" w:color="auto" w:fill="FFFFFF"/>
          </w:rPr>
          <w:t>第</w:t>
        </w:r>
        <w:r>
          <w:rPr>
            <w:rFonts w:ascii="黑体" w:eastAsia="黑体" w:hAnsi="黑体" w:cs="黑体" w:hint="eastAsia"/>
            <w:snapToGrid w:val="0"/>
            <w:sz w:val="28"/>
            <w:szCs w:val="28"/>
            <w:shd w:val="clear" w:color="auto" w:fill="FFFFFF"/>
          </w:rPr>
          <w:t>4</w:t>
        </w:r>
        <w:r>
          <w:rPr>
            <w:rFonts w:ascii="黑体" w:eastAsia="黑体" w:hAnsi="黑体" w:cs="黑体" w:hint="eastAsia"/>
            <w:snapToGrid w:val="0"/>
            <w:sz w:val="28"/>
            <w:szCs w:val="28"/>
            <w:shd w:val="clear" w:color="auto" w:fill="FFFFFF"/>
          </w:rPr>
          <w:t>章</w:t>
        </w:r>
        <w:r>
          <w:rPr>
            <w:rFonts w:ascii="黑体" w:eastAsia="黑体" w:hAnsi="黑体" w:cs="黑体" w:hint="eastAsia"/>
            <w:snapToGrid w:val="0"/>
            <w:sz w:val="28"/>
            <w:szCs w:val="28"/>
            <w:shd w:val="clear" w:color="auto" w:fill="FFFFFF"/>
          </w:rPr>
          <w:t xml:space="preserve"> </w:t>
        </w:r>
        <w:r>
          <w:rPr>
            <w:rFonts w:ascii="黑体" w:eastAsia="黑体" w:hAnsi="黑体" w:cs="黑体" w:hint="eastAsia"/>
            <w:snapToGrid w:val="0"/>
            <w:sz w:val="28"/>
            <w:szCs w:val="28"/>
            <w:shd w:val="clear" w:color="auto" w:fill="FFFFFF"/>
          </w:rPr>
          <w:t>系统设计</w:t>
        </w:r>
        <w:r>
          <w:rPr>
            <w:sz w:val="28"/>
            <w:szCs w:val="28"/>
          </w:rPr>
          <w:tab/>
        </w:r>
        <w:r>
          <w:rPr>
            <w:sz w:val="28"/>
            <w:szCs w:val="28"/>
          </w:rPr>
          <w:fldChar w:fldCharType="begin"/>
        </w:r>
        <w:r>
          <w:rPr>
            <w:sz w:val="28"/>
            <w:szCs w:val="28"/>
          </w:rPr>
          <w:instrText xml:space="preserve"> PAGEREF _Toc15271 \h </w:instrText>
        </w:r>
        <w:r>
          <w:rPr>
            <w:sz w:val="28"/>
            <w:szCs w:val="28"/>
          </w:rPr>
          <w:fldChar w:fldCharType="separate"/>
        </w:r>
        <w:r>
          <w:rPr>
            <w:sz w:val="28"/>
            <w:szCs w:val="28"/>
          </w:rPr>
          <w:t>14</w:t>
        </w:r>
        <w:r>
          <w:rPr>
            <w:sz w:val="28"/>
            <w:szCs w:val="28"/>
          </w:rPr>
          <w:fldChar w:fldCharType="end"/>
        </w:r>
      </w:hyperlink>
    </w:p>
    <w:p w14:paraId="1F0A82E5" w14:textId="77777777" w:rsidR="00546BC3" w:rsidRDefault="00546BC3">
      <w:pPr>
        <w:pStyle w:val="TOC2"/>
        <w:tabs>
          <w:tab w:val="right" w:leader="dot" w:pos="8789"/>
        </w:tabs>
        <w:spacing w:line="360" w:lineRule="auto"/>
        <w:rPr>
          <w:sz w:val="28"/>
          <w:szCs w:val="28"/>
        </w:rPr>
      </w:pPr>
      <w:hyperlink w:anchor="_Toc31743" w:history="1">
        <w:r>
          <w:rPr>
            <w:rFonts w:hint="eastAsia"/>
            <w:snapToGrid w:val="0"/>
            <w:sz w:val="28"/>
            <w:szCs w:val="28"/>
            <w:shd w:val="clear" w:color="auto" w:fill="FFFFFF"/>
          </w:rPr>
          <w:t>第</w:t>
        </w:r>
        <w:r>
          <w:rPr>
            <w:rFonts w:hint="eastAsia"/>
            <w:snapToGrid w:val="0"/>
            <w:sz w:val="28"/>
            <w:szCs w:val="28"/>
            <w:shd w:val="clear" w:color="auto" w:fill="FFFFFF"/>
          </w:rPr>
          <w:t>4.1</w:t>
        </w:r>
        <w:r>
          <w:rPr>
            <w:rFonts w:hint="eastAsia"/>
            <w:snapToGrid w:val="0"/>
            <w:sz w:val="28"/>
            <w:szCs w:val="28"/>
            <w:shd w:val="clear" w:color="auto" w:fill="FFFFFF"/>
          </w:rPr>
          <w:t>节</w:t>
        </w:r>
        <w:r>
          <w:rPr>
            <w:rFonts w:hint="eastAsia"/>
            <w:snapToGrid w:val="0"/>
            <w:sz w:val="28"/>
            <w:szCs w:val="28"/>
            <w:shd w:val="clear" w:color="auto" w:fill="FFFFFF"/>
          </w:rPr>
          <w:t xml:space="preserve"> </w:t>
        </w:r>
        <w:r>
          <w:rPr>
            <w:rFonts w:hint="eastAsia"/>
            <w:snapToGrid w:val="0"/>
            <w:sz w:val="28"/>
            <w:szCs w:val="28"/>
            <w:shd w:val="clear" w:color="auto" w:fill="FFFFFF"/>
          </w:rPr>
          <w:t>系统设计概述</w:t>
        </w:r>
        <w:r>
          <w:rPr>
            <w:sz w:val="28"/>
            <w:szCs w:val="28"/>
          </w:rPr>
          <w:tab/>
        </w:r>
        <w:r>
          <w:rPr>
            <w:sz w:val="28"/>
            <w:szCs w:val="28"/>
          </w:rPr>
          <w:fldChar w:fldCharType="begin"/>
        </w:r>
        <w:r>
          <w:rPr>
            <w:sz w:val="28"/>
            <w:szCs w:val="28"/>
          </w:rPr>
          <w:instrText xml:space="preserve"> PAGEREF _Toc31743 \h </w:instrText>
        </w:r>
        <w:r>
          <w:rPr>
            <w:sz w:val="28"/>
            <w:szCs w:val="28"/>
          </w:rPr>
          <w:fldChar w:fldCharType="separate"/>
        </w:r>
        <w:r>
          <w:rPr>
            <w:sz w:val="28"/>
            <w:szCs w:val="28"/>
          </w:rPr>
          <w:t>14</w:t>
        </w:r>
        <w:r>
          <w:rPr>
            <w:sz w:val="28"/>
            <w:szCs w:val="28"/>
          </w:rPr>
          <w:fldChar w:fldCharType="end"/>
        </w:r>
      </w:hyperlink>
    </w:p>
    <w:p w14:paraId="714C4ACE" w14:textId="77777777" w:rsidR="00546BC3" w:rsidRDefault="00546BC3">
      <w:pPr>
        <w:pStyle w:val="TOC3"/>
        <w:tabs>
          <w:tab w:val="right" w:leader="dot" w:pos="8789"/>
        </w:tabs>
        <w:spacing w:line="360" w:lineRule="auto"/>
        <w:rPr>
          <w:sz w:val="28"/>
          <w:szCs w:val="28"/>
        </w:rPr>
      </w:pPr>
      <w:hyperlink w:anchor="_Toc6704" w:history="1">
        <w:r>
          <w:rPr>
            <w:rFonts w:hint="eastAsia"/>
            <w:snapToGrid w:val="0"/>
            <w:sz w:val="28"/>
            <w:szCs w:val="28"/>
            <w:shd w:val="clear" w:color="auto" w:fill="FFFFFF"/>
          </w:rPr>
          <w:t xml:space="preserve">4.1.1 </w:t>
        </w:r>
        <w:r>
          <w:rPr>
            <w:rFonts w:hint="eastAsia"/>
            <w:snapToGrid w:val="0"/>
            <w:sz w:val="28"/>
            <w:szCs w:val="28"/>
            <w:shd w:val="clear" w:color="auto" w:fill="FFFFFF"/>
          </w:rPr>
          <w:t>主要任务和内容</w:t>
        </w:r>
        <w:r>
          <w:rPr>
            <w:sz w:val="28"/>
            <w:szCs w:val="28"/>
          </w:rPr>
          <w:tab/>
        </w:r>
        <w:r>
          <w:rPr>
            <w:sz w:val="28"/>
            <w:szCs w:val="28"/>
          </w:rPr>
          <w:fldChar w:fldCharType="begin"/>
        </w:r>
        <w:r>
          <w:rPr>
            <w:sz w:val="28"/>
            <w:szCs w:val="28"/>
          </w:rPr>
          <w:instrText xml:space="preserve"> PAGEREF _Toc6704 \h </w:instrText>
        </w:r>
        <w:r>
          <w:rPr>
            <w:sz w:val="28"/>
            <w:szCs w:val="28"/>
          </w:rPr>
          <w:fldChar w:fldCharType="separate"/>
        </w:r>
        <w:r>
          <w:rPr>
            <w:sz w:val="28"/>
            <w:szCs w:val="28"/>
          </w:rPr>
          <w:t>14</w:t>
        </w:r>
        <w:r>
          <w:rPr>
            <w:sz w:val="28"/>
            <w:szCs w:val="28"/>
          </w:rPr>
          <w:fldChar w:fldCharType="end"/>
        </w:r>
      </w:hyperlink>
    </w:p>
    <w:p w14:paraId="16DEA2D8" w14:textId="77777777" w:rsidR="00546BC3" w:rsidRDefault="00546BC3">
      <w:pPr>
        <w:pStyle w:val="TOC3"/>
        <w:tabs>
          <w:tab w:val="right" w:leader="dot" w:pos="8789"/>
        </w:tabs>
        <w:spacing w:line="360" w:lineRule="auto"/>
        <w:rPr>
          <w:sz w:val="28"/>
          <w:szCs w:val="28"/>
        </w:rPr>
      </w:pPr>
      <w:hyperlink w:anchor="_Toc7203" w:history="1">
        <w:r>
          <w:rPr>
            <w:rFonts w:hint="eastAsia"/>
            <w:snapToGrid w:val="0"/>
            <w:sz w:val="28"/>
            <w:szCs w:val="28"/>
            <w:shd w:val="clear" w:color="auto" w:fill="FFFFFF"/>
          </w:rPr>
          <w:t xml:space="preserve">4.1.2 </w:t>
        </w:r>
        <w:r>
          <w:rPr>
            <w:rFonts w:hint="eastAsia"/>
            <w:snapToGrid w:val="0"/>
            <w:sz w:val="28"/>
            <w:szCs w:val="28"/>
            <w:shd w:val="clear" w:color="auto" w:fill="FFFFFF"/>
          </w:rPr>
          <w:t>系统设计原则</w:t>
        </w:r>
        <w:r>
          <w:rPr>
            <w:sz w:val="28"/>
            <w:szCs w:val="28"/>
          </w:rPr>
          <w:tab/>
        </w:r>
        <w:r>
          <w:rPr>
            <w:sz w:val="28"/>
            <w:szCs w:val="28"/>
          </w:rPr>
          <w:fldChar w:fldCharType="begin"/>
        </w:r>
        <w:r>
          <w:rPr>
            <w:sz w:val="28"/>
            <w:szCs w:val="28"/>
          </w:rPr>
          <w:instrText xml:space="preserve"> PAGEREF _Toc7203 \h </w:instrText>
        </w:r>
        <w:r>
          <w:rPr>
            <w:sz w:val="28"/>
            <w:szCs w:val="28"/>
          </w:rPr>
          <w:fldChar w:fldCharType="separate"/>
        </w:r>
        <w:r>
          <w:rPr>
            <w:sz w:val="28"/>
            <w:szCs w:val="28"/>
          </w:rPr>
          <w:t>14</w:t>
        </w:r>
        <w:r>
          <w:rPr>
            <w:sz w:val="28"/>
            <w:szCs w:val="28"/>
          </w:rPr>
          <w:fldChar w:fldCharType="end"/>
        </w:r>
      </w:hyperlink>
    </w:p>
    <w:p w14:paraId="761A026C" w14:textId="77777777" w:rsidR="00546BC3" w:rsidRDefault="00546BC3">
      <w:pPr>
        <w:pStyle w:val="TOC2"/>
        <w:tabs>
          <w:tab w:val="right" w:leader="dot" w:pos="8789"/>
        </w:tabs>
        <w:spacing w:line="360" w:lineRule="auto"/>
        <w:rPr>
          <w:sz w:val="28"/>
          <w:szCs w:val="28"/>
        </w:rPr>
      </w:pPr>
      <w:hyperlink w:anchor="_Toc21032" w:history="1">
        <w:r>
          <w:rPr>
            <w:rFonts w:hint="eastAsia"/>
            <w:snapToGrid w:val="0"/>
            <w:sz w:val="28"/>
            <w:szCs w:val="28"/>
            <w:shd w:val="clear" w:color="auto" w:fill="FFFFFF"/>
          </w:rPr>
          <w:t>第</w:t>
        </w:r>
        <w:r>
          <w:rPr>
            <w:rFonts w:hint="eastAsia"/>
            <w:snapToGrid w:val="0"/>
            <w:sz w:val="28"/>
            <w:szCs w:val="28"/>
            <w:shd w:val="clear" w:color="auto" w:fill="FFFFFF"/>
          </w:rPr>
          <w:t>4.2</w:t>
        </w:r>
        <w:r>
          <w:rPr>
            <w:rFonts w:hint="eastAsia"/>
            <w:snapToGrid w:val="0"/>
            <w:sz w:val="28"/>
            <w:szCs w:val="28"/>
            <w:shd w:val="clear" w:color="auto" w:fill="FFFFFF"/>
          </w:rPr>
          <w:t>节</w:t>
        </w:r>
        <w:r>
          <w:rPr>
            <w:rFonts w:hint="eastAsia"/>
            <w:snapToGrid w:val="0"/>
            <w:sz w:val="28"/>
            <w:szCs w:val="28"/>
            <w:shd w:val="clear" w:color="auto" w:fill="FFFFFF"/>
          </w:rPr>
          <w:t xml:space="preserve"> </w:t>
        </w:r>
        <w:r>
          <w:rPr>
            <w:rFonts w:hint="eastAsia"/>
            <w:snapToGrid w:val="0"/>
            <w:sz w:val="28"/>
            <w:szCs w:val="28"/>
            <w:shd w:val="clear" w:color="auto" w:fill="FFFFFF"/>
          </w:rPr>
          <w:t>系统总体概述</w:t>
        </w:r>
        <w:r>
          <w:rPr>
            <w:sz w:val="28"/>
            <w:szCs w:val="28"/>
          </w:rPr>
          <w:tab/>
        </w:r>
        <w:r>
          <w:rPr>
            <w:sz w:val="28"/>
            <w:szCs w:val="28"/>
          </w:rPr>
          <w:fldChar w:fldCharType="begin"/>
        </w:r>
        <w:r>
          <w:rPr>
            <w:sz w:val="28"/>
            <w:szCs w:val="28"/>
          </w:rPr>
          <w:instrText xml:space="preserve"> PAGEREF _Toc21032 \h </w:instrText>
        </w:r>
        <w:r>
          <w:rPr>
            <w:sz w:val="28"/>
            <w:szCs w:val="28"/>
          </w:rPr>
          <w:fldChar w:fldCharType="separate"/>
        </w:r>
        <w:r>
          <w:rPr>
            <w:sz w:val="28"/>
            <w:szCs w:val="28"/>
          </w:rPr>
          <w:t>15</w:t>
        </w:r>
        <w:r>
          <w:rPr>
            <w:sz w:val="28"/>
            <w:szCs w:val="28"/>
          </w:rPr>
          <w:fldChar w:fldCharType="end"/>
        </w:r>
      </w:hyperlink>
    </w:p>
    <w:p w14:paraId="5EDBCDC9" w14:textId="77777777" w:rsidR="00546BC3" w:rsidRDefault="00546BC3">
      <w:pPr>
        <w:pStyle w:val="TOC2"/>
        <w:tabs>
          <w:tab w:val="right" w:leader="dot" w:pos="8789"/>
        </w:tabs>
        <w:spacing w:line="360" w:lineRule="auto"/>
        <w:rPr>
          <w:sz w:val="28"/>
          <w:szCs w:val="28"/>
        </w:rPr>
      </w:pPr>
      <w:hyperlink w:anchor="_Toc18474" w:history="1">
        <w:r>
          <w:rPr>
            <w:rFonts w:hint="eastAsia"/>
            <w:sz w:val="28"/>
            <w:szCs w:val="28"/>
          </w:rPr>
          <w:t>第</w:t>
        </w:r>
        <w:r>
          <w:rPr>
            <w:sz w:val="28"/>
            <w:szCs w:val="28"/>
          </w:rPr>
          <w:t>4.3</w:t>
        </w:r>
        <w:r>
          <w:rPr>
            <w:rFonts w:hint="eastAsia"/>
            <w:sz w:val="28"/>
            <w:szCs w:val="28"/>
          </w:rPr>
          <w:t>节</w:t>
        </w:r>
        <w:r>
          <w:rPr>
            <w:sz w:val="28"/>
            <w:szCs w:val="28"/>
          </w:rPr>
          <w:t xml:space="preserve"> </w:t>
        </w:r>
        <w:r>
          <w:rPr>
            <w:rFonts w:hint="eastAsia"/>
            <w:sz w:val="28"/>
            <w:szCs w:val="28"/>
          </w:rPr>
          <w:t>系统核心功能模块设计</w:t>
        </w:r>
        <w:r>
          <w:rPr>
            <w:sz w:val="28"/>
            <w:szCs w:val="28"/>
          </w:rPr>
          <w:tab/>
        </w:r>
        <w:r>
          <w:rPr>
            <w:sz w:val="28"/>
            <w:szCs w:val="28"/>
          </w:rPr>
          <w:fldChar w:fldCharType="begin"/>
        </w:r>
        <w:r>
          <w:rPr>
            <w:sz w:val="28"/>
            <w:szCs w:val="28"/>
          </w:rPr>
          <w:instrText xml:space="preserve"> PAGEREF _Toc18474 \h </w:instrText>
        </w:r>
        <w:r>
          <w:rPr>
            <w:sz w:val="28"/>
            <w:szCs w:val="28"/>
          </w:rPr>
          <w:fldChar w:fldCharType="separate"/>
        </w:r>
        <w:r>
          <w:rPr>
            <w:sz w:val="28"/>
            <w:szCs w:val="28"/>
          </w:rPr>
          <w:t>15</w:t>
        </w:r>
        <w:r>
          <w:rPr>
            <w:sz w:val="28"/>
            <w:szCs w:val="28"/>
          </w:rPr>
          <w:fldChar w:fldCharType="end"/>
        </w:r>
      </w:hyperlink>
    </w:p>
    <w:p w14:paraId="31728F15" w14:textId="77777777" w:rsidR="00546BC3" w:rsidRDefault="00546BC3">
      <w:pPr>
        <w:pStyle w:val="TOC3"/>
        <w:tabs>
          <w:tab w:val="right" w:leader="dot" w:pos="8789"/>
        </w:tabs>
        <w:spacing w:line="360" w:lineRule="auto"/>
        <w:rPr>
          <w:sz w:val="28"/>
          <w:szCs w:val="28"/>
        </w:rPr>
      </w:pPr>
      <w:hyperlink w:anchor="_Toc31453" w:history="1">
        <w:r>
          <w:rPr>
            <w:rFonts w:hint="eastAsia"/>
            <w:snapToGrid w:val="0"/>
            <w:sz w:val="28"/>
            <w:szCs w:val="28"/>
            <w:shd w:val="clear" w:color="auto" w:fill="FFFFFF"/>
          </w:rPr>
          <w:t xml:space="preserve">4.3.1 </w:t>
        </w:r>
        <w:r>
          <w:rPr>
            <w:rFonts w:hint="eastAsia"/>
            <w:snapToGrid w:val="0"/>
            <w:sz w:val="28"/>
            <w:szCs w:val="28"/>
            <w:shd w:val="clear" w:color="auto" w:fill="FFFFFF"/>
          </w:rPr>
          <w:t>用户登录模块</w:t>
        </w:r>
        <w:r>
          <w:rPr>
            <w:sz w:val="28"/>
            <w:szCs w:val="28"/>
          </w:rPr>
          <w:tab/>
        </w:r>
        <w:r>
          <w:rPr>
            <w:sz w:val="28"/>
            <w:szCs w:val="28"/>
          </w:rPr>
          <w:fldChar w:fldCharType="begin"/>
        </w:r>
        <w:r>
          <w:rPr>
            <w:sz w:val="28"/>
            <w:szCs w:val="28"/>
          </w:rPr>
          <w:instrText xml:space="preserve"> PAGEREF _Toc31453 \h </w:instrText>
        </w:r>
        <w:r>
          <w:rPr>
            <w:sz w:val="28"/>
            <w:szCs w:val="28"/>
          </w:rPr>
          <w:fldChar w:fldCharType="separate"/>
        </w:r>
        <w:r>
          <w:rPr>
            <w:sz w:val="28"/>
            <w:szCs w:val="28"/>
          </w:rPr>
          <w:t>15</w:t>
        </w:r>
        <w:r>
          <w:rPr>
            <w:sz w:val="28"/>
            <w:szCs w:val="28"/>
          </w:rPr>
          <w:fldChar w:fldCharType="end"/>
        </w:r>
      </w:hyperlink>
    </w:p>
    <w:p w14:paraId="12E7E429" w14:textId="77777777" w:rsidR="00546BC3" w:rsidRDefault="00546BC3">
      <w:pPr>
        <w:pStyle w:val="TOC3"/>
        <w:tabs>
          <w:tab w:val="right" w:leader="dot" w:pos="8789"/>
        </w:tabs>
        <w:spacing w:line="360" w:lineRule="auto"/>
        <w:rPr>
          <w:sz w:val="28"/>
          <w:szCs w:val="28"/>
        </w:rPr>
      </w:pPr>
      <w:hyperlink w:anchor="_Toc8507" w:history="1">
        <w:r>
          <w:rPr>
            <w:rFonts w:hint="eastAsia"/>
            <w:snapToGrid w:val="0"/>
            <w:sz w:val="28"/>
            <w:szCs w:val="28"/>
            <w:shd w:val="clear" w:color="auto" w:fill="FFFFFF"/>
          </w:rPr>
          <w:t xml:space="preserve">4.3.2 </w:t>
        </w:r>
        <w:r>
          <w:rPr>
            <w:rFonts w:hint="eastAsia"/>
            <w:snapToGrid w:val="0"/>
            <w:sz w:val="28"/>
            <w:szCs w:val="28"/>
            <w:shd w:val="clear" w:color="auto" w:fill="FFFFFF"/>
          </w:rPr>
          <w:t>农产品购买模块</w:t>
        </w:r>
        <w:r>
          <w:rPr>
            <w:sz w:val="28"/>
            <w:szCs w:val="28"/>
          </w:rPr>
          <w:tab/>
        </w:r>
        <w:r>
          <w:rPr>
            <w:sz w:val="28"/>
            <w:szCs w:val="28"/>
          </w:rPr>
          <w:fldChar w:fldCharType="begin"/>
        </w:r>
        <w:r>
          <w:rPr>
            <w:sz w:val="28"/>
            <w:szCs w:val="28"/>
          </w:rPr>
          <w:instrText xml:space="preserve"> PAGEREF _Toc8507 \h </w:instrText>
        </w:r>
        <w:r>
          <w:rPr>
            <w:sz w:val="28"/>
            <w:szCs w:val="28"/>
          </w:rPr>
          <w:fldChar w:fldCharType="separate"/>
        </w:r>
        <w:r>
          <w:rPr>
            <w:sz w:val="28"/>
            <w:szCs w:val="28"/>
          </w:rPr>
          <w:t>16</w:t>
        </w:r>
        <w:r>
          <w:rPr>
            <w:sz w:val="28"/>
            <w:szCs w:val="28"/>
          </w:rPr>
          <w:fldChar w:fldCharType="end"/>
        </w:r>
      </w:hyperlink>
    </w:p>
    <w:p w14:paraId="6528AFF7" w14:textId="77777777" w:rsidR="00546BC3" w:rsidRDefault="00546BC3">
      <w:pPr>
        <w:pStyle w:val="TOC3"/>
        <w:tabs>
          <w:tab w:val="right" w:leader="dot" w:pos="8789"/>
        </w:tabs>
        <w:spacing w:line="360" w:lineRule="auto"/>
        <w:rPr>
          <w:sz w:val="28"/>
          <w:szCs w:val="28"/>
        </w:rPr>
      </w:pPr>
      <w:hyperlink w:anchor="_Toc7378" w:history="1">
        <w:r>
          <w:rPr>
            <w:rFonts w:hint="eastAsia"/>
            <w:snapToGrid w:val="0"/>
            <w:sz w:val="28"/>
            <w:szCs w:val="28"/>
            <w:shd w:val="clear" w:color="auto" w:fill="FFFFFF"/>
          </w:rPr>
          <w:t xml:space="preserve">4.3.3 </w:t>
        </w:r>
        <w:r>
          <w:rPr>
            <w:rFonts w:hint="eastAsia"/>
            <w:snapToGrid w:val="0"/>
            <w:sz w:val="28"/>
            <w:szCs w:val="28"/>
            <w:shd w:val="clear" w:color="auto" w:fill="FFFFFF"/>
          </w:rPr>
          <w:t>农产品搜索模块</w:t>
        </w:r>
        <w:r>
          <w:rPr>
            <w:sz w:val="28"/>
            <w:szCs w:val="28"/>
          </w:rPr>
          <w:tab/>
        </w:r>
        <w:r>
          <w:rPr>
            <w:sz w:val="28"/>
            <w:szCs w:val="28"/>
          </w:rPr>
          <w:fldChar w:fldCharType="begin"/>
        </w:r>
        <w:r>
          <w:rPr>
            <w:sz w:val="28"/>
            <w:szCs w:val="28"/>
          </w:rPr>
          <w:instrText xml:space="preserve"> PAGEREF _Toc7378 \h </w:instrText>
        </w:r>
        <w:r>
          <w:rPr>
            <w:sz w:val="28"/>
            <w:szCs w:val="28"/>
          </w:rPr>
          <w:fldChar w:fldCharType="separate"/>
        </w:r>
        <w:r>
          <w:rPr>
            <w:sz w:val="28"/>
            <w:szCs w:val="28"/>
          </w:rPr>
          <w:t>17</w:t>
        </w:r>
        <w:r>
          <w:rPr>
            <w:sz w:val="28"/>
            <w:szCs w:val="28"/>
          </w:rPr>
          <w:fldChar w:fldCharType="end"/>
        </w:r>
      </w:hyperlink>
    </w:p>
    <w:p w14:paraId="64F383F9" w14:textId="77777777" w:rsidR="00546BC3" w:rsidRDefault="00546BC3">
      <w:pPr>
        <w:pStyle w:val="TOC2"/>
        <w:tabs>
          <w:tab w:val="right" w:leader="dot" w:pos="8789"/>
        </w:tabs>
        <w:spacing w:line="360" w:lineRule="auto"/>
        <w:rPr>
          <w:sz w:val="28"/>
          <w:szCs w:val="28"/>
        </w:rPr>
      </w:pPr>
      <w:hyperlink w:anchor="_Toc11334" w:history="1">
        <w:r>
          <w:rPr>
            <w:rFonts w:hint="eastAsia"/>
            <w:sz w:val="28"/>
            <w:szCs w:val="28"/>
          </w:rPr>
          <w:t>第</w:t>
        </w:r>
        <w:r>
          <w:rPr>
            <w:rFonts w:hint="eastAsia"/>
            <w:sz w:val="28"/>
            <w:szCs w:val="28"/>
          </w:rPr>
          <w:t>4</w:t>
        </w:r>
        <w:r>
          <w:rPr>
            <w:sz w:val="28"/>
            <w:szCs w:val="28"/>
          </w:rPr>
          <w:t>.4</w:t>
        </w:r>
        <w:r>
          <w:rPr>
            <w:rFonts w:hint="eastAsia"/>
            <w:sz w:val="28"/>
            <w:szCs w:val="28"/>
          </w:rPr>
          <w:t>节</w:t>
        </w:r>
        <w:r>
          <w:rPr>
            <w:rFonts w:hint="eastAsia"/>
            <w:sz w:val="28"/>
            <w:szCs w:val="28"/>
          </w:rPr>
          <w:t xml:space="preserve"> </w:t>
        </w:r>
        <w:r>
          <w:rPr>
            <w:rFonts w:hint="eastAsia"/>
            <w:sz w:val="28"/>
            <w:szCs w:val="28"/>
          </w:rPr>
          <w:t>数据库设计</w:t>
        </w:r>
        <w:r>
          <w:rPr>
            <w:sz w:val="28"/>
            <w:szCs w:val="28"/>
          </w:rPr>
          <w:tab/>
        </w:r>
        <w:r>
          <w:rPr>
            <w:sz w:val="28"/>
            <w:szCs w:val="28"/>
          </w:rPr>
          <w:fldChar w:fldCharType="begin"/>
        </w:r>
        <w:r>
          <w:rPr>
            <w:sz w:val="28"/>
            <w:szCs w:val="28"/>
          </w:rPr>
          <w:instrText xml:space="preserve"> PAGEREF _Toc11334 \h </w:instrText>
        </w:r>
        <w:r>
          <w:rPr>
            <w:sz w:val="28"/>
            <w:szCs w:val="28"/>
          </w:rPr>
          <w:fldChar w:fldCharType="separate"/>
        </w:r>
        <w:r>
          <w:rPr>
            <w:sz w:val="28"/>
            <w:szCs w:val="28"/>
          </w:rPr>
          <w:t>18</w:t>
        </w:r>
        <w:r>
          <w:rPr>
            <w:sz w:val="28"/>
            <w:szCs w:val="28"/>
          </w:rPr>
          <w:fldChar w:fldCharType="end"/>
        </w:r>
      </w:hyperlink>
    </w:p>
    <w:p w14:paraId="6D1AE137" w14:textId="77777777" w:rsidR="00546BC3" w:rsidRDefault="00546BC3">
      <w:pPr>
        <w:pStyle w:val="TOC3"/>
        <w:tabs>
          <w:tab w:val="right" w:leader="dot" w:pos="8789"/>
        </w:tabs>
        <w:spacing w:line="360" w:lineRule="auto"/>
        <w:rPr>
          <w:sz w:val="28"/>
          <w:szCs w:val="28"/>
        </w:rPr>
      </w:pPr>
      <w:hyperlink w:anchor="_Toc3972" w:history="1">
        <w:r>
          <w:rPr>
            <w:rFonts w:hint="eastAsia"/>
            <w:snapToGrid w:val="0"/>
            <w:sz w:val="28"/>
            <w:szCs w:val="28"/>
            <w:shd w:val="clear" w:color="auto" w:fill="FFFFFF"/>
          </w:rPr>
          <w:t xml:space="preserve">4.4.1 </w:t>
        </w:r>
        <w:r>
          <w:rPr>
            <w:rFonts w:hint="eastAsia"/>
            <w:snapToGrid w:val="0"/>
            <w:sz w:val="28"/>
            <w:szCs w:val="28"/>
            <w:shd w:val="clear" w:color="auto" w:fill="FFFFFF"/>
          </w:rPr>
          <w:t>数据库概念设计</w:t>
        </w:r>
        <w:r>
          <w:rPr>
            <w:sz w:val="28"/>
            <w:szCs w:val="28"/>
          </w:rPr>
          <w:tab/>
        </w:r>
        <w:r>
          <w:rPr>
            <w:sz w:val="28"/>
            <w:szCs w:val="28"/>
          </w:rPr>
          <w:fldChar w:fldCharType="begin"/>
        </w:r>
        <w:r>
          <w:rPr>
            <w:sz w:val="28"/>
            <w:szCs w:val="28"/>
          </w:rPr>
          <w:instrText xml:space="preserve"> PAGEREF _Toc3972 \h </w:instrText>
        </w:r>
        <w:r>
          <w:rPr>
            <w:sz w:val="28"/>
            <w:szCs w:val="28"/>
          </w:rPr>
          <w:fldChar w:fldCharType="separate"/>
        </w:r>
        <w:r>
          <w:rPr>
            <w:sz w:val="28"/>
            <w:szCs w:val="28"/>
          </w:rPr>
          <w:t>18</w:t>
        </w:r>
        <w:r>
          <w:rPr>
            <w:sz w:val="28"/>
            <w:szCs w:val="28"/>
          </w:rPr>
          <w:fldChar w:fldCharType="end"/>
        </w:r>
      </w:hyperlink>
    </w:p>
    <w:p w14:paraId="3B3EDB30" w14:textId="77777777" w:rsidR="00546BC3" w:rsidRDefault="00546BC3">
      <w:pPr>
        <w:pStyle w:val="TOC3"/>
        <w:tabs>
          <w:tab w:val="right" w:leader="dot" w:pos="8789"/>
        </w:tabs>
        <w:spacing w:line="360" w:lineRule="auto"/>
        <w:rPr>
          <w:sz w:val="28"/>
          <w:szCs w:val="28"/>
        </w:rPr>
      </w:pPr>
      <w:hyperlink w:anchor="_Toc10885" w:history="1">
        <w:r>
          <w:rPr>
            <w:rFonts w:hint="eastAsia"/>
            <w:snapToGrid w:val="0"/>
            <w:sz w:val="28"/>
            <w:szCs w:val="28"/>
            <w:shd w:val="clear" w:color="auto" w:fill="FFFFFF"/>
          </w:rPr>
          <w:t xml:space="preserve">4.4.2 </w:t>
        </w:r>
        <w:r>
          <w:rPr>
            <w:rFonts w:hint="eastAsia"/>
            <w:snapToGrid w:val="0"/>
            <w:sz w:val="28"/>
            <w:szCs w:val="28"/>
            <w:shd w:val="clear" w:color="auto" w:fill="FFFFFF"/>
          </w:rPr>
          <w:t>数据库逻辑设计</w:t>
        </w:r>
        <w:r>
          <w:rPr>
            <w:sz w:val="28"/>
            <w:szCs w:val="28"/>
          </w:rPr>
          <w:tab/>
        </w:r>
        <w:r>
          <w:rPr>
            <w:sz w:val="28"/>
            <w:szCs w:val="28"/>
          </w:rPr>
          <w:fldChar w:fldCharType="begin"/>
        </w:r>
        <w:r>
          <w:rPr>
            <w:sz w:val="28"/>
            <w:szCs w:val="28"/>
          </w:rPr>
          <w:instrText xml:space="preserve"> PAGEREF _Toc10885 \h </w:instrText>
        </w:r>
        <w:r>
          <w:rPr>
            <w:sz w:val="28"/>
            <w:szCs w:val="28"/>
          </w:rPr>
          <w:fldChar w:fldCharType="separate"/>
        </w:r>
        <w:r>
          <w:rPr>
            <w:sz w:val="28"/>
            <w:szCs w:val="28"/>
          </w:rPr>
          <w:t>19</w:t>
        </w:r>
        <w:r>
          <w:rPr>
            <w:sz w:val="28"/>
            <w:szCs w:val="28"/>
          </w:rPr>
          <w:fldChar w:fldCharType="end"/>
        </w:r>
      </w:hyperlink>
    </w:p>
    <w:p w14:paraId="756BA2F7" w14:textId="77777777" w:rsidR="00546BC3" w:rsidRDefault="00546BC3">
      <w:pPr>
        <w:pStyle w:val="TOC3"/>
        <w:tabs>
          <w:tab w:val="right" w:leader="dot" w:pos="8789"/>
        </w:tabs>
        <w:spacing w:line="360" w:lineRule="auto"/>
        <w:rPr>
          <w:sz w:val="28"/>
          <w:szCs w:val="28"/>
        </w:rPr>
      </w:pPr>
      <w:hyperlink w:anchor="_Toc22851" w:history="1">
        <w:r>
          <w:rPr>
            <w:rFonts w:hint="eastAsia"/>
            <w:snapToGrid w:val="0"/>
            <w:sz w:val="28"/>
            <w:szCs w:val="28"/>
            <w:shd w:val="clear" w:color="auto" w:fill="FFFFFF"/>
          </w:rPr>
          <w:t xml:space="preserve">4.4.3 </w:t>
        </w:r>
        <w:r>
          <w:rPr>
            <w:rFonts w:hint="eastAsia"/>
            <w:snapToGrid w:val="0"/>
            <w:sz w:val="28"/>
            <w:szCs w:val="28"/>
            <w:shd w:val="clear" w:color="auto" w:fill="FFFFFF"/>
          </w:rPr>
          <w:t>数据库表设计</w:t>
        </w:r>
        <w:r>
          <w:rPr>
            <w:sz w:val="28"/>
            <w:szCs w:val="28"/>
          </w:rPr>
          <w:tab/>
        </w:r>
        <w:r>
          <w:rPr>
            <w:sz w:val="28"/>
            <w:szCs w:val="28"/>
          </w:rPr>
          <w:fldChar w:fldCharType="begin"/>
        </w:r>
        <w:r>
          <w:rPr>
            <w:sz w:val="28"/>
            <w:szCs w:val="28"/>
          </w:rPr>
          <w:instrText xml:space="preserve"> PAGEREF _Toc22851 \h </w:instrText>
        </w:r>
        <w:r>
          <w:rPr>
            <w:sz w:val="28"/>
            <w:szCs w:val="28"/>
          </w:rPr>
          <w:fldChar w:fldCharType="separate"/>
        </w:r>
        <w:r>
          <w:rPr>
            <w:sz w:val="28"/>
            <w:szCs w:val="28"/>
          </w:rPr>
          <w:t>19</w:t>
        </w:r>
        <w:r>
          <w:rPr>
            <w:sz w:val="28"/>
            <w:szCs w:val="28"/>
          </w:rPr>
          <w:fldChar w:fldCharType="end"/>
        </w:r>
      </w:hyperlink>
    </w:p>
    <w:p w14:paraId="3D57D877" w14:textId="77777777" w:rsidR="00546BC3" w:rsidRDefault="00546BC3">
      <w:pPr>
        <w:pStyle w:val="TOC2"/>
        <w:tabs>
          <w:tab w:val="right" w:leader="dot" w:pos="8789"/>
        </w:tabs>
        <w:spacing w:line="360" w:lineRule="auto"/>
        <w:rPr>
          <w:sz w:val="28"/>
          <w:szCs w:val="28"/>
        </w:rPr>
      </w:pPr>
      <w:hyperlink w:anchor="_Toc9209" w:history="1">
        <w:r>
          <w:rPr>
            <w:rFonts w:hint="eastAsia"/>
            <w:sz w:val="28"/>
            <w:szCs w:val="28"/>
          </w:rPr>
          <w:t>第</w:t>
        </w:r>
        <w:r>
          <w:rPr>
            <w:rFonts w:hint="eastAsia"/>
            <w:sz w:val="28"/>
            <w:szCs w:val="28"/>
          </w:rPr>
          <w:t>4</w:t>
        </w:r>
        <w:r>
          <w:rPr>
            <w:sz w:val="28"/>
            <w:szCs w:val="28"/>
          </w:rPr>
          <w:t>.5</w:t>
        </w:r>
        <w:r>
          <w:rPr>
            <w:rFonts w:hint="eastAsia"/>
            <w:sz w:val="28"/>
            <w:szCs w:val="28"/>
          </w:rPr>
          <w:t>节</w:t>
        </w:r>
        <w:r>
          <w:rPr>
            <w:rFonts w:hint="eastAsia"/>
            <w:sz w:val="28"/>
            <w:szCs w:val="28"/>
          </w:rPr>
          <w:t xml:space="preserve"> </w:t>
        </w:r>
        <w:r>
          <w:rPr>
            <w:rFonts w:hint="eastAsia"/>
            <w:sz w:val="28"/>
            <w:szCs w:val="28"/>
          </w:rPr>
          <w:t>本章小结</w:t>
        </w:r>
        <w:r>
          <w:rPr>
            <w:sz w:val="28"/>
            <w:szCs w:val="28"/>
          </w:rPr>
          <w:tab/>
        </w:r>
        <w:r>
          <w:rPr>
            <w:sz w:val="28"/>
            <w:szCs w:val="28"/>
          </w:rPr>
          <w:fldChar w:fldCharType="begin"/>
        </w:r>
        <w:r>
          <w:rPr>
            <w:sz w:val="28"/>
            <w:szCs w:val="28"/>
          </w:rPr>
          <w:instrText xml:space="preserve"> PAGEREF _Toc9209 \h </w:instrText>
        </w:r>
        <w:r>
          <w:rPr>
            <w:sz w:val="28"/>
            <w:szCs w:val="28"/>
          </w:rPr>
          <w:fldChar w:fldCharType="separate"/>
        </w:r>
        <w:r>
          <w:rPr>
            <w:sz w:val="28"/>
            <w:szCs w:val="28"/>
          </w:rPr>
          <w:t>21</w:t>
        </w:r>
        <w:r>
          <w:rPr>
            <w:sz w:val="28"/>
            <w:szCs w:val="28"/>
          </w:rPr>
          <w:fldChar w:fldCharType="end"/>
        </w:r>
      </w:hyperlink>
    </w:p>
    <w:p w14:paraId="6E1814EF" w14:textId="77777777" w:rsidR="00546BC3" w:rsidRDefault="00546BC3">
      <w:pPr>
        <w:pStyle w:val="TOC1"/>
        <w:tabs>
          <w:tab w:val="right" w:leader="dot" w:pos="8789"/>
        </w:tabs>
        <w:spacing w:line="360" w:lineRule="auto"/>
        <w:rPr>
          <w:sz w:val="28"/>
          <w:szCs w:val="28"/>
        </w:rPr>
      </w:pPr>
      <w:hyperlink w:anchor="_Toc31863" w:history="1">
        <w:r>
          <w:rPr>
            <w:rFonts w:ascii="黑体" w:eastAsia="黑体" w:hAnsi="黑体" w:cs="黑体" w:hint="eastAsia"/>
            <w:snapToGrid w:val="0"/>
            <w:sz w:val="28"/>
            <w:szCs w:val="28"/>
            <w:shd w:val="clear" w:color="auto" w:fill="FFFFFF"/>
          </w:rPr>
          <w:t>第</w:t>
        </w:r>
        <w:r>
          <w:rPr>
            <w:rFonts w:ascii="黑体" w:eastAsia="黑体" w:hAnsi="黑体" w:cs="黑体" w:hint="eastAsia"/>
            <w:snapToGrid w:val="0"/>
            <w:sz w:val="28"/>
            <w:szCs w:val="28"/>
            <w:shd w:val="clear" w:color="auto" w:fill="FFFFFF"/>
          </w:rPr>
          <w:t>5</w:t>
        </w:r>
        <w:r>
          <w:rPr>
            <w:rFonts w:ascii="黑体" w:eastAsia="黑体" w:hAnsi="黑体" w:cs="黑体" w:hint="eastAsia"/>
            <w:snapToGrid w:val="0"/>
            <w:sz w:val="28"/>
            <w:szCs w:val="28"/>
            <w:shd w:val="clear" w:color="auto" w:fill="FFFFFF"/>
          </w:rPr>
          <w:t>章</w:t>
        </w:r>
        <w:r>
          <w:rPr>
            <w:rFonts w:ascii="黑体" w:eastAsia="黑体" w:hAnsi="黑体" w:cs="黑体" w:hint="eastAsia"/>
            <w:snapToGrid w:val="0"/>
            <w:sz w:val="28"/>
            <w:szCs w:val="28"/>
            <w:shd w:val="clear" w:color="auto" w:fill="FFFFFF"/>
          </w:rPr>
          <w:t xml:space="preserve"> </w:t>
        </w:r>
        <w:r>
          <w:rPr>
            <w:rFonts w:ascii="黑体" w:eastAsia="黑体" w:hAnsi="黑体" w:cs="黑体" w:hint="eastAsia"/>
            <w:snapToGrid w:val="0"/>
            <w:sz w:val="28"/>
            <w:szCs w:val="28"/>
            <w:shd w:val="clear" w:color="auto" w:fill="FFFFFF"/>
          </w:rPr>
          <w:t>系统实现</w:t>
        </w:r>
        <w:r>
          <w:rPr>
            <w:sz w:val="28"/>
            <w:szCs w:val="28"/>
          </w:rPr>
          <w:tab/>
        </w:r>
        <w:r>
          <w:rPr>
            <w:sz w:val="28"/>
            <w:szCs w:val="28"/>
          </w:rPr>
          <w:fldChar w:fldCharType="begin"/>
        </w:r>
        <w:r>
          <w:rPr>
            <w:sz w:val="28"/>
            <w:szCs w:val="28"/>
          </w:rPr>
          <w:instrText xml:space="preserve"> PAGEREF _Toc31863 \h </w:instrText>
        </w:r>
        <w:r>
          <w:rPr>
            <w:sz w:val="28"/>
            <w:szCs w:val="28"/>
          </w:rPr>
          <w:fldChar w:fldCharType="separate"/>
        </w:r>
        <w:r>
          <w:rPr>
            <w:sz w:val="28"/>
            <w:szCs w:val="28"/>
          </w:rPr>
          <w:t>22</w:t>
        </w:r>
        <w:r>
          <w:rPr>
            <w:sz w:val="28"/>
            <w:szCs w:val="28"/>
          </w:rPr>
          <w:fldChar w:fldCharType="end"/>
        </w:r>
      </w:hyperlink>
    </w:p>
    <w:p w14:paraId="2CE80E82" w14:textId="77777777" w:rsidR="00546BC3" w:rsidRDefault="00546BC3">
      <w:pPr>
        <w:pStyle w:val="TOC2"/>
        <w:tabs>
          <w:tab w:val="right" w:leader="dot" w:pos="8789"/>
        </w:tabs>
        <w:spacing w:line="360" w:lineRule="auto"/>
        <w:rPr>
          <w:sz w:val="28"/>
          <w:szCs w:val="28"/>
        </w:rPr>
      </w:pPr>
      <w:hyperlink w:anchor="_Toc20690" w:history="1">
        <w:r>
          <w:rPr>
            <w:rFonts w:hint="eastAsia"/>
            <w:sz w:val="28"/>
            <w:szCs w:val="28"/>
          </w:rPr>
          <w:t>第</w:t>
        </w:r>
        <w:r>
          <w:rPr>
            <w:rFonts w:hint="eastAsia"/>
            <w:sz w:val="28"/>
            <w:szCs w:val="28"/>
          </w:rPr>
          <w:t>5</w:t>
        </w:r>
        <w:r>
          <w:rPr>
            <w:sz w:val="28"/>
            <w:szCs w:val="28"/>
          </w:rPr>
          <w:t>.1</w:t>
        </w:r>
        <w:r>
          <w:rPr>
            <w:rFonts w:hint="eastAsia"/>
            <w:sz w:val="28"/>
            <w:szCs w:val="28"/>
          </w:rPr>
          <w:t>节</w:t>
        </w:r>
        <w:r>
          <w:rPr>
            <w:rFonts w:hint="eastAsia"/>
            <w:sz w:val="28"/>
            <w:szCs w:val="28"/>
          </w:rPr>
          <w:t xml:space="preserve"> </w:t>
        </w:r>
        <w:r>
          <w:rPr>
            <w:rFonts w:hint="eastAsia"/>
            <w:sz w:val="28"/>
            <w:szCs w:val="28"/>
          </w:rPr>
          <w:t>项目系统层次设计</w:t>
        </w:r>
        <w:r>
          <w:rPr>
            <w:sz w:val="28"/>
            <w:szCs w:val="28"/>
          </w:rPr>
          <w:tab/>
        </w:r>
        <w:r>
          <w:rPr>
            <w:sz w:val="28"/>
            <w:szCs w:val="28"/>
          </w:rPr>
          <w:fldChar w:fldCharType="begin"/>
        </w:r>
        <w:r>
          <w:rPr>
            <w:sz w:val="28"/>
            <w:szCs w:val="28"/>
          </w:rPr>
          <w:instrText xml:space="preserve"> PAGEREF _Toc20690 \h </w:instrText>
        </w:r>
        <w:r>
          <w:rPr>
            <w:sz w:val="28"/>
            <w:szCs w:val="28"/>
          </w:rPr>
          <w:fldChar w:fldCharType="separate"/>
        </w:r>
        <w:r>
          <w:rPr>
            <w:sz w:val="28"/>
            <w:szCs w:val="28"/>
          </w:rPr>
          <w:t>22</w:t>
        </w:r>
        <w:r>
          <w:rPr>
            <w:sz w:val="28"/>
            <w:szCs w:val="28"/>
          </w:rPr>
          <w:fldChar w:fldCharType="end"/>
        </w:r>
      </w:hyperlink>
    </w:p>
    <w:p w14:paraId="5D816A77" w14:textId="77777777" w:rsidR="00546BC3" w:rsidRDefault="00546BC3">
      <w:pPr>
        <w:pStyle w:val="TOC2"/>
        <w:tabs>
          <w:tab w:val="right" w:leader="dot" w:pos="8789"/>
        </w:tabs>
        <w:spacing w:line="360" w:lineRule="auto"/>
        <w:rPr>
          <w:sz w:val="28"/>
          <w:szCs w:val="28"/>
        </w:rPr>
      </w:pPr>
      <w:hyperlink w:anchor="_Toc25392" w:history="1">
        <w:r>
          <w:rPr>
            <w:rFonts w:hint="eastAsia"/>
            <w:sz w:val="28"/>
            <w:szCs w:val="28"/>
          </w:rPr>
          <w:t>第</w:t>
        </w:r>
        <w:r>
          <w:rPr>
            <w:sz w:val="28"/>
            <w:szCs w:val="28"/>
          </w:rPr>
          <w:t>5</w:t>
        </w:r>
        <w:r>
          <w:rPr>
            <w:rFonts w:hint="eastAsia"/>
            <w:sz w:val="28"/>
            <w:szCs w:val="28"/>
          </w:rPr>
          <w:t>.</w:t>
        </w:r>
        <w:r>
          <w:rPr>
            <w:sz w:val="28"/>
            <w:szCs w:val="28"/>
          </w:rPr>
          <w:t>2</w:t>
        </w:r>
        <w:r>
          <w:rPr>
            <w:rFonts w:hint="eastAsia"/>
            <w:sz w:val="28"/>
            <w:szCs w:val="28"/>
          </w:rPr>
          <w:t>节</w:t>
        </w:r>
        <w:r>
          <w:rPr>
            <w:rFonts w:hint="eastAsia"/>
            <w:sz w:val="28"/>
            <w:szCs w:val="28"/>
          </w:rPr>
          <w:t xml:space="preserve"> </w:t>
        </w:r>
        <w:r>
          <w:rPr>
            <w:rFonts w:hint="eastAsia"/>
            <w:sz w:val="28"/>
            <w:szCs w:val="28"/>
          </w:rPr>
          <w:t>系统核心功能实现</w:t>
        </w:r>
        <w:r>
          <w:rPr>
            <w:sz w:val="28"/>
            <w:szCs w:val="28"/>
          </w:rPr>
          <w:tab/>
        </w:r>
        <w:r>
          <w:rPr>
            <w:sz w:val="28"/>
            <w:szCs w:val="28"/>
          </w:rPr>
          <w:fldChar w:fldCharType="begin"/>
        </w:r>
        <w:r>
          <w:rPr>
            <w:sz w:val="28"/>
            <w:szCs w:val="28"/>
          </w:rPr>
          <w:instrText xml:space="preserve"> PAGEREF _Toc25392 \h </w:instrText>
        </w:r>
        <w:r>
          <w:rPr>
            <w:sz w:val="28"/>
            <w:szCs w:val="28"/>
          </w:rPr>
          <w:fldChar w:fldCharType="separate"/>
        </w:r>
        <w:r>
          <w:rPr>
            <w:sz w:val="28"/>
            <w:szCs w:val="28"/>
          </w:rPr>
          <w:t>22</w:t>
        </w:r>
        <w:r>
          <w:rPr>
            <w:sz w:val="28"/>
            <w:szCs w:val="28"/>
          </w:rPr>
          <w:fldChar w:fldCharType="end"/>
        </w:r>
      </w:hyperlink>
    </w:p>
    <w:p w14:paraId="48DE3DE2" w14:textId="77777777" w:rsidR="00546BC3" w:rsidRDefault="00546BC3">
      <w:pPr>
        <w:pStyle w:val="TOC3"/>
        <w:tabs>
          <w:tab w:val="right" w:leader="dot" w:pos="8789"/>
        </w:tabs>
        <w:spacing w:line="360" w:lineRule="auto"/>
        <w:rPr>
          <w:sz w:val="28"/>
          <w:szCs w:val="28"/>
        </w:rPr>
      </w:pPr>
      <w:hyperlink w:anchor="_Toc17143" w:history="1">
        <w:r>
          <w:rPr>
            <w:rFonts w:hint="eastAsia"/>
            <w:snapToGrid w:val="0"/>
            <w:sz w:val="28"/>
            <w:szCs w:val="28"/>
            <w:shd w:val="clear" w:color="auto" w:fill="FFFFFF"/>
          </w:rPr>
          <w:t xml:space="preserve">5.2.1 </w:t>
        </w:r>
        <w:r>
          <w:rPr>
            <w:rFonts w:hint="eastAsia"/>
            <w:snapToGrid w:val="0"/>
            <w:sz w:val="28"/>
            <w:szCs w:val="28"/>
            <w:shd w:val="clear" w:color="auto" w:fill="FFFFFF"/>
          </w:rPr>
          <w:t>农产品购买模块</w:t>
        </w:r>
        <w:r>
          <w:rPr>
            <w:sz w:val="28"/>
            <w:szCs w:val="28"/>
          </w:rPr>
          <w:tab/>
        </w:r>
        <w:r>
          <w:rPr>
            <w:sz w:val="28"/>
            <w:szCs w:val="28"/>
          </w:rPr>
          <w:fldChar w:fldCharType="begin"/>
        </w:r>
        <w:r>
          <w:rPr>
            <w:sz w:val="28"/>
            <w:szCs w:val="28"/>
          </w:rPr>
          <w:instrText xml:space="preserve"> PAGEREF _Toc17143 \h </w:instrText>
        </w:r>
        <w:r>
          <w:rPr>
            <w:sz w:val="28"/>
            <w:szCs w:val="28"/>
          </w:rPr>
          <w:fldChar w:fldCharType="separate"/>
        </w:r>
        <w:r>
          <w:rPr>
            <w:sz w:val="28"/>
            <w:szCs w:val="28"/>
          </w:rPr>
          <w:t>22</w:t>
        </w:r>
        <w:r>
          <w:rPr>
            <w:sz w:val="28"/>
            <w:szCs w:val="28"/>
          </w:rPr>
          <w:fldChar w:fldCharType="end"/>
        </w:r>
      </w:hyperlink>
    </w:p>
    <w:p w14:paraId="10F8DB19" w14:textId="77777777" w:rsidR="00546BC3" w:rsidRDefault="00546BC3">
      <w:pPr>
        <w:pStyle w:val="TOC3"/>
        <w:tabs>
          <w:tab w:val="right" w:leader="dot" w:pos="8789"/>
        </w:tabs>
        <w:spacing w:line="360" w:lineRule="auto"/>
        <w:rPr>
          <w:sz w:val="28"/>
          <w:szCs w:val="28"/>
        </w:rPr>
      </w:pPr>
      <w:hyperlink w:anchor="_Toc9630" w:history="1">
        <w:r>
          <w:rPr>
            <w:rFonts w:hint="eastAsia"/>
            <w:snapToGrid w:val="0"/>
            <w:sz w:val="28"/>
            <w:szCs w:val="28"/>
            <w:shd w:val="clear" w:color="auto" w:fill="FFFFFF"/>
          </w:rPr>
          <w:t xml:space="preserve">5.2.2 </w:t>
        </w:r>
        <w:r>
          <w:rPr>
            <w:rFonts w:hint="eastAsia"/>
            <w:snapToGrid w:val="0"/>
            <w:sz w:val="28"/>
            <w:szCs w:val="28"/>
            <w:shd w:val="clear" w:color="auto" w:fill="FFFFFF"/>
          </w:rPr>
          <w:t>农产品搜索模块</w:t>
        </w:r>
        <w:r>
          <w:rPr>
            <w:sz w:val="28"/>
            <w:szCs w:val="28"/>
          </w:rPr>
          <w:tab/>
        </w:r>
        <w:r>
          <w:rPr>
            <w:sz w:val="28"/>
            <w:szCs w:val="28"/>
          </w:rPr>
          <w:fldChar w:fldCharType="begin"/>
        </w:r>
        <w:r>
          <w:rPr>
            <w:sz w:val="28"/>
            <w:szCs w:val="28"/>
          </w:rPr>
          <w:instrText xml:space="preserve"> PAGEREF _Toc9630 \h </w:instrText>
        </w:r>
        <w:r>
          <w:rPr>
            <w:sz w:val="28"/>
            <w:szCs w:val="28"/>
          </w:rPr>
          <w:fldChar w:fldCharType="separate"/>
        </w:r>
        <w:r>
          <w:rPr>
            <w:sz w:val="28"/>
            <w:szCs w:val="28"/>
          </w:rPr>
          <w:t>30</w:t>
        </w:r>
        <w:r>
          <w:rPr>
            <w:sz w:val="28"/>
            <w:szCs w:val="28"/>
          </w:rPr>
          <w:fldChar w:fldCharType="end"/>
        </w:r>
      </w:hyperlink>
    </w:p>
    <w:p w14:paraId="35FA1950" w14:textId="77777777" w:rsidR="00546BC3" w:rsidRDefault="00546BC3">
      <w:pPr>
        <w:pStyle w:val="TOC2"/>
        <w:tabs>
          <w:tab w:val="right" w:leader="dot" w:pos="8789"/>
        </w:tabs>
        <w:spacing w:line="360" w:lineRule="auto"/>
        <w:rPr>
          <w:sz w:val="28"/>
          <w:szCs w:val="28"/>
        </w:rPr>
      </w:pPr>
      <w:hyperlink w:anchor="_Toc24729" w:history="1">
        <w:r>
          <w:rPr>
            <w:rFonts w:hint="eastAsia"/>
            <w:sz w:val="28"/>
            <w:szCs w:val="28"/>
          </w:rPr>
          <w:t>第</w:t>
        </w:r>
        <w:r>
          <w:rPr>
            <w:rFonts w:hint="eastAsia"/>
            <w:sz w:val="28"/>
            <w:szCs w:val="28"/>
          </w:rPr>
          <w:t>5.</w:t>
        </w:r>
        <w:r>
          <w:rPr>
            <w:sz w:val="28"/>
            <w:szCs w:val="28"/>
          </w:rPr>
          <w:t>3</w:t>
        </w:r>
        <w:r>
          <w:rPr>
            <w:rFonts w:hint="eastAsia"/>
            <w:sz w:val="28"/>
            <w:szCs w:val="28"/>
          </w:rPr>
          <w:t>节</w:t>
        </w:r>
        <w:r>
          <w:rPr>
            <w:rFonts w:hint="eastAsia"/>
            <w:sz w:val="28"/>
            <w:szCs w:val="28"/>
          </w:rPr>
          <w:t xml:space="preserve"> </w:t>
        </w:r>
        <w:r>
          <w:rPr>
            <w:rFonts w:hint="eastAsia"/>
            <w:sz w:val="28"/>
            <w:szCs w:val="28"/>
          </w:rPr>
          <w:t>本章小结</w:t>
        </w:r>
        <w:r>
          <w:rPr>
            <w:sz w:val="28"/>
            <w:szCs w:val="28"/>
          </w:rPr>
          <w:tab/>
        </w:r>
        <w:r>
          <w:rPr>
            <w:sz w:val="28"/>
            <w:szCs w:val="28"/>
          </w:rPr>
          <w:fldChar w:fldCharType="begin"/>
        </w:r>
        <w:r>
          <w:rPr>
            <w:sz w:val="28"/>
            <w:szCs w:val="28"/>
          </w:rPr>
          <w:instrText xml:space="preserve"> PAGEREF _Toc24729 \h </w:instrText>
        </w:r>
        <w:r>
          <w:rPr>
            <w:sz w:val="28"/>
            <w:szCs w:val="28"/>
          </w:rPr>
          <w:fldChar w:fldCharType="separate"/>
        </w:r>
        <w:r>
          <w:rPr>
            <w:sz w:val="28"/>
            <w:szCs w:val="28"/>
          </w:rPr>
          <w:t>32</w:t>
        </w:r>
        <w:r>
          <w:rPr>
            <w:sz w:val="28"/>
            <w:szCs w:val="28"/>
          </w:rPr>
          <w:fldChar w:fldCharType="end"/>
        </w:r>
      </w:hyperlink>
    </w:p>
    <w:p w14:paraId="56A9D3A0" w14:textId="77777777" w:rsidR="00546BC3" w:rsidRDefault="00546BC3">
      <w:pPr>
        <w:pStyle w:val="TOC1"/>
        <w:tabs>
          <w:tab w:val="right" w:leader="dot" w:pos="8789"/>
        </w:tabs>
        <w:spacing w:line="360" w:lineRule="auto"/>
        <w:rPr>
          <w:sz w:val="28"/>
          <w:szCs w:val="28"/>
        </w:rPr>
      </w:pPr>
      <w:hyperlink w:anchor="_Toc22222" w:history="1">
        <w:r>
          <w:rPr>
            <w:rFonts w:ascii="黑体" w:eastAsia="黑体" w:hAnsi="黑体" w:cs="黑体" w:hint="eastAsia"/>
            <w:snapToGrid w:val="0"/>
            <w:sz w:val="28"/>
            <w:szCs w:val="28"/>
            <w:shd w:val="clear" w:color="auto" w:fill="FFFFFF"/>
          </w:rPr>
          <w:t>第</w:t>
        </w:r>
        <w:r>
          <w:rPr>
            <w:rFonts w:ascii="黑体" w:eastAsia="黑体" w:hAnsi="黑体" w:cs="黑体" w:hint="eastAsia"/>
            <w:snapToGrid w:val="0"/>
            <w:sz w:val="28"/>
            <w:szCs w:val="28"/>
            <w:shd w:val="clear" w:color="auto" w:fill="FFFFFF"/>
          </w:rPr>
          <w:t>6</w:t>
        </w:r>
        <w:r>
          <w:rPr>
            <w:rFonts w:ascii="黑体" w:eastAsia="黑体" w:hAnsi="黑体" w:cs="黑体" w:hint="eastAsia"/>
            <w:snapToGrid w:val="0"/>
            <w:sz w:val="28"/>
            <w:szCs w:val="28"/>
            <w:shd w:val="clear" w:color="auto" w:fill="FFFFFF"/>
          </w:rPr>
          <w:t>章</w:t>
        </w:r>
        <w:r>
          <w:rPr>
            <w:rFonts w:ascii="黑体" w:eastAsia="黑体" w:hAnsi="黑体" w:cs="黑体" w:hint="eastAsia"/>
            <w:snapToGrid w:val="0"/>
            <w:sz w:val="28"/>
            <w:szCs w:val="28"/>
            <w:shd w:val="clear" w:color="auto" w:fill="FFFFFF"/>
          </w:rPr>
          <w:t xml:space="preserve"> </w:t>
        </w:r>
        <w:r>
          <w:rPr>
            <w:rFonts w:ascii="黑体" w:eastAsia="黑体" w:hAnsi="黑体" w:cs="黑体" w:hint="eastAsia"/>
            <w:snapToGrid w:val="0"/>
            <w:sz w:val="28"/>
            <w:szCs w:val="28"/>
            <w:shd w:val="clear" w:color="auto" w:fill="FFFFFF"/>
          </w:rPr>
          <w:t>系统测试</w:t>
        </w:r>
        <w:r>
          <w:rPr>
            <w:sz w:val="28"/>
            <w:szCs w:val="28"/>
          </w:rPr>
          <w:tab/>
        </w:r>
        <w:r>
          <w:rPr>
            <w:sz w:val="28"/>
            <w:szCs w:val="28"/>
          </w:rPr>
          <w:fldChar w:fldCharType="begin"/>
        </w:r>
        <w:r>
          <w:rPr>
            <w:sz w:val="28"/>
            <w:szCs w:val="28"/>
          </w:rPr>
          <w:instrText xml:space="preserve"> PAGEREF _Toc22222 \h </w:instrText>
        </w:r>
        <w:r>
          <w:rPr>
            <w:sz w:val="28"/>
            <w:szCs w:val="28"/>
          </w:rPr>
          <w:fldChar w:fldCharType="separate"/>
        </w:r>
        <w:r>
          <w:rPr>
            <w:sz w:val="28"/>
            <w:szCs w:val="28"/>
          </w:rPr>
          <w:t>33</w:t>
        </w:r>
        <w:r>
          <w:rPr>
            <w:sz w:val="28"/>
            <w:szCs w:val="28"/>
          </w:rPr>
          <w:fldChar w:fldCharType="end"/>
        </w:r>
      </w:hyperlink>
    </w:p>
    <w:p w14:paraId="4C28787E" w14:textId="77777777" w:rsidR="00546BC3" w:rsidRDefault="00546BC3">
      <w:pPr>
        <w:pStyle w:val="TOC2"/>
        <w:tabs>
          <w:tab w:val="right" w:leader="dot" w:pos="8789"/>
        </w:tabs>
        <w:spacing w:line="360" w:lineRule="auto"/>
        <w:rPr>
          <w:sz w:val="28"/>
          <w:szCs w:val="28"/>
        </w:rPr>
      </w:pPr>
      <w:hyperlink w:anchor="_Toc24290" w:history="1">
        <w:r>
          <w:rPr>
            <w:rFonts w:hint="eastAsia"/>
            <w:sz w:val="28"/>
            <w:szCs w:val="28"/>
          </w:rPr>
          <w:t>第</w:t>
        </w:r>
        <w:r>
          <w:rPr>
            <w:rFonts w:hint="eastAsia"/>
            <w:sz w:val="28"/>
            <w:szCs w:val="28"/>
          </w:rPr>
          <w:t>6</w:t>
        </w:r>
        <w:r>
          <w:rPr>
            <w:sz w:val="28"/>
            <w:szCs w:val="28"/>
          </w:rPr>
          <w:t>.1</w:t>
        </w:r>
        <w:r>
          <w:rPr>
            <w:rFonts w:hint="eastAsia"/>
            <w:sz w:val="28"/>
            <w:szCs w:val="28"/>
          </w:rPr>
          <w:t>节</w:t>
        </w:r>
        <w:r>
          <w:rPr>
            <w:rFonts w:hint="eastAsia"/>
            <w:sz w:val="28"/>
            <w:szCs w:val="28"/>
          </w:rPr>
          <w:t xml:space="preserve"> </w:t>
        </w:r>
        <w:r>
          <w:rPr>
            <w:rFonts w:hint="eastAsia"/>
            <w:sz w:val="28"/>
            <w:szCs w:val="28"/>
          </w:rPr>
          <w:t>功能性测试</w:t>
        </w:r>
        <w:r>
          <w:rPr>
            <w:sz w:val="28"/>
            <w:szCs w:val="28"/>
          </w:rPr>
          <w:tab/>
        </w:r>
        <w:r>
          <w:rPr>
            <w:sz w:val="28"/>
            <w:szCs w:val="28"/>
          </w:rPr>
          <w:fldChar w:fldCharType="begin"/>
        </w:r>
        <w:r>
          <w:rPr>
            <w:sz w:val="28"/>
            <w:szCs w:val="28"/>
          </w:rPr>
          <w:instrText xml:space="preserve"> PAGEREF _Toc24290 \h </w:instrText>
        </w:r>
        <w:r>
          <w:rPr>
            <w:sz w:val="28"/>
            <w:szCs w:val="28"/>
          </w:rPr>
          <w:fldChar w:fldCharType="separate"/>
        </w:r>
        <w:r>
          <w:rPr>
            <w:sz w:val="28"/>
            <w:szCs w:val="28"/>
          </w:rPr>
          <w:t>33</w:t>
        </w:r>
        <w:r>
          <w:rPr>
            <w:sz w:val="28"/>
            <w:szCs w:val="28"/>
          </w:rPr>
          <w:fldChar w:fldCharType="end"/>
        </w:r>
      </w:hyperlink>
    </w:p>
    <w:p w14:paraId="47A34BAB" w14:textId="77777777" w:rsidR="00546BC3" w:rsidRDefault="00546BC3">
      <w:pPr>
        <w:pStyle w:val="TOC3"/>
        <w:tabs>
          <w:tab w:val="right" w:leader="dot" w:pos="8789"/>
        </w:tabs>
        <w:spacing w:line="360" w:lineRule="auto"/>
        <w:rPr>
          <w:sz w:val="28"/>
          <w:szCs w:val="28"/>
        </w:rPr>
      </w:pPr>
      <w:hyperlink w:anchor="_Toc30843" w:history="1">
        <w:r>
          <w:rPr>
            <w:rFonts w:hint="eastAsia"/>
            <w:snapToGrid w:val="0"/>
            <w:sz w:val="28"/>
            <w:szCs w:val="28"/>
            <w:shd w:val="clear" w:color="auto" w:fill="FFFFFF"/>
          </w:rPr>
          <w:t xml:space="preserve">6.1.1 </w:t>
        </w:r>
        <w:r>
          <w:rPr>
            <w:rFonts w:hint="eastAsia"/>
            <w:snapToGrid w:val="0"/>
            <w:sz w:val="28"/>
            <w:szCs w:val="28"/>
            <w:shd w:val="clear" w:color="auto" w:fill="FFFFFF"/>
          </w:rPr>
          <w:t>用户授权登录功能测试</w:t>
        </w:r>
        <w:r>
          <w:rPr>
            <w:sz w:val="28"/>
            <w:szCs w:val="28"/>
          </w:rPr>
          <w:tab/>
        </w:r>
        <w:r>
          <w:rPr>
            <w:sz w:val="28"/>
            <w:szCs w:val="28"/>
          </w:rPr>
          <w:fldChar w:fldCharType="begin"/>
        </w:r>
        <w:r>
          <w:rPr>
            <w:sz w:val="28"/>
            <w:szCs w:val="28"/>
          </w:rPr>
          <w:instrText xml:space="preserve"> PAGEREF _Toc30843 \h </w:instrText>
        </w:r>
        <w:r>
          <w:rPr>
            <w:sz w:val="28"/>
            <w:szCs w:val="28"/>
          </w:rPr>
          <w:fldChar w:fldCharType="separate"/>
        </w:r>
        <w:r>
          <w:rPr>
            <w:sz w:val="28"/>
            <w:szCs w:val="28"/>
          </w:rPr>
          <w:t>33</w:t>
        </w:r>
        <w:r>
          <w:rPr>
            <w:sz w:val="28"/>
            <w:szCs w:val="28"/>
          </w:rPr>
          <w:fldChar w:fldCharType="end"/>
        </w:r>
      </w:hyperlink>
    </w:p>
    <w:p w14:paraId="5E9ACD6A" w14:textId="77777777" w:rsidR="00546BC3" w:rsidRDefault="00546BC3">
      <w:pPr>
        <w:pStyle w:val="TOC3"/>
        <w:tabs>
          <w:tab w:val="right" w:leader="dot" w:pos="8789"/>
        </w:tabs>
        <w:spacing w:line="360" w:lineRule="auto"/>
        <w:rPr>
          <w:sz w:val="28"/>
          <w:szCs w:val="28"/>
        </w:rPr>
      </w:pPr>
      <w:hyperlink w:anchor="_Toc13183" w:history="1">
        <w:r>
          <w:rPr>
            <w:rFonts w:hint="eastAsia"/>
            <w:snapToGrid w:val="0"/>
            <w:sz w:val="28"/>
            <w:szCs w:val="28"/>
            <w:shd w:val="clear" w:color="auto" w:fill="FFFFFF"/>
          </w:rPr>
          <w:t xml:space="preserve">6.1.2 </w:t>
        </w:r>
        <w:r>
          <w:rPr>
            <w:rFonts w:hint="eastAsia"/>
            <w:snapToGrid w:val="0"/>
            <w:sz w:val="28"/>
            <w:szCs w:val="28"/>
            <w:shd w:val="clear" w:color="auto" w:fill="FFFFFF"/>
          </w:rPr>
          <w:t>农产品搜索功能测试</w:t>
        </w:r>
        <w:r>
          <w:rPr>
            <w:sz w:val="28"/>
            <w:szCs w:val="28"/>
          </w:rPr>
          <w:tab/>
        </w:r>
        <w:r>
          <w:rPr>
            <w:sz w:val="28"/>
            <w:szCs w:val="28"/>
          </w:rPr>
          <w:fldChar w:fldCharType="begin"/>
        </w:r>
        <w:r>
          <w:rPr>
            <w:sz w:val="28"/>
            <w:szCs w:val="28"/>
          </w:rPr>
          <w:instrText xml:space="preserve"> PAGEREF _Toc13183 \h </w:instrText>
        </w:r>
        <w:r>
          <w:rPr>
            <w:sz w:val="28"/>
            <w:szCs w:val="28"/>
          </w:rPr>
          <w:fldChar w:fldCharType="separate"/>
        </w:r>
        <w:r>
          <w:rPr>
            <w:sz w:val="28"/>
            <w:szCs w:val="28"/>
          </w:rPr>
          <w:t>34</w:t>
        </w:r>
        <w:r>
          <w:rPr>
            <w:sz w:val="28"/>
            <w:szCs w:val="28"/>
          </w:rPr>
          <w:fldChar w:fldCharType="end"/>
        </w:r>
      </w:hyperlink>
    </w:p>
    <w:p w14:paraId="73C743BB" w14:textId="77777777" w:rsidR="00546BC3" w:rsidRDefault="00546BC3">
      <w:pPr>
        <w:pStyle w:val="TOC3"/>
        <w:tabs>
          <w:tab w:val="right" w:leader="dot" w:pos="8789"/>
        </w:tabs>
        <w:spacing w:line="360" w:lineRule="auto"/>
        <w:rPr>
          <w:sz w:val="28"/>
          <w:szCs w:val="28"/>
        </w:rPr>
      </w:pPr>
      <w:hyperlink w:anchor="_Toc5646" w:history="1">
        <w:r>
          <w:rPr>
            <w:rFonts w:hint="eastAsia"/>
            <w:snapToGrid w:val="0"/>
            <w:sz w:val="28"/>
            <w:szCs w:val="28"/>
            <w:shd w:val="clear" w:color="auto" w:fill="FFFFFF"/>
          </w:rPr>
          <w:t xml:space="preserve">6.1.3 </w:t>
        </w:r>
        <w:r>
          <w:rPr>
            <w:rFonts w:hint="eastAsia"/>
            <w:snapToGrid w:val="0"/>
            <w:sz w:val="28"/>
            <w:szCs w:val="28"/>
            <w:shd w:val="clear" w:color="auto" w:fill="FFFFFF"/>
          </w:rPr>
          <w:t>农产品认养功能测试</w:t>
        </w:r>
        <w:r>
          <w:rPr>
            <w:sz w:val="28"/>
            <w:szCs w:val="28"/>
          </w:rPr>
          <w:tab/>
        </w:r>
        <w:r>
          <w:rPr>
            <w:sz w:val="28"/>
            <w:szCs w:val="28"/>
          </w:rPr>
          <w:fldChar w:fldCharType="begin"/>
        </w:r>
        <w:r>
          <w:rPr>
            <w:sz w:val="28"/>
            <w:szCs w:val="28"/>
          </w:rPr>
          <w:instrText xml:space="preserve"> PAGEREF _Toc5646 \h </w:instrText>
        </w:r>
        <w:r>
          <w:rPr>
            <w:sz w:val="28"/>
            <w:szCs w:val="28"/>
          </w:rPr>
          <w:fldChar w:fldCharType="separate"/>
        </w:r>
        <w:r>
          <w:rPr>
            <w:sz w:val="28"/>
            <w:szCs w:val="28"/>
          </w:rPr>
          <w:t>34</w:t>
        </w:r>
        <w:r>
          <w:rPr>
            <w:sz w:val="28"/>
            <w:szCs w:val="28"/>
          </w:rPr>
          <w:fldChar w:fldCharType="end"/>
        </w:r>
      </w:hyperlink>
    </w:p>
    <w:p w14:paraId="3E7E502C" w14:textId="77777777" w:rsidR="00546BC3" w:rsidRDefault="00546BC3">
      <w:pPr>
        <w:pStyle w:val="TOC3"/>
        <w:tabs>
          <w:tab w:val="right" w:leader="dot" w:pos="8789"/>
        </w:tabs>
        <w:spacing w:line="360" w:lineRule="auto"/>
        <w:rPr>
          <w:sz w:val="28"/>
          <w:szCs w:val="28"/>
        </w:rPr>
      </w:pPr>
      <w:hyperlink w:anchor="_Toc16289" w:history="1">
        <w:r>
          <w:rPr>
            <w:rFonts w:hint="eastAsia"/>
            <w:snapToGrid w:val="0"/>
            <w:sz w:val="28"/>
            <w:szCs w:val="28"/>
            <w:shd w:val="clear" w:color="auto" w:fill="FFFFFF"/>
          </w:rPr>
          <w:t xml:space="preserve">6.1.4 </w:t>
        </w:r>
        <w:r>
          <w:rPr>
            <w:rFonts w:hint="eastAsia"/>
            <w:snapToGrid w:val="0"/>
            <w:sz w:val="28"/>
            <w:szCs w:val="28"/>
            <w:shd w:val="clear" w:color="auto" w:fill="FFFFFF"/>
          </w:rPr>
          <w:t>农产品购买功能测试</w:t>
        </w:r>
        <w:r>
          <w:rPr>
            <w:sz w:val="28"/>
            <w:szCs w:val="28"/>
          </w:rPr>
          <w:tab/>
        </w:r>
        <w:r>
          <w:rPr>
            <w:sz w:val="28"/>
            <w:szCs w:val="28"/>
          </w:rPr>
          <w:fldChar w:fldCharType="begin"/>
        </w:r>
        <w:r>
          <w:rPr>
            <w:sz w:val="28"/>
            <w:szCs w:val="28"/>
          </w:rPr>
          <w:instrText xml:space="preserve"> PAGEREF _Toc16289 \h </w:instrText>
        </w:r>
        <w:r>
          <w:rPr>
            <w:sz w:val="28"/>
            <w:szCs w:val="28"/>
          </w:rPr>
          <w:fldChar w:fldCharType="separate"/>
        </w:r>
        <w:r>
          <w:rPr>
            <w:sz w:val="28"/>
            <w:szCs w:val="28"/>
          </w:rPr>
          <w:t>35</w:t>
        </w:r>
        <w:r>
          <w:rPr>
            <w:sz w:val="28"/>
            <w:szCs w:val="28"/>
          </w:rPr>
          <w:fldChar w:fldCharType="end"/>
        </w:r>
      </w:hyperlink>
    </w:p>
    <w:p w14:paraId="0ED68FC3" w14:textId="77777777" w:rsidR="00546BC3" w:rsidRDefault="00546BC3">
      <w:pPr>
        <w:pStyle w:val="TOC3"/>
        <w:tabs>
          <w:tab w:val="right" w:leader="dot" w:pos="8789"/>
        </w:tabs>
        <w:spacing w:line="360" w:lineRule="auto"/>
        <w:rPr>
          <w:sz w:val="28"/>
          <w:szCs w:val="28"/>
        </w:rPr>
      </w:pPr>
      <w:hyperlink w:anchor="_Toc20412" w:history="1">
        <w:r>
          <w:rPr>
            <w:rFonts w:hint="eastAsia"/>
            <w:snapToGrid w:val="0"/>
            <w:sz w:val="28"/>
            <w:szCs w:val="28"/>
            <w:shd w:val="clear" w:color="auto" w:fill="FFFFFF"/>
          </w:rPr>
          <w:t xml:space="preserve">6.1.5 </w:t>
        </w:r>
        <w:r>
          <w:rPr>
            <w:rFonts w:hint="eastAsia"/>
            <w:snapToGrid w:val="0"/>
            <w:sz w:val="28"/>
            <w:szCs w:val="28"/>
            <w:shd w:val="clear" w:color="auto" w:fill="FFFFFF"/>
          </w:rPr>
          <w:t>订单管理功能测试</w:t>
        </w:r>
        <w:r>
          <w:rPr>
            <w:sz w:val="28"/>
            <w:szCs w:val="28"/>
          </w:rPr>
          <w:tab/>
        </w:r>
        <w:r>
          <w:rPr>
            <w:sz w:val="28"/>
            <w:szCs w:val="28"/>
          </w:rPr>
          <w:fldChar w:fldCharType="begin"/>
        </w:r>
        <w:r>
          <w:rPr>
            <w:sz w:val="28"/>
            <w:szCs w:val="28"/>
          </w:rPr>
          <w:instrText xml:space="preserve"> PAGEREF _Toc20412 \h </w:instrText>
        </w:r>
        <w:r>
          <w:rPr>
            <w:sz w:val="28"/>
            <w:szCs w:val="28"/>
          </w:rPr>
          <w:fldChar w:fldCharType="separate"/>
        </w:r>
        <w:r>
          <w:rPr>
            <w:sz w:val="28"/>
            <w:szCs w:val="28"/>
          </w:rPr>
          <w:t>35</w:t>
        </w:r>
        <w:r>
          <w:rPr>
            <w:sz w:val="28"/>
            <w:szCs w:val="28"/>
          </w:rPr>
          <w:fldChar w:fldCharType="end"/>
        </w:r>
      </w:hyperlink>
    </w:p>
    <w:p w14:paraId="5855F545" w14:textId="77777777" w:rsidR="00546BC3" w:rsidRDefault="00546BC3">
      <w:pPr>
        <w:pStyle w:val="TOC2"/>
        <w:tabs>
          <w:tab w:val="right" w:leader="dot" w:pos="8789"/>
        </w:tabs>
        <w:spacing w:line="360" w:lineRule="auto"/>
        <w:rPr>
          <w:sz w:val="28"/>
          <w:szCs w:val="28"/>
        </w:rPr>
      </w:pPr>
      <w:hyperlink w:anchor="_Toc24048" w:history="1">
        <w:r>
          <w:rPr>
            <w:rFonts w:hint="eastAsia"/>
            <w:sz w:val="28"/>
            <w:szCs w:val="28"/>
          </w:rPr>
          <w:t>第</w:t>
        </w:r>
        <w:r>
          <w:rPr>
            <w:rFonts w:hint="eastAsia"/>
            <w:sz w:val="28"/>
            <w:szCs w:val="28"/>
          </w:rPr>
          <w:t>6</w:t>
        </w:r>
        <w:r>
          <w:rPr>
            <w:sz w:val="28"/>
            <w:szCs w:val="28"/>
          </w:rPr>
          <w:t>.</w:t>
        </w:r>
        <w:r>
          <w:rPr>
            <w:rFonts w:hint="eastAsia"/>
            <w:sz w:val="28"/>
            <w:szCs w:val="28"/>
          </w:rPr>
          <w:t>2</w:t>
        </w:r>
        <w:r>
          <w:rPr>
            <w:rFonts w:hint="eastAsia"/>
            <w:sz w:val="28"/>
            <w:szCs w:val="28"/>
          </w:rPr>
          <w:t>节</w:t>
        </w:r>
        <w:r>
          <w:rPr>
            <w:rFonts w:hint="eastAsia"/>
            <w:sz w:val="28"/>
            <w:szCs w:val="28"/>
          </w:rPr>
          <w:t xml:space="preserve"> </w:t>
        </w:r>
        <w:r>
          <w:rPr>
            <w:rFonts w:hint="eastAsia"/>
            <w:sz w:val="28"/>
            <w:szCs w:val="28"/>
          </w:rPr>
          <w:t>本章小结</w:t>
        </w:r>
        <w:r>
          <w:rPr>
            <w:sz w:val="28"/>
            <w:szCs w:val="28"/>
          </w:rPr>
          <w:tab/>
        </w:r>
        <w:r>
          <w:rPr>
            <w:sz w:val="28"/>
            <w:szCs w:val="28"/>
          </w:rPr>
          <w:fldChar w:fldCharType="begin"/>
        </w:r>
        <w:r>
          <w:rPr>
            <w:sz w:val="28"/>
            <w:szCs w:val="28"/>
          </w:rPr>
          <w:instrText xml:space="preserve"> PAGEREF _Toc24048 \h </w:instrText>
        </w:r>
        <w:r>
          <w:rPr>
            <w:sz w:val="28"/>
            <w:szCs w:val="28"/>
          </w:rPr>
          <w:fldChar w:fldCharType="separate"/>
        </w:r>
        <w:r>
          <w:rPr>
            <w:sz w:val="28"/>
            <w:szCs w:val="28"/>
          </w:rPr>
          <w:t>36</w:t>
        </w:r>
        <w:r>
          <w:rPr>
            <w:sz w:val="28"/>
            <w:szCs w:val="28"/>
          </w:rPr>
          <w:fldChar w:fldCharType="end"/>
        </w:r>
      </w:hyperlink>
    </w:p>
    <w:p w14:paraId="74AF3234" w14:textId="77777777" w:rsidR="00546BC3" w:rsidRDefault="00546BC3">
      <w:pPr>
        <w:pStyle w:val="TOC1"/>
        <w:tabs>
          <w:tab w:val="right" w:leader="dot" w:pos="8789"/>
        </w:tabs>
        <w:spacing w:line="360" w:lineRule="auto"/>
        <w:rPr>
          <w:sz w:val="28"/>
          <w:szCs w:val="28"/>
        </w:rPr>
      </w:pPr>
      <w:hyperlink w:anchor="_Toc2267" w:history="1">
        <w:r>
          <w:rPr>
            <w:rFonts w:ascii="黑体" w:eastAsia="黑体" w:hAnsi="黑体" w:cs="黑体" w:hint="eastAsia"/>
            <w:snapToGrid w:val="0"/>
            <w:sz w:val="28"/>
            <w:szCs w:val="28"/>
            <w:shd w:val="clear" w:color="auto" w:fill="FFFFFF"/>
          </w:rPr>
          <w:t>第</w:t>
        </w:r>
        <w:r>
          <w:rPr>
            <w:rFonts w:ascii="黑体" w:eastAsia="黑体" w:hAnsi="黑体" w:cs="黑体" w:hint="eastAsia"/>
            <w:snapToGrid w:val="0"/>
            <w:sz w:val="28"/>
            <w:szCs w:val="28"/>
            <w:shd w:val="clear" w:color="auto" w:fill="FFFFFF"/>
          </w:rPr>
          <w:t>7</w:t>
        </w:r>
        <w:r>
          <w:rPr>
            <w:rFonts w:ascii="黑体" w:eastAsia="黑体" w:hAnsi="黑体" w:cs="黑体" w:hint="eastAsia"/>
            <w:snapToGrid w:val="0"/>
            <w:sz w:val="28"/>
            <w:szCs w:val="28"/>
            <w:shd w:val="clear" w:color="auto" w:fill="FFFFFF"/>
          </w:rPr>
          <w:t>章</w:t>
        </w:r>
        <w:r>
          <w:rPr>
            <w:rFonts w:ascii="黑体" w:eastAsia="黑体" w:hAnsi="黑体" w:cs="黑体" w:hint="eastAsia"/>
            <w:snapToGrid w:val="0"/>
            <w:sz w:val="28"/>
            <w:szCs w:val="28"/>
            <w:shd w:val="clear" w:color="auto" w:fill="FFFFFF"/>
          </w:rPr>
          <w:t xml:space="preserve"> </w:t>
        </w:r>
        <w:r>
          <w:rPr>
            <w:rFonts w:ascii="黑体" w:eastAsia="黑体" w:hAnsi="黑体" w:cs="黑体" w:hint="eastAsia"/>
            <w:snapToGrid w:val="0"/>
            <w:sz w:val="28"/>
            <w:szCs w:val="28"/>
            <w:shd w:val="clear" w:color="auto" w:fill="FFFFFF"/>
          </w:rPr>
          <w:t>总结与展望</w:t>
        </w:r>
        <w:r>
          <w:rPr>
            <w:sz w:val="28"/>
            <w:szCs w:val="28"/>
          </w:rPr>
          <w:tab/>
        </w:r>
        <w:r>
          <w:rPr>
            <w:sz w:val="28"/>
            <w:szCs w:val="28"/>
          </w:rPr>
          <w:fldChar w:fldCharType="begin"/>
        </w:r>
        <w:r>
          <w:rPr>
            <w:sz w:val="28"/>
            <w:szCs w:val="28"/>
          </w:rPr>
          <w:instrText xml:space="preserve"> PAGEREF _Toc2267 \h </w:instrText>
        </w:r>
        <w:r>
          <w:rPr>
            <w:sz w:val="28"/>
            <w:szCs w:val="28"/>
          </w:rPr>
          <w:fldChar w:fldCharType="separate"/>
        </w:r>
        <w:r>
          <w:rPr>
            <w:sz w:val="28"/>
            <w:szCs w:val="28"/>
          </w:rPr>
          <w:t>37</w:t>
        </w:r>
        <w:r>
          <w:rPr>
            <w:sz w:val="28"/>
            <w:szCs w:val="28"/>
          </w:rPr>
          <w:fldChar w:fldCharType="end"/>
        </w:r>
      </w:hyperlink>
    </w:p>
    <w:p w14:paraId="0025E271" w14:textId="77777777" w:rsidR="00546BC3" w:rsidRDefault="00546BC3">
      <w:pPr>
        <w:pStyle w:val="TOC2"/>
        <w:tabs>
          <w:tab w:val="right" w:leader="dot" w:pos="8789"/>
        </w:tabs>
        <w:spacing w:line="360" w:lineRule="auto"/>
        <w:rPr>
          <w:sz w:val="28"/>
          <w:szCs w:val="28"/>
        </w:rPr>
      </w:pPr>
      <w:hyperlink w:anchor="_Toc1397" w:history="1">
        <w:r>
          <w:rPr>
            <w:rFonts w:hint="eastAsia"/>
            <w:sz w:val="28"/>
            <w:szCs w:val="28"/>
          </w:rPr>
          <w:t>第</w:t>
        </w:r>
        <w:r>
          <w:rPr>
            <w:rFonts w:hint="eastAsia"/>
            <w:sz w:val="28"/>
            <w:szCs w:val="28"/>
          </w:rPr>
          <w:t>7</w:t>
        </w:r>
        <w:r>
          <w:rPr>
            <w:sz w:val="28"/>
            <w:szCs w:val="28"/>
          </w:rPr>
          <w:t>.1</w:t>
        </w:r>
        <w:r>
          <w:rPr>
            <w:rFonts w:hint="eastAsia"/>
            <w:sz w:val="28"/>
            <w:szCs w:val="28"/>
          </w:rPr>
          <w:t>节</w:t>
        </w:r>
        <w:r>
          <w:rPr>
            <w:rFonts w:hint="eastAsia"/>
            <w:sz w:val="28"/>
            <w:szCs w:val="28"/>
          </w:rPr>
          <w:t xml:space="preserve"> </w:t>
        </w:r>
        <w:r>
          <w:rPr>
            <w:rFonts w:hint="eastAsia"/>
            <w:sz w:val="28"/>
            <w:szCs w:val="28"/>
          </w:rPr>
          <w:t>总结</w:t>
        </w:r>
        <w:r>
          <w:rPr>
            <w:sz w:val="28"/>
            <w:szCs w:val="28"/>
          </w:rPr>
          <w:tab/>
        </w:r>
        <w:r>
          <w:rPr>
            <w:sz w:val="28"/>
            <w:szCs w:val="28"/>
          </w:rPr>
          <w:fldChar w:fldCharType="begin"/>
        </w:r>
        <w:r>
          <w:rPr>
            <w:sz w:val="28"/>
            <w:szCs w:val="28"/>
          </w:rPr>
          <w:instrText xml:space="preserve"> PAGEREF _Toc1397 \h </w:instrText>
        </w:r>
        <w:r>
          <w:rPr>
            <w:sz w:val="28"/>
            <w:szCs w:val="28"/>
          </w:rPr>
          <w:fldChar w:fldCharType="separate"/>
        </w:r>
        <w:r>
          <w:rPr>
            <w:sz w:val="28"/>
            <w:szCs w:val="28"/>
          </w:rPr>
          <w:t>37</w:t>
        </w:r>
        <w:r>
          <w:rPr>
            <w:sz w:val="28"/>
            <w:szCs w:val="28"/>
          </w:rPr>
          <w:fldChar w:fldCharType="end"/>
        </w:r>
      </w:hyperlink>
    </w:p>
    <w:p w14:paraId="486CAB98" w14:textId="77777777" w:rsidR="00546BC3" w:rsidRDefault="00546BC3">
      <w:pPr>
        <w:pStyle w:val="TOC2"/>
        <w:tabs>
          <w:tab w:val="right" w:leader="dot" w:pos="8789"/>
        </w:tabs>
        <w:spacing w:line="360" w:lineRule="auto"/>
        <w:rPr>
          <w:sz w:val="28"/>
          <w:szCs w:val="28"/>
        </w:rPr>
      </w:pPr>
      <w:hyperlink w:anchor="_Toc24003" w:history="1">
        <w:r>
          <w:rPr>
            <w:rFonts w:hint="eastAsia"/>
            <w:sz w:val="28"/>
            <w:szCs w:val="28"/>
          </w:rPr>
          <w:t>第</w:t>
        </w:r>
        <w:r>
          <w:rPr>
            <w:rFonts w:hint="eastAsia"/>
            <w:sz w:val="28"/>
            <w:szCs w:val="28"/>
          </w:rPr>
          <w:t>7</w:t>
        </w:r>
        <w:r>
          <w:rPr>
            <w:sz w:val="28"/>
            <w:szCs w:val="28"/>
          </w:rPr>
          <w:t>.2</w:t>
        </w:r>
        <w:r>
          <w:rPr>
            <w:rFonts w:hint="eastAsia"/>
            <w:sz w:val="28"/>
            <w:szCs w:val="28"/>
          </w:rPr>
          <w:t>节</w:t>
        </w:r>
        <w:r>
          <w:rPr>
            <w:rFonts w:hint="eastAsia"/>
            <w:sz w:val="28"/>
            <w:szCs w:val="28"/>
          </w:rPr>
          <w:t xml:space="preserve"> </w:t>
        </w:r>
        <w:r>
          <w:rPr>
            <w:rFonts w:hint="eastAsia"/>
            <w:sz w:val="28"/>
            <w:szCs w:val="28"/>
          </w:rPr>
          <w:t>展望</w:t>
        </w:r>
        <w:r>
          <w:rPr>
            <w:sz w:val="28"/>
            <w:szCs w:val="28"/>
          </w:rPr>
          <w:tab/>
        </w:r>
        <w:r>
          <w:rPr>
            <w:sz w:val="28"/>
            <w:szCs w:val="28"/>
          </w:rPr>
          <w:fldChar w:fldCharType="begin"/>
        </w:r>
        <w:r>
          <w:rPr>
            <w:sz w:val="28"/>
            <w:szCs w:val="28"/>
          </w:rPr>
          <w:instrText xml:space="preserve"> PAGEREF _Toc24003 \h </w:instrText>
        </w:r>
        <w:r>
          <w:rPr>
            <w:sz w:val="28"/>
            <w:szCs w:val="28"/>
          </w:rPr>
          <w:fldChar w:fldCharType="separate"/>
        </w:r>
        <w:r>
          <w:rPr>
            <w:sz w:val="28"/>
            <w:szCs w:val="28"/>
          </w:rPr>
          <w:t>37</w:t>
        </w:r>
        <w:r>
          <w:rPr>
            <w:sz w:val="28"/>
            <w:szCs w:val="28"/>
          </w:rPr>
          <w:fldChar w:fldCharType="end"/>
        </w:r>
      </w:hyperlink>
    </w:p>
    <w:p w14:paraId="0BFFB5F3" w14:textId="77777777" w:rsidR="00546BC3" w:rsidRDefault="00546BC3">
      <w:pPr>
        <w:pStyle w:val="TOC1"/>
        <w:tabs>
          <w:tab w:val="right" w:leader="dot" w:pos="8789"/>
        </w:tabs>
        <w:spacing w:line="360" w:lineRule="auto"/>
        <w:rPr>
          <w:sz w:val="28"/>
          <w:szCs w:val="28"/>
        </w:rPr>
      </w:pPr>
      <w:hyperlink w:anchor="_Toc22516" w:history="1">
        <w:r>
          <w:rPr>
            <w:rFonts w:ascii="黑体" w:eastAsia="黑体" w:hAnsi="黑体" w:cs="黑体" w:hint="eastAsia"/>
            <w:snapToGrid w:val="0"/>
            <w:sz w:val="28"/>
            <w:szCs w:val="28"/>
            <w:shd w:val="clear" w:color="auto" w:fill="FFFFFF"/>
          </w:rPr>
          <w:t>参考文献</w:t>
        </w:r>
        <w:r>
          <w:rPr>
            <w:sz w:val="28"/>
            <w:szCs w:val="28"/>
          </w:rPr>
          <w:tab/>
        </w:r>
        <w:r>
          <w:rPr>
            <w:sz w:val="28"/>
            <w:szCs w:val="28"/>
          </w:rPr>
          <w:fldChar w:fldCharType="begin"/>
        </w:r>
        <w:r>
          <w:rPr>
            <w:sz w:val="28"/>
            <w:szCs w:val="28"/>
          </w:rPr>
          <w:instrText xml:space="preserve"> PAGEREF _Toc22516 \h </w:instrText>
        </w:r>
        <w:r>
          <w:rPr>
            <w:sz w:val="28"/>
            <w:szCs w:val="28"/>
          </w:rPr>
          <w:fldChar w:fldCharType="separate"/>
        </w:r>
        <w:r>
          <w:rPr>
            <w:sz w:val="28"/>
            <w:szCs w:val="28"/>
          </w:rPr>
          <w:t>39</w:t>
        </w:r>
        <w:r>
          <w:rPr>
            <w:sz w:val="28"/>
            <w:szCs w:val="28"/>
          </w:rPr>
          <w:fldChar w:fldCharType="end"/>
        </w:r>
      </w:hyperlink>
    </w:p>
    <w:p w14:paraId="6BF3D0F7" w14:textId="77777777" w:rsidR="00546BC3" w:rsidRDefault="00546BC3">
      <w:pPr>
        <w:pStyle w:val="TOC1"/>
        <w:tabs>
          <w:tab w:val="right" w:leader="dot" w:pos="8789"/>
        </w:tabs>
        <w:spacing w:line="360" w:lineRule="auto"/>
        <w:rPr>
          <w:rFonts w:hint="eastAsia"/>
          <w:sz w:val="28"/>
          <w:szCs w:val="28"/>
        </w:rPr>
      </w:pPr>
      <w:hyperlink w:anchor="_Toc22467" w:history="1">
        <w:r>
          <w:rPr>
            <w:rFonts w:ascii="黑体" w:eastAsia="黑体" w:hAnsi="黑体" w:cs="黑体" w:hint="eastAsia"/>
            <w:snapToGrid w:val="0"/>
            <w:sz w:val="28"/>
            <w:szCs w:val="28"/>
            <w:shd w:val="clear" w:color="auto" w:fill="FFFFFF"/>
            <w:lang w:val="zh-CN"/>
          </w:rPr>
          <w:t>致</w:t>
        </w:r>
        <w:r>
          <w:rPr>
            <w:rFonts w:ascii="黑体" w:eastAsia="黑体" w:hAnsi="黑体" w:cs="黑体" w:hint="eastAsia"/>
            <w:snapToGrid w:val="0"/>
            <w:sz w:val="28"/>
            <w:szCs w:val="28"/>
            <w:shd w:val="clear" w:color="auto" w:fill="FFFFFF"/>
          </w:rPr>
          <w:t xml:space="preserve">  </w:t>
        </w:r>
        <w:r>
          <w:rPr>
            <w:rFonts w:ascii="黑体" w:eastAsia="黑体" w:hAnsi="黑体" w:cs="黑体" w:hint="eastAsia"/>
            <w:snapToGrid w:val="0"/>
            <w:sz w:val="28"/>
            <w:szCs w:val="28"/>
            <w:shd w:val="clear" w:color="auto" w:fill="FFFFFF"/>
            <w:lang w:val="zh-CN"/>
          </w:rPr>
          <w:t>谢</w:t>
        </w:r>
        <w:r>
          <w:rPr>
            <w:sz w:val="28"/>
            <w:szCs w:val="28"/>
          </w:rPr>
          <w:tab/>
        </w:r>
        <w:r>
          <w:rPr>
            <w:rFonts w:hint="eastAsia"/>
            <w:sz w:val="28"/>
            <w:szCs w:val="28"/>
          </w:rPr>
          <w:t>4</w:t>
        </w:r>
      </w:hyperlink>
      <w:r>
        <w:rPr>
          <w:rFonts w:hint="eastAsia"/>
          <w:sz w:val="28"/>
          <w:szCs w:val="28"/>
        </w:rPr>
        <w:t>1</w:t>
      </w:r>
    </w:p>
    <w:p w14:paraId="03A47B96" w14:textId="77777777" w:rsidR="00546BC3" w:rsidRDefault="00546BC3">
      <w:pPr>
        <w:spacing w:line="360" w:lineRule="auto"/>
        <w:jc w:val="left"/>
        <w:sectPr w:rsidR="00000000">
          <w:headerReference w:type="even" r:id="rId17"/>
          <w:headerReference w:type="default" r:id="rId18"/>
          <w:footerReference w:type="even" r:id="rId19"/>
          <w:footerReference w:type="default" r:id="rId20"/>
          <w:pgSz w:w="11906" w:h="16838"/>
          <w:pgMar w:top="1871" w:right="1417" w:bottom="1531" w:left="1417" w:header="1474" w:footer="1134" w:gutter="283"/>
          <w:pgNumType w:fmt="numberInDash" w:start="1"/>
          <w:cols w:space="720"/>
          <w:docGrid w:type="lines" w:linePitch="326"/>
        </w:sectPr>
      </w:pPr>
      <w:r>
        <w:rPr>
          <w:snapToGrid w:val="0"/>
          <w:sz w:val="28"/>
          <w:szCs w:val="28"/>
        </w:rPr>
        <w:fldChar w:fldCharType="end"/>
      </w:r>
      <w:commentRangeStart w:id="13"/>
      <w:commentRangeEnd w:id="13"/>
      <w:r>
        <w:commentReference w:id="14"/>
      </w:r>
      <w:commentRangeStart w:id="15"/>
      <w:commentRangeStart w:id="16"/>
      <w:commentRangeStart w:id="17"/>
      <w:commentRangeStart w:id="18"/>
      <w:commentRangeStart w:id="19"/>
      <w:commentRangeStart w:id="20"/>
      <w:commentRangeStart w:id="21"/>
      <w:commentRangeStart w:id="22"/>
      <w:commentRangeStart w:id="23"/>
      <w:commentRangeStart w:id="24"/>
      <w:commentRangeStart w:id="25"/>
      <w:commentRangeStart w:id="26"/>
      <w:commentRangeEnd w:id="15"/>
      <w:r>
        <w:commentReference w:id="27"/>
      </w:r>
      <w:commentRangeEnd w:id="16"/>
      <w:r>
        <w:commentReference w:id="16"/>
      </w:r>
      <w:commentRangeEnd w:id="17"/>
      <w:r>
        <w:commentReference w:id="17"/>
      </w:r>
      <w:bookmarkEnd w:id="12"/>
      <w:commentRangeEnd w:id="18"/>
      <w:r>
        <w:commentReference w:id="18"/>
      </w:r>
      <w:commentRangeEnd w:id="19"/>
      <w:r>
        <w:commentReference w:id="19"/>
      </w:r>
      <w:commentRangeEnd w:id="20"/>
      <w:r>
        <w:commentReference w:id="20"/>
      </w:r>
      <w:commentRangeEnd w:id="21"/>
      <w:r>
        <w:commentReference w:id="21"/>
      </w:r>
      <w:commentRangeEnd w:id="22"/>
      <w:r>
        <w:commentReference w:id="22"/>
      </w:r>
      <w:commentRangeEnd w:id="23"/>
      <w:r>
        <w:commentReference w:id="23"/>
      </w:r>
      <w:commentRangeEnd w:id="24"/>
      <w:r>
        <w:commentReference w:id="24"/>
      </w:r>
      <w:commentRangeEnd w:id="25"/>
      <w:r>
        <w:commentReference w:id="25"/>
      </w:r>
      <w:commentRangeEnd w:id="26"/>
      <w:r>
        <w:commentReference w:id="26"/>
      </w:r>
    </w:p>
    <w:p w14:paraId="5825D387" w14:textId="77777777" w:rsidR="00546BC3" w:rsidRDefault="00546BC3">
      <w:pPr>
        <w:snapToGrid w:val="0"/>
        <w:spacing w:afterLines="100" w:after="326" w:line="360" w:lineRule="auto"/>
        <w:jc w:val="center"/>
        <w:outlineLvl w:val="0"/>
        <w:rPr>
          <w:snapToGrid w:val="0"/>
          <w:szCs w:val="21"/>
        </w:rPr>
      </w:pPr>
      <w:bookmarkStart w:id="28" w:name="_Toc16585"/>
      <w:bookmarkStart w:id="29" w:name="_Toc13820"/>
      <w:bookmarkStart w:id="30" w:name="_Toc22603"/>
      <w:bookmarkStart w:id="31" w:name="_Toc3627"/>
      <w:bookmarkStart w:id="32" w:name="_Toc19851_WPSOffice_Level2"/>
      <w:bookmarkStart w:id="33" w:name="_Toc32753_WPSOffice_Level2"/>
      <w:bookmarkStart w:id="34" w:name="_Toc152619889"/>
      <w:bookmarkStart w:id="35" w:name="_Toc15020_WPSOffice_Level2"/>
      <w:bookmarkStart w:id="36" w:name="_Toc532872738"/>
      <w:bookmarkStart w:id="37" w:name="_Toc533261391"/>
      <w:bookmarkEnd w:id="5"/>
      <w:bookmarkEnd w:id="6"/>
      <w:bookmarkEnd w:id="7"/>
      <w:bookmarkEnd w:id="8"/>
      <w:commentRangeStart w:id="38"/>
      <w:commentRangeEnd w:id="38"/>
      <w:r>
        <w:commentReference w:id="39"/>
      </w:r>
      <w:r>
        <w:rPr>
          <w:rFonts w:hint="eastAsia"/>
          <w:b/>
          <w:snapToGrid w:val="0"/>
          <w:color w:val="000000"/>
          <w:sz w:val="30"/>
          <w:szCs w:val="30"/>
          <w:shd w:val="clear" w:color="auto" w:fill="FFFFFF"/>
        </w:rPr>
        <w:t>第</w:t>
      </w:r>
      <w:r>
        <w:rPr>
          <w:rFonts w:hint="eastAsia"/>
          <w:b/>
          <w:snapToGrid w:val="0"/>
          <w:color w:val="000000"/>
          <w:sz w:val="30"/>
          <w:szCs w:val="30"/>
          <w:shd w:val="clear" w:color="auto" w:fill="FFFFFF"/>
        </w:rPr>
        <w:t>1</w:t>
      </w:r>
      <w:r>
        <w:rPr>
          <w:rFonts w:hint="eastAsia"/>
          <w:b/>
          <w:snapToGrid w:val="0"/>
          <w:color w:val="000000"/>
          <w:sz w:val="30"/>
          <w:szCs w:val="30"/>
          <w:shd w:val="clear" w:color="auto" w:fill="FFFFFF"/>
        </w:rPr>
        <w:t>章</w:t>
      </w:r>
      <w:r>
        <w:rPr>
          <w:rFonts w:hint="eastAsia"/>
          <w:b/>
          <w:snapToGrid w:val="0"/>
          <w:color w:val="000000"/>
          <w:sz w:val="30"/>
          <w:szCs w:val="30"/>
          <w:shd w:val="clear" w:color="auto" w:fill="FFFFFF"/>
        </w:rPr>
        <w:t xml:space="preserve"> </w:t>
      </w:r>
      <w:r>
        <w:rPr>
          <w:rFonts w:hint="eastAsia"/>
          <w:b/>
          <w:snapToGrid w:val="0"/>
          <w:color w:val="000000"/>
          <w:sz w:val="30"/>
          <w:szCs w:val="30"/>
          <w:shd w:val="clear" w:color="auto" w:fill="FFFFFF"/>
        </w:rPr>
        <w:t>绪论</w:t>
      </w:r>
      <w:bookmarkEnd w:id="28"/>
      <w:bookmarkEnd w:id="29"/>
      <w:bookmarkEnd w:id="30"/>
      <w:bookmarkEnd w:id="31"/>
    </w:p>
    <w:p w14:paraId="3E30B810" w14:textId="77777777" w:rsidR="00546BC3" w:rsidRDefault="00546BC3">
      <w:pPr>
        <w:snapToGrid w:val="0"/>
        <w:spacing w:afterLines="100" w:after="326" w:line="360" w:lineRule="auto"/>
        <w:outlineLvl w:val="1"/>
        <w:rPr>
          <w:snapToGrid w:val="0"/>
          <w:szCs w:val="21"/>
        </w:rPr>
      </w:pPr>
      <w:bookmarkStart w:id="40" w:name="_Toc2169"/>
      <w:bookmarkStart w:id="41" w:name="_Toc28684"/>
      <w:bookmarkStart w:id="42" w:name="_Toc7249"/>
      <w:bookmarkStart w:id="43" w:name="_Toc27782"/>
      <w:bookmarkStart w:id="44" w:name="_Toc15942"/>
      <w:r>
        <w:rPr>
          <w:rFonts w:hint="eastAsia"/>
          <w:b/>
          <w:snapToGrid w:val="0"/>
          <w:sz w:val="30"/>
          <w:szCs w:val="28"/>
          <w:shd w:val="clear" w:color="auto" w:fill="FFFFFF"/>
        </w:rPr>
        <w:t>第</w:t>
      </w:r>
      <w:r>
        <w:rPr>
          <w:rFonts w:hint="eastAsia"/>
          <w:b/>
          <w:snapToGrid w:val="0"/>
          <w:sz w:val="30"/>
          <w:szCs w:val="28"/>
          <w:shd w:val="clear" w:color="auto" w:fill="FFFFFF"/>
        </w:rPr>
        <w:t>1</w:t>
      </w:r>
      <w:r>
        <w:rPr>
          <w:b/>
          <w:snapToGrid w:val="0"/>
          <w:sz w:val="30"/>
          <w:szCs w:val="28"/>
          <w:shd w:val="clear" w:color="auto" w:fill="FFFFFF"/>
        </w:rPr>
        <w:t>.1</w:t>
      </w:r>
      <w:r>
        <w:rPr>
          <w:rFonts w:hint="eastAsia"/>
          <w:b/>
          <w:snapToGrid w:val="0"/>
          <w:sz w:val="30"/>
          <w:szCs w:val="28"/>
          <w:shd w:val="clear" w:color="auto" w:fill="FFFFFF"/>
        </w:rPr>
        <w:t>节</w:t>
      </w:r>
      <w:r>
        <w:rPr>
          <w:rFonts w:hint="eastAsia"/>
          <w:b/>
          <w:snapToGrid w:val="0"/>
          <w:sz w:val="30"/>
          <w:szCs w:val="28"/>
          <w:shd w:val="clear" w:color="auto" w:fill="FFFFFF"/>
        </w:rPr>
        <w:t xml:space="preserve"> </w:t>
      </w:r>
      <w:bookmarkEnd w:id="40"/>
      <w:bookmarkEnd w:id="41"/>
      <w:bookmarkEnd w:id="42"/>
      <w:r>
        <w:rPr>
          <w:rFonts w:hint="eastAsia"/>
          <w:b/>
          <w:snapToGrid w:val="0"/>
          <w:sz w:val="30"/>
          <w:szCs w:val="28"/>
          <w:shd w:val="clear" w:color="auto" w:fill="FFFFFF"/>
        </w:rPr>
        <w:t>选题背景及意义</w:t>
      </w:r>
      <w:bookmarkEnd w:id="43"/>
      <w:bookmarkEnd w:id="44"/>
    </w:p>
    <w:p w14:paraId="6E12055E" w14:textId="77777777" w:rsidR="00546BC3" w:rsidRDefault="00546BC3">
      <w:pPr>
        <w:snapToGrid w:val="0"/>
        <w:spacing w:line="360" w:lineRule="auto"/>
        <w:ind w:firstLineChars="200" w:firstLine="480"/>
        <w:rPr>
          <w:rFonts w:ascii="宋体" w:hAnsi="宋体" w:cs="宋体"/>
          <w:snapToGrid w:val="0"/>
          <w:sz w:val="24"/>
        </w:rPr>
      </w:pPr>
      <w:r>
        <w:rPr>
          <w:rFonts w:ascii="宋体" w:hAnsi="宋体" w:cs="宋体" w:hint="eastAsia"/>
          <w:snapToGrid w:val="0"/>
          <w:sz w:val="24"/>
        </w:rPr>
        <w:t>中国是一个农业大国，在农业生产和农产品销售方面具有独特的性质和背景。随着中国社会经济的快速发展，农业正面临着从传统模式向现代化、集约化、智能化转型的压力。此外，中国农产品市场的分散性和多样性，也给农产品销售带来了诸多挑战。同时，消费者对食品安全、健康和品质的要求不断提高，对农产品的选择和购买也更加理性和多元化。在这种情况下，互联网技术的发展为农产品销售提供了新的机会，微信小程序作为一种新兴的电子商务模式，因其高效连接消费者和生产者的特性能够更好地解决传统销售模式所面临的问题。通过微信小程序的数字化平台，农产品销售可以更加方便、高效、透明，消费者可以直接获得农产品的信息，保障食品安全，同时也能够更好地促进农产品的品牌化和标准化，让更多的优质农产品走向市场，助力中国农业现代化和农村振兴。</w:t>
      </w:r>
    </w:p>
    <w:p w14:paraId="4464D2E5" w14:textId="77777777" w:rsidR="00546BC3" w:rsidRDefault="00546BC3">
      <w:pPr>
        <w:snapToGrid w:val="0"/>
        <w:spacing w:line="360" w:lineRule="auto"/>
        <w:ind w:firstLineChars="200" w:firstLine="480"/>
        <w:rPr>
          <w:snapToGrid w:val="0"/>
          <w:sz w:val="24"/>
        </w:rPr>
      </w:pPr>
      <w:r>
        <w:rPr>
          <w:rFonts w:ascii="宋体" w:hAnsi="宋体" w:cs="宋体" w:hint="eastAsia"/>
          <w:snapToGrid w:val="0"/>
          <w:sz w:val="24"/>
        </w:rPr>
        <w:t>随着“互联网</w:t>
      </w:r>
      <w:r>
        <w:rPr>
          <w:snapToGrid w:val="0"/>
          <w:sz w:val="24"/>
        </w:rPr>
        <w:t>+</w:t>
      </w:r>
      <w:r>
        <w:rPr>
          <w:rFonts w:ascii="宋体" w:hAnsi="宋体" w:cs="宋体" w:hint="eastAsia"/>
          <w:snapToGrid w:val="0"/>
          <w:sz w:val="24"/>
        </w:rPr>
        <w:t>”战略的深入实施，微信小程序的应用与推广在助农领域显得尤为关键，能够推动传统农业与现代信息技术的深度融合，帮助构建农产品电子商务生态系统，实现数据驱动的精准营销和动态管理。这种模式的成功实施和普及，能够激活农村经济，促进就业，助力农民增收，促进农村地区的数字化建设，也有助于缩小城乡经济差距和贫富差距，实现更加公平、可持续的经济发展</w:t>
      </w:r>
      <w:r>
        <w:rPr>
          <w:rFonts w:hint="eastAsia"/>
          <w:snapToGrid w:val="0"/>
          <w:sz w:val="24"/>
        </w:rPr>
        <w:t>。</w:t>
      </w:r>
      <w:bookmarkStart w:id="45" w:name="_Toc13801"/>
      <w:bookmarkStart w:id="46" w:name="_Toc24683"/>
      <w:bookmarkStart w:id="47" w:name="_Toc25773"/>
      <w:bookmarkStart w:id="48" w:name="_Toc320892636"/>
      <w:bookmarkStart w:id="49" w:name="_Toc27737"/>
    </w:p>
    <w:p w14:paraId="6AFB7CAC" w14:textId="77777777" w:rsidR="00546BC3" w:rsidRDefault="00546BC3">
      <w:pPr>
        <w:snapToGrid w:val="0"/>
        <w:spacing w:beforeLines="100" w:before="326" w:afterLines="100" w:after="326" w:line="360" w:lineRule="auto"/>
        <w:outlineLvl w:val="1"/>
        <w:rPr>
          <w:b/>
          <w:snapToGrid w:val="0"/>
          <w:sz w:val="30"/>
          <w:szCs w:val="28"/>
          <w:shd w:val="clear" w:color="auto" w:fill="FFFFFF"/>
        </w:rPr>
      </w:pPr>
      <w:bookmarkStart w:id="50" w:name="_Toc18244"/>
      <w:bookmarkStart w:id="51" w:name="_Toc2106"/>
      <w:r>
        <w:rPr>
          <w:rFonts w:hint="eastAsia"/>
          <w:b/>
          <w:snapToGrid w:val="0"/>
          <w:sz w:val="30"/>
          <w:szCs w:val="28"/>
          <w:shd w:val="clear" w:color="auto" w:fill="FFFFFF"/>
        </w:rPr>
        <w:t>第</w:t>
      </w:r>
      <w:r>
        <w:rPr>
          <w:rFonts w:hint="eastAsia"/>
          <w:b/>
          <w:snapToGrid w:val="0"/>
          <w:sz w:val="30"/>
          <w:szCs w:val="28"/>
          <w:shd w:val="clear" w:color="auto" w:fill="FFFFFF"/>
        </w:rPr>
        <w:t>1.2</w:t>
      </w:r>
      <w:r>
        <w:rPr>
          <w:rFonts w:hint="eastAsia"/>
          <w:b/>
          <w:snapToGrid w:val="0"/>
          <w:sz w:val="30"/>
          <w:szCs w:val="28"/>
          <w:shd w:val="clear" w:color="auto" w:fill="FFFFFF"/>
        </w:rPr>
        <w:t>节</w:t>
      </w:r>
      <w:r>
        <w:rPr>
          <w:rFonts w:hint="eastAsia"/>
          <w:b/>
          <w:snapToGrid w:val="0"/>
          <w:sz w:val="30"/>
          <w:szCs w:val="28"/>
          <w:shd w:val="clear" w:color="auto" w:fill="FFFFFF"/>
        </w:rPr>
        <w:t xml:space="preserve"> </w:t>
      </w:r>
      <w:bookmarkEnd w:id="45"/>
      <w:bookmarkEnd w:id="46"/>
      <w:bookmarkEnd w:id="49"/>
      <w:bookmarkEnd w:id="47"/>
      <w:r>
        <w:rPr>
          <w:rFonts w:hint="eastAsia"/>
          <w:b/>
          <w:snapToGrid w:val="0"/>
          <w:sz w:val="30"/>
          <w:szCs w:val="28"/>
          <w:shd w:val="clear" w:color="auto" w:fill="FFFFFF"/>
        </w:rPr>
        <w:t>国内外发展现状</w:t>
      </w:r>
      <w:bookmarkEnd w:id="50"/>
      <w:bookmarkEnd w:id="51"/>
    </w:p>
    <w:p w14:paraId="4CEAB863" w14:textId="77777777" w:rsidR="00546BC3" w:rsidRDefault="00546BC3">
      <w:pPr>
        <w:snapToGrid w:val="0"/>
        <w:spacing w:afterLines="100" w:after="326" w:line="360" w:lineRule="auto"/>
        <w:outlineLvl w:val="2"/>
        <w:rPr>
          <w:snapToGrid w:val="0"/>
          <w:szCs w:val="21"/>
        </w:rPr>
      </w:pPr>
      <w:bookmarkStart w:id="52" w:name="_Toc3139"/>
      <w:bookmarkStart w:id="53" w:name="_Toc23960"/>
      <w:r>
        <w:rPr>
          <w:rFonts w:hint="eastAsia"/>
          <w:b/>
          <w:snapToGrid w:val="0"/>
          <w:sz w:val="24"/>
          <w:shd w:val="clear" w:color="auto" w:fill="FFFFFF"/>
        </w:rPr>
        <w:t xml:space="preserve">1.2.1 </w:t>
      </w:r>
      <w:r>
        <w:rPr>
          <w:rFonts w:hint="eastAsia"/>
          <w:b/>
          <w:snapToGrid w:val="0"/>
          <w:sz w:val="24"/>
          <w:shd w:val="clear" w:color="auto" w:fill="FFFFFF"/>
        </w:rPr>
        <w:t>国外研究现状</w:t>
      </w:r>
      <w:bookmarkEnd w:id="52"/>
      <w:bookmarkEnd w:id="53"/>
    </w:p>
    <w:p w14:paraId="63B08900" w14:textId="77777777" w:rsidR="00546BC3" w:rsidRDefault="00546BC3">
      <w:pPr>
        <w:snapToGrid w:val="0"/>
        <w:spacing w:line="360" w:lineRule="auto"/>
        <w:ind w:firstLineChars="200" w:firstLine="480"/>
        <w:rPr>
          <w:snapToGrid w:val="0"/>
          <w:sz w:val="24"/>
          <w:szCs w:val="21"/>
        </w:rPr>
      </w:pPr>
      <w:r>
        <w:rPr>
          <w:rFonts w:ascii="宋体" w:hAnsi="宋体" w:cs="宋体" w:hint="eastAsia"/>
          <w:snapToGrid w:val="0"/>
          <w:sz w:val="24"/>
        </w:rPr>
        <w:t>全球范围内，互联网的普及极大地推动了农业电子商务的发展，尤其在欧美和亚洲的发达国家中效果显著。美国拥有众多农业相关网站和数据库，使得超半数的农产品可以通过互联网销售。英国自</w:t>
      </w:r>
      <w:r>
        <w:rPr>
          <w:snapToGrid w:val="0"/>
          <w:sz w:val="24"/>
        </w:rPr>
        <w:t>1996</w:t>
      </w:r>
      <w:r>
        <w:rPr>
          <w:rFonts w:ascii="宋体" w:hAnsi="宋体" w:cs="宋体" w:hint="eastAsia"/>
          <w:snapToGrid w:val="0"/>
          <w:sz w:val="24"/>
        </w:rPr>
        <w:t>年便建立了农业产品信息网站，至</w:t>
      </w:r>
      <w:r>
        <w:rPr>
          <w:rFonts w:hint="eastAsia"/>
          <w:snapToGrid w:val="0"/>
          <w:sz w:val="24"/>
        </w:rPr>
        <w:t>2014</w:t>
      </w:r>
      <w:r>
        <w:rPr>
          <w:rFonts w:ascii="宋体" w:hAnsi="宋体" w:cs="宋体" w:hint="eastAsia"/>
          <w:snapToGrid w:val="0"/>
          <w:sz w:val="24"/>
        </w:rPr>
        <w:t>年，大部分农场已经在</w:t>
      </w:r>
      <w:r>
        <w:rPr>
          <w:snapToGrid w:val="0"/>
          <w:sz w:val="24"/>
        </w:rPr>
        <w:t>Farmer's Market</w:t>
      </w:r>
      <w:r>
        <w:rPr>
          <w:rFonts w:ascii="宋体" w:hAnsi="宋体" w:cs="宋体" w:hint="eastAsia"/>
          <w:snapToGrid w:val="0"/>
          <w:sz w:val="24"/>
        </w:rPr>
        <w:t>上注册。日本则发展了集成批发市场、产量和价格预测等功能的农业电商系统，帮助生产者掌握市场动态，同时消费者通过平台如乐天市场进行购买。韩国的</w:t>
      </w:r>
      <w:r>
        <w:rPr>
          <w:rFonts w:hint="eastAsia"/>
          <w:snapToGrid w:val="0"/>
          <w:sz w:val="24"/>
        </w:rPr>
        <w:t>Kgfarm</w:t>
      </w:r>
      <w:r>
        <w:rPr>
          <w:rFonts w:ascii="宋体" w:hAnsi="宋体" w:cs="宋体" w:hint="eastAsia"/>
          <w:snapToGrid w:val="0"/>
          <w:sz w:val="24"/>
        </w:rPr>
        <w:t>平台为农户和企业提供在线销售服务，此外还运营着大型的</w:t>
      </w:r>
      <w:r>
        <w:rPr>
          <w:rFonts w:hint="eastAsia"/>
          <w:snapToGrid w:val="0"/>
          <w:sz w:val="24"/>
        </w:rPr>
        <w:t>B2B</w:t>
      </w:r>
      <w:r>
        <w:rPr>
          <w:rFonts w:ascii="宋体" w:hAnsi="宋体" w:cs="宋体" w:hint="eastAsia"/>
          <w:snapToGrid w:val="0"/>
          <w:sz w:val="24"/>
        </w:rPr>
        <w:t>电子交易所</w:t>
      </w:r>
      <w:r>
        <w:rPr>
          <w:rFonts w:ascii="宋体" w:hAnsi="宋体" w:cs="宋体" w:hint="eastAsia"/>
          <w:snapToGrid w:val="0"/>
          <w:sz w:val="24"/>
          <w:vertAlign w:val="superscript"/>
        </w:rPr>
        <w:fldChar w:fldCharType="begin"/>
      </w:r>
      <w:r>
        <w:rPr>
          <w:rFonts w:ascii="宋体" w:hAnsi="宋体" w:cs="宋体" w:hint="eastAsia"/>
          <w:snapToGrid w:val="0"/>
          <w:sz w:val="24"/>
          <w:vertAlign w:val="superscript"/>
        </w:rPr>
        <w:instrText xml:space="preserve"> REF _Ref5062 \r \h </w:instrText>
      </w:r>
      <w:r>
        <w:rPr>
          <w:rFonts w:ascii="宋体" w:hAnsi="宋体" w:cs="宋体" w:hint="eastAsia"/>
          <w:snapToGrid w:val="0"/>
          <w:sz w:val="24"/>
          <w:vertAlign w:val="superscript"/>
        </w:rPr>
        <w:fldChar w:fldCharType="separate"/>
      </w:r>
      <w:r>
        <w:rPr>
          <w:rFonts w:ascii="宋体" w:hAnsi="宋体" w:cs="宋体" w:hint="eastAsia"/>
          <w:snapToGrid w:val="0"/>
          <w:sz w:val="24"/>
          <w:vertAlign w:val="superscript"/>
        </w:rPr>
        <w:t>[3]</w:t>
      </w:r>
      <w:r>
        <w:rPr>
          <w:rFonts w:ascii="宋体" w:hAnsi="宋体" w:cs="宋体" w:hint="eastAsia"/>
          <w:snapToGrid w:val="0"/>
          <w:sz w:val="24"/>
          <w:vertAlign w:val="superscript"/>
        </w:rPr>
        <w:fldChar w:fldCharType="end"/>
      </w:r>
      <w:r>
        <w:rPr>
          <w:rFonts w:ascii="宋体" w:hAnsi="宋体" w:cs="宋体" w:hint="eastAsia"/>
          <w:snapToGrid w:val="0"/>
          <w:sz w:val="24"/>
        </w:rPr>
        <w:t>。随着电子商务的兴起，农产品电商在美国、日本、英国等国受到高度重视，并进行了相关研究和规范。例如，</w:t>
      </w:r>
      <w:r>
        <w:rPr>
          <w:rFonts w:hint="eastAsia"/>
          <w:snapToGrid w:val="0"/>
          <w:sz w:val="24"/>
        </w:rPr>
        <w:t>FreshDirect</w:t>
      </w:r>
      <w:r>
        <w:rPr>
          <w:rFonts w:ascii="宋体" w:hAnsi="宋体" w:cs="宋体" w:hint="eastAsia"/>
          <w:snapToGrid w:val="0"/>
          <w:sz w:val="24"/>
        </w:rPr>
        <w:t>等大型交易平台主导了西方国家的农产品电子商务模式，通过</w:t>
      </w:r>
      <w:r>
        <w:rPr>
          <w:rFonts w:hint="eastAsia"/>
          <w:snapToGrid w:val="0"/>
          <w:sz w:val="24"/>
        </w:rPr>
        <w:t>O2O</w:t>
      </w:r>
      <w:r>
        <w:rPr>
          <w:rFonts w:ascii="宋体" w:hAnsi="宋体" w:cs="宋体" w:hint="eastAsia"/>
          <w:snapToGrid w:val="0"/>
          <w:sz w:val="24"/>
        </w:rPr>
        <w:t>平台实现了从田间到餐桌的直接供应链</w:t>
      </w:r>
      <w:r>
        <w:rPr>
          <w:rFonts w:ascii="宋体" w:hAnsi="宋体" w:cs="宋体" w:hint="eastAsia"/>
          <w:snapToGrid w:val="0"/>
          <w:sz w:val="24"/>
          <w:vertAlign w:val="superscript"/>
        </w:rPr>
        <w:fldChar w:fldCharType="begin"/>
      </w:r>
      <w:r>
        <w:rPr>
          <w:rFonts w:ascii="宋体" w:hAnsi="宋体" w:cs="宋体" w:hint="eastAsia"/>
          <w:snapToGrid w:val="0"/>
          <w:sz w:val="24"/>
          <w:vertAlign w:val="superscript"/>
        </w:rPr>
        <w:instrText xml:space="preserve"> REF _Ref5003 \r \h </w:instrText>
      </w:r>
      <w:r>
        <w:rPr>
          <w:rFonts w:ascii="宋体" w:hAnsi="宋体" w:cs="宋体" w:hint="eastAsia"/>
          <w:snapToGrid w:val="0"/>
          <w:sz w:val="24"/>
          <w:vertAlign w:val="superscript"/>
        </w:rPr>
        <w:fldChar w:fldCharType="separate"/>
      </w:r>
      <w:r>
        <w:rPr>
          <w:rFonts w:ascii="宋体" w:hAnsi="宋体" w:cs="宋体" w:hint="eastAsia"/>
          <w:snapToGrid w:val="0"/>
          <w:sz w:val="24"/>
          <w:vertAlign w:val="superscript"/>
        </w:rPr>
        <w:t>[2]</w:t>
      </w:r>
      <w:r>
        <w:rPr>
          <w:rFonts w:ascii="宋体" w:hAnsi="宋体" w:cs="宋体" w:hint="eastAsia"/>
          <w:snapToGrid w:val="0"/>
          <w:sz w:val="24"/>
          <w:vertAlign w:val="superscript"/>
        </w:rPr>
        <w:fldChar w:fldCharType="end"/>
      </w:r>
      <w:r>
        <w:rPr>
          <w:rFonts w:ascii="宋体" w:hAnsi="宋体" w:cs="宋体" w:hint="eastAsia"/>
          <w:snapToGrid w:val="0"/>
          <w:sz w:val="24"/>
        </w:rPr>
        <w:t>。</w:t>
      </w:r>
      <w:r>
        <w:rPr>
          <w:rFonts w:hint="eastAsia"/>
          <w:snapToGrid w:val="0"/>
          <w:sz w:val="24"/>
        </w:rPr>
        <w:t>Wen</w:t>
      </w:r>
      <w:r>
        <w:rPr>
          <w:rFonts w:ascii="宋体" w:hAnsi="宋体" w:cs="宋体" w:hint="eastAsia"/>
          <w:snapToGrid w:val="0"/>
          <w:sz w:val="24"/>
        </w:rPr>
        <w:t>在</w:t>
      </w:r>
      <w:r>
        <w:rPr>
          <w:rFonts w:hint="eastAsia"/>
          <w:snapToGrid w:val="0"/>
          <w:sz w:val="24"/>
        </w:rPr>
        <w:t>2007</w:t>
      </w:r>
      <w:r>
        <w:rPr>
          <w:rFonts w:ascii="宋体" w:hAnsi="宋体" w:cs="宋体" w:hint="eastAsia"/>
          <w:snapToGrid w:val="0"/>
          <w:sz w:val="24"/>
        </w:rPr>
        <w:t>年的研究中不仅探讨了农产品在线销售的不同模式，还构建了一个新型的电子商务系统模型</w:t>
      </w:r>
      <w:r>
        <w:rPr>
          <w:rFonts w:ascii="宋体" w:hAnsi="宋体" w:cs="宋体" w:hint="eastAsia"/>
          <w:snapToGrid w:val="0"/>
          <w:sz w:val="24"/>
          <w:vertAlign w:val="superscript"/>
        </w:rPr>
        <w:fldChar w:fldCharType="begin"/>
      </w:r>
      <w:r>
        <w:rPr>
          <w:rFonts w:ascii="宋体" w:hAnsi="宋体" w:cs="宋体" w:hint="eastAsia"/>
          <w:snapToGrid w:val="0"/>
          <w:sz w:val="24"/>
          <w:vertAlign w:val="superscript"/>
        </w:rPr>
        <w:instrText xml:space="preserve"> REF _Ref4882 \r \h </w:instrText>
      </w:r>
      <w:r>
        <w:rPr>
          <w:rFonts w:ascii="宋体" w:hAnsi="宋体" w:cs="宋体" w:hint="eastAsia"/>
          <w:snapToGrid w:val="0"/>
          <w:sz w:val="24"/>
          <w:vertAlign w:val="superscript"/>
        </w:rPr>
        <w:fldChar w:fldCharType="separate"/>
      </w:r>
      <w:r>
        <w:rPr>
          <w:rFonts w:ascii="宋体" w:hAnsi="宋体" w:cs="宋体" w:hint="eastAsia"/>
          <w:snapToGrid w:val="0"/>
          <w:sz w:val="24"/>
          <w:vertAlign w:val="superscript"/>
        </w:rPr>
        <w:t>[8]</w:t>
      </w:r>
      <w:r>
        <w:rPr>
          <w:rFonts w:ascii="宋体" w:hAnsi="宋体" w:cs="宋体" w:hint="eastAsia"/>
          <w:snapToGrid w:val="0"/>
          <w:sz w:val="24"/>
          <w:vertAlign w:val="superscript"/>
        </w:rPr>
        <w:fldChar w:fldCharType="end"/>
      </w:r>
      <w:r>
        <w:rPr>
          <w:rFonts w:ascii="宋体" w:hAnsi="宋体" w:cs="宋体" w:hint="eastAsia"/>
          <w:snapToGrid w:val="0"/>
          <w:sz w:val="24"/>
        </w:rPr>
        <w:t>，而</w:t>
      </w:r>
      <w:r>
        <w:rPr>
          <w:rFonts w:hint="eastAsia"/>
          <w:snapToGrid w:val="0"/>
          <w:sz w:val="24"/>
        </w:rPr>
        <w:t>Poole</w:t>
      </w:r>
      <w:r>
        <w:rPr>
          <w:rFonts w:ascii="宋体" w:hAnsi="宋体" w:cs="宋体" w:hint="eastAsia"/>
          <w:snapToGrid w:val="0"/>
          <w:sz w:val="24"/>
        </w:rPr>
        <w:t>在</w:t>
      </w:r>
      <w:r>
        <w:rPr>
          <w:rFonts w:hint="eastAsia"/>
          <w:snapToGrid w:val="0"/>
          <w:sz w:val="24"/>
        </w:rPr>
        <w:t>2001</w:t>
      </w:r>
      <w:r>
        <w:rPr>
          <w:rFonts w:ascii="宋体" w:hAnsi="宋体" w:cs="宋体" w:hint="eastAsia"/>
          <w:snapToGrid w:val="0"/>
          <w:sz w:val="24"/>
        </w:rPr>
        <w:t>年的研究中系统性分析了农产品在线交易的基础问题，强调了农业电子商务在促进信息流通以及改善市场产业结构和价格透明度方面的作用</w:t>
      </w:r>
      <w:r>
        <w:rPr>
          <w:rFonts w:ascii="宋体" w:hAnsi="宋体" w:cs="宋体" w:hint="eastAsia"/>
          <w:snapToGrid w:val="0"/>
          <w:sz w:val="24"/>
          <w:vertAlign w:val="superscript"/>
        </w:rPr>
        <w:fldChar w:fldCharType="begin"/>
      </w:r>
      <w:r>
        <w:rPr>
          <w:rFonts w:ascii="宋体" w:hAnsi="宋体" w:cs="宋体" w:hint="eastAsia"/>
          <w:snapToGrid w:val="0"/>
          <w:sz w:val="24"/>
          <w:vertAlign w:val="superscript"/>
        </w:rPr>
        <w:instrText xml:space="preserve"> REF _Ref4951 \r \h </w:instrText>
      </w:r>
      <w:r>
        <w:rPr>
          <w:rFonts w:ascii="宋体" w:hAnsi="宋体" w:cs="宋体" w:hint="eastAsia"/>
          <w:snapToGrid w:val="0"/>
          <w:sz w:val="24"/>
          <w:vertAlign w:val="superscript"/>
        </w:rPr>
        <w:fldChar w:fldCharType="separate"/>
      </w:r>
      <w:r>
        <w:rPr>
          <w:rFonts w:ascii="宋体" w:hAnsi="宋体" w:cs="宋体" w:hint="eastAsia"/>
          <w:snapToGrid w:val="0"/>
          <w:sz w:val="24"/>
          <w:vertAlign w:val="superscript"/>
        </w:rPr>
        <w:t>[9]</w:t>
      </w:r>
      <w:r>
        <w:rPr>
          <w:rFonts w:ascii="宋体" w:hAnsi="宋体" w:cs="宋体" w:hint="eastAsia"/>
          <w:snapToGrid w:val="0"/>
          <w:sz w:val="24"/>
          <w:vertAlign w:val="superscript"/>
        </w:rPr>
        <w:fldChar w:fldCharType="end"/>
      </w:r>
      <w:r>
        <w:rPr>
          <w:rFonts w:ascii="宋体" w:hAnsi="宋体" w:cs="宋体" w:hint="eastAsia"/>
          <w:snapToGrid w:val="0"/>
          <w:sz w:val="24"/>
        </w:rPr>
        <w:t>。这些研究和实践表明，农业电子商务对全球农产品市场具有深远的影响</w:t>
      </w:r>
      <w:r>
        <w:rPr>
          <w:rFonts w:hint="eastAsia"/>
          <w:snapToGrid w:val="0"/>
          <w:sz w:val="24"/>
          <w:szCs w:val="21"/>
        </w:rPr>
        <w:t>。</w:t>
      </w:r>
    </w:p>
    <w:p w14:paraId="0684B971" w14:textId="77777777" w:rsidR="00546BC3" w:rsidRDefault="00546BC3">
      <w:pPr>
        <w:snapToGrid w:val="0"/>
        <w:spacing w:beforeLines="100" w:before="326" w:afterLines="100" w:after="326" w:line="360" w:lineRule="auto"/>
        <w:outlineLvl w:val="2"/>
        <w:rPr>
          <w:b/>
          <w:snapToGrid w:val="0"/>
          <w:sz w:val="24"/>
          <w:shd w:val="clear" w:color="auto" w:fill="FFFFFF"/>
        </w:rPr>
      </w:pPr>
      <w:bookmarkStart w:id="54" w:name="_Toc18544"/>
      <w:bookmarkStart w:id="55" w:name="_Toc28799"/>
      <w:r>
        <w:rPr>
          <w:rFonts w:hint="eastAsia"/>
          <w:b/>
          <w:snapToGrid w:val="0"/>
          <w:sz w:val="24"/>
          <w:shd w:val="clear" w:color="auto" w:fill="FFFFFF"/>
        </w:rPr>
        <w:t xml:space="preserve">1.2.2 </w:t>
      </w:r>
      <w:r>
        <w:rPr>
          <w:rFonts w:hint="eastAsia"/>
          <w:b/>
          <w:snapToGrid w:val="0"/>
          <w:sz w:val="24"/>
          <w:shd w:val="clear" w:color="auto" w:fill="FFFFFF"/>
        </w:rPr>
        <w:t>国内研究现状</w:t>
      </w:r>
      <w:bookmarkEnd w:id="54"/>
      <w:bookmarkEnd w:id="55"/>
    </w:p>
    <w:p w14:paraId="2CCAE1DE" w14:textId="77777777" w:rsidR="00546BC3" w:rsidRDefault="00546BC3">
      <w:pPr>
        <w:snapToGrid w:val="0"/>
        <w:spacing w:line="360" w:lineRule="auto"/>
        <w:ind w:firstLineChars="200" w:firstLine="480"/>
        <w:rPr>
          <w:snapToGrid w:val="0"/>
          <w:szCs w:val="21"/>
        </w:rPr>
      </w:pPr>
      <w:r>
        <w:rPr>
          <w:rFonts w:ascii="宋体" w:hAnsi="宋体" w:cs="宋体" w:hint="eastAsia"/>
          <w:snapToGrid w:val="0"/>
          <w:sz w:val="24"/>
        </w:rPr>
        <w:t>我国的农产品电子商务平台发展迅速，已成为连接农民与市场的关键桥梁，提供了从在线支付到物流配送的一站式服务，显著提升了销售便捷性和效率。随着供应链的完善，平台如淘宝和京东推动农产品直销，减少中间环节，从而降低成本、增加农民收益，并扩展消费者选择</w:t>
      </w:r>
      <w:r>
        <w:rPr>
          <w:rFonts w:ascii="宋体" w:hAnsi="宋体" w:cs="宋体" w:hint="eastAsia"/>
          <w:snapToGrid w:val="0"/>
          <w:sz w:val="24"/>
          <w:vertAlign w:val="superscript"/>
        </w:rPr>
        <w:fldChar w:fldCharType="begin"/>
      </w:r>
      <w:r>
        <w:rPr>
          <w:rFonts w:ascii="宋体" w:hAnsi="宋体" w:cs="宋体" w:hint="eastAsia"/>
          <w:snapToGrid w:val="0"/>
          <w:sz w:val="24"/>
          <w:vertAlign w:val="superscript"/>
        </w:rPr>
        <w:instrText xml:space="preserve"> REF _Ref11106 \r \h </w:instrText>
      </w:r>
      <w:r>
        <w:rPr>
          <w:rFonts w:ascii="宋体" w:hAnsi="宋体" w:cs="宋体" w:hint="eastAsia"/>
          <w:snapToGrid w:val="0"/>
          <w:sz w:val="24"/>
          <w:vertAlign w:val="superscript"/>
        </w:rPr>
        <w:fldChar w:fldCharType="separate"/>
      </w:r>
      <w:r>
        <w:rPr>
          <w:rFonts w:ascii="宋体" w:hAnsi="宋体" w:cs="宋体" w:hint="eastAsia"/>
          <w:snapToGrid w:val="0"/>
          <w:sz w:val="24"/>
          <w:vertAlign w:val="superscript"/>
        </w:rPr>
        <w:t>[7]</w:t>
      </w:r>
      <w:r>
        <w:rPr>
          <w:rFonts w:ascii="宋体" w:hAnsi="宋体" w:cs="宋体" w:hint="eastAsia"/>
          <w:snapToGrid w:val="0"/>
          <w:sz w:val="24"/>
          <w:vertAlign w:val="superscript"/>
        </w:rPr>
        <w:fldChar w:fldCharType="end"/>
      </w:r>
      <w:r>
        <w:rPr>
          <w:rFonts w:ascii="宋体" w:hAnsi="宋体" w:cs="宋体" w:hint="eastAsia"/>
          <w:snapToGrid w:val="0"/>
          <w:sz w:val="24"/>
        </w:rPr>
        <w:t>。技术进步的显著体现包括了</w:t>
      </w:r>
      <w:r>
        <w:rPr>
          <w:rFonts w:hint="eastAsia"/>
          <w:snapToGrid w:val="0"/>
          <w:sz w:val="24"/>
        </w:rPr>
        <w:t>B/S</w:t>
      </w:r>
      <w:r>
        <w:rPr>
          <w:rFonts w:ascii="宋体" w:hAnsi="宋体" w:cs="宋体" w:hint="eastAsia"/>
          <w:snapToGrid w:val="0"/>
          <w:sz w:val="24"/>
        </w:rPr>
        <w:t>架构、</w:t>
      </w:r>
      <w:r>
        <w:rPr>
          <w:rFonts w:hint="eastAsia"/>
          <w:snapToGrid w:val="0"/>
          <w:sz w:val="24"/>
        </w:rPr>
        <w:t>PHP</w:t>
      </w:r>
      <w:r>
        <w:rPr>
          <w:rFonts w:hint="eastAsia"/>
          <w:snapToGrid w:val="0"/>
          <w:sz w:val="24"/>
        </w:rPr>
        <w:t>、</w:t>
      </w:r>
      <w:r>
        <w:rPr>
          <w:rFonts w:hint="eastAsia"/>
          <w:snapToGrid w:val="0"/>
          <w:sz w:val="24"/>
        </w:rPr>
        <w:t>MySQL</w:t>
      </w:r>
      <w:r>
        <w:rPr>
          <w:rFonts w:hint="eastAsia"/>
          <w:snapToGrid w:val="0"/>
          <w:sz w:val="24"/>
        </w:rPr>
        <w:t>、</w:t>
      </w:r>
      <w:r>
        <w:rPr>
          <w:rFonts w:hint="eastAsia"/>
          <w:snapToGrid w:val="0"/>
          <w:sz w:val="24"/>
        </w:rPr>
        <w:t>J2EE</w:t>
      </w:r>
      <w:r>
        <w:rPr>
          <w:rFonts w:hint="eastAsia"/>
          <w:snapToGrid w:val="0"/>
          <w:sz w:val="24"/>
        </w:rPr>
        <w:t>、</w:t>
      </w:r>
      <w:r>
        <w:rPr>
          <w:rFonts w:hint="eastAsia"/>
          <w:snapToGrid w:val="0"/>
          <w:sz w:val="24"/>
        </w:rPr>
        <w:t>ASP.NET</w:t>
      </w:r>
      <w:r>
        <w:rPr>
          <w:rFonts w:hint="eastAsia"/>
          <w:snapToGrid w:val="0"/>
          <w:sz w:val="24"/>
        </w:rPr>
        <w:t>、</w:t>
      </w:r>
      <w:r>
        <w:rPr>
          <w:rFonts w:hint="eastAsia"/>
          <w:snapToGrid w:val="0"/>
          <w:sz w:val="24"/>
        </w:rPr>
        <w:t>JAVA</w:t>
      </w:r>
      <w:r>
        <w:rPr>
          <w:rFonts w:hint="eastAsia"/>
          <w:snapToGrid w:val="0"/>
          <w:sz w:val="24"/>
        </w:rPr>
        <w:t>、</w:t>
      </w:r>
      <w:r>
        <w:rPr>
          <w:rFonts w:hint="eastAsia"/>
          <w:snapToGrid w:val="0"/>
          <w:sz w:val="24"/>
        </w:rPr>
        <w:t>JavaScript</w:t>
      </w:r>
      <w:r>
        <w:rPr>
          <w:rFonts w:hint="eastAsia"/>
          <w:snapToGrid w:val="0"/>
          <w:sz w:val="24"/>
        </w:rPr>
        <w:t>、</w:t>
      </w:r>
      <w:r>
        <w:rPr>
          <w:rFonts w:hint="eastAsia"/>
          <w:snapToGrid w:val="0"/>
          <w:sz w:val="24"/>
        </w:rPr>
        <w:t>AJAX</w:t>
      </w:r>
      <w:r>
        <w:rPr>
          <w:rFonts w:hint="eastAsia"/>
          <w:snapToGrid w:val="0"/>
          <w:sz w:val="24"/>
        </w:rPr>
        <w:t>、</w:t>
      </w:r>
      <w:r>
        <w:rPr>
          <w:rFonts w:hint="eastAsia"/>
          <w:snapToGrid w:val="0"/>
          <w:sz w:val="24"/>
        </w:rPr>
        <w:t>HTML5</w:t>
      </w:r>
      <w:r>
        <w:rPr>
          <w:rFonts w:hint="eastAsia"/>
          <w:snapToGrid w:val="0"/>
          <w:sz w:val="24"/>
        </w:rPr>
        <w:t>、</w:t>
      </w:r>
      <w:r>
        <w:rPr>
          <w:rFonts w:hint="eastAsia"/>
          <w:snapToGrid w:val="0"/>
          <w:sz w:val="24"/>
        </w:rPr>
        <w:t>jQuery</w:t>
      </w:r>
      <w:r>
        <w:rPr>
          <w:rFonts w:ascii="宋体" w:hAnsi="宋体" w:cs="宋体" w:hint="eastAsia"/>
          <w:snapToGrid w:val="0"/>
          <w:sz w:val="24"/>
        </w:rPr>
        <w:t>和</w:t>
      </w:r>
      <w:r>
        <w:rPr>
          <w:rFonts w:hint="eastAsia"/>
          <w:snapToGrid w:val="0"/>
          <w:sz w:val="24"/>
        </w:rPr>
        <w:t>Node.js</w:t>
      </w:r>
      <w:r>
        <w:rPr>
          <w:rFonts w:ascii="宋体" w:hAnsi="宋体" w:cs="宋体" w:hint="eastAsia"/>
          <w:snapToGrid w:val="0"/>
          <w:sz w:val="24"/>
        </w:rPr>
        <w:t>等技术的有效应用，这些技术的应用不仅极大地丰富了平台的功能性，而且在信息管理、即时通讯、系统安全和网站优化等方面发挥了关键作用</w:t>
      </w:r>
      <w:r>
        <w:rPr>
          <w:rFonts w:ascii="宋体" w:hAnsi="宋体" w:cs="宋体" w:hint="eastAsia"/>
          <w:snapToGrid w:val="0"/>
          <w:sz w:val="24"/>
          <w:vertAlign w:val="superscript"/>
        </w:rPr>
        <w:fldChar w:fldCharType="begin"/>
      </w:r>
      <w:r>
        <w:rPr>
          <w:rFonts w:ascii="宋体" w:hAnsi="宋体" w:cs="宋体" w:hint="eastAsia"/>
          <w:snapToGrid w:val="0"/>
          <w:sz w:val="24"/>
          <w:vertAlign w:val="superscript"/>
        </w:rPr>
        <w:instrText xml:space="preserve"> REF _Ref11191 \r \h </w:instrText>
      </w:r>
      <w:r>
        <w:rPr>
          <w:rFonts w:ascii="宋体" w:hAnsi="宋体" w:cs="宋体" w:hint="eastAsia"/>
          <w:snapToGrid w:val="0"/>
          <w:sz w:val="24"/>
          <w:vertAlign w:val="superscript"/>
        </w:rPr>
        <w:fldChar w:fldCharType="separate"/>
      </w:r>
      <w:r>
        <w:rPr>
          <w:rFonts w:ascii="宋体" w:hAnsi="宋体" w:cs="宋体" w:hint="eastAsia"/>
          <w:snapToGrid w:val="0"/>
          <w:sz w:val="24"/>
          <w:vertAlign w:val="superscript"/>
        </w:rPr>
        <w:t>[4]</w:t>
      </w:r>
      <w:r>
        <w:rPr>
          <w:rFonts w:ascii="宋体" w:hAnsi="宋体" w:cs="宋体" w:hint="eastAsia"/>
          <w:snapToGrid w:val="0"/>
          <w:sz w:val="24"/>
          <w:vertAlign w:val="superscript"/>
        </w:rPr>
        <w:fldChar w:fldCharType="end"/>
      </w:r>
      <w:r>
        <w:rPr>
          <w:rFonts w:ascii="宋体" w:hAnsi="宋体" w:cs="宋体" w:hint="eastAsia"/>
          <w:snapToGrid w:val="0"/>
          <w:sz w:val="24"/>
        </w:rPr>
        <w:t>。在这样的技术推动下，一些新的平台模式也应运而生，以“指上农庄”等微信小程序为代表的农产品交易平台依托微信的用户基础和社交网络特性为农产品销售提供新动力，其用户友好性和社交功能整合推动了农产品流通和农民收入提升</w:t>
      </w:r>
      <w:r>
        <w:rPr>
          <w:rFonts w:ascii="宋体" w:hAnsi="宋体" w:cs="宋体" w:hint="eastAsia"/>
          <w:snapToGrid w:val="0"/>
          <w:sz w:val="24"/>
          <w:vertAlign w:val="superscript"/>
        </w:rPr>
        <w:fldChar w:fldCharType="begin"/>
      </w:r>
      <w:r>
        <w:rPr>
          <w:rFonts w:ascii="宋体" w:hAnsi="宋体" w:cs="宋体" w:hint="eastAsia"/>
          <w:snapToGrid w:val="0"/>
          <w:sz w:val="24"/>
          <w:vertAlign w:val="superscript"/>
        </w:rPr>
        <w:instrText xml:space="preserve"> REF _Ref11710 \r \h </w:instrText>
      </w:r>
      <w:r>
        <w:rPr>
          <w:rFonts w:ascii="宋体" w:hAnsi="宋体" w:cs="宋体" w:hint="eastAsia"/>
          <w:snapToGrid w:val="0"/>
          <w:sz w:val="24"/>
          <w:vertAlign w:val="superscript"/>
        </w:rPr>
        <w:fldChar w:fldCharType="separate"/>
      </w:r>
      <w:r>
        <w:rPr>
          <w:rFonts w:ascii="宋体" w:hAnsi="宋体" w:cs="宋体" w:hint="eastAsia"/>
          <w:snapToGrid w:val="0"/>
          <w:sz w:val="24"/>
          <w:vertAlign w:val="superscript"/>
        </w:rPr>
        <w:t>[1]</w:t>
      </w:r>
      <w:r>
        <w:rPr>
          <w:rFonts w:ascii="宋体" w:hAnsi="宋体" w:cs="宋体" w:hint="eastAsia"/>
          <w:snapToGrid w:val="0"/>
          <w:sz w:val="24"/>
          <w:vertAlign w:val="superscript"/>
        </w:rPr>
        <w:fldChar w:fldCharType="end"/>
      </w:r>
      <w:r>
        <w:rPr>
          <w:rFonts w:ascii="宋体" w:hAnsi="宋体" w:cs="宋体" w:hint="eastAsia"/>
          <w:snapToGrid w:val="0"/>
          <w:sz w:val="24"/>
        </w:rPr>
        <w:t>。然而，农民还面临低效流通、信息不对称、非标准化产品和薄弱的农村互联网环境等挑战。解决这些问题需要改善物流、增强信息透明度、提高产品标准和农民互联网知识，并加强政策支持与平台专业化</w:t>
      </w:r>
      <w:r>
        <w:rPr>
          <w:rFonts w:ascii="宋体" w:hAnsi="宋体" w:cs="宋体" w:hint="eastAsia"/>
          <w:snapToGrid w:val="0"/>
          <w:sz w:val="24"/>
          <w:vertAlign w:val="superscript"/>
        </w:rPr>
        <w:fldChar w:fldCharType="begin"/>
      </w:r>
      <w:r>
        <w:rPr>
          <w:rFonts w:ascii="宋体" w:hAnsi="宋体" w:cs="宋体" w:hint="eastAsia"/>
          <w:snapToGrid w:val="0"/>
          <w:sz w:val="24"/>
          <w:vertAlign w:val="superscript"/>
        </w:rPr>
        <w:instrText xml:space="preserve"> REF _Ref11344 \r \h </w:instrText>
      </w:r>
      <w:r>
        <w:rPr>
          <w:rFonts w:ascii="宋体" w:hAnsi="宋体" w:cs="宋体" w:hint="eastAsia"/>
          <w:snapToGrid w:val="0"/>
          <w:sz w:val="24"/>
          <w:vertAlign w:val="superscript"/>
        </w:rPr>
        <w:fldChar w:fldCharType="separate"/>
      </w:r>
      <w:r>
        <w:rPr>
          <w:rFonts w:ascii="宋体" w:hAnsi="宋体" w:cs="宋体" w:hint="eastAsia"/>
          <w:snapToGrid w:val="0"/>
          <w:sz w:val="24"/>
          <w:vertAlign w:val="superscript"/>
        </w:rPr>
        <w:t>[6]</w:t>
      </w:r>
      <w:r>
        <w:rPr>
          <w:rFonts w:ascii="宋体" w:hAnsi="宋体" w:cs="宋体" w:hint="eastAsia"/>
          <w:snapToGrid w:val="0"/>
          <w:sz w:val="24"/>
          <w:vertAlign w:val="superscript"/>
        </w:rPr>
        <w:fldChar w:fldCharType="end"/>
      </w:r>
      <w:r>
        <w:rPr>
          <w:rFonts w:ascii="宋体" w:hAnsi="宋体" w:cs="宋体" w:hint="eastAsia"/>
          <w:snapToGrid w:val="0"/>
          <w:sz w:val="24"/>
        </w:rPr>
        <w:t>。同时，销售平台还需提升信息化管理、优化批发市场效率，解决系统功能单一、用户体验差和缺乏专业数据服务等问题，克服管理体制和传统交易习惯所带来的挑战</w:t>
      </w:r>
      <w:r>
        <w:rPr>
          <w:rFonts w:ascii="宋体" w:hAnsi="宋体" w:cs="宋体" w:hint="eastAsia"/>
          <w:snapToGrid w:val="0"/>
          <w:sz w:val="24"/>
          <w:vertAlign w:val="superscript"/>
        </w:rPr>
        <w:fldChar w:fldCharType="begin"/>
      </w:r>
      <w:r>
        <w:rPr>
          <w:rFonts w:ascii="宋体" w:hAnsi="宋体" w:cs="宋体" w:hint="eastAsia"/>
          <w:snapToGrid w:val="0"/>
          <w:sz w:val="24"/>
          <w:vertAlign w:val="superscript"/>
        </w:rPr>
        <w:instrText xml:space="preserve"> REF _Ref11370 \r \h </w:instrText>
      </w:r>
      <w:r>
        <w:rPr>
          <w:rFonts w:ascii="宋体" w:hAnsi="宋体" w:cs="宋体" w:hint="eastAsia"/>
          <w:snapToGrid w:val="0"/>
          <w:sz w:val="24"/>
          <w:vertAlign w:val="superscript"/>
        </w:rPr>
        <w:fldChar w:fldCharType="separate"/>
      </w:r>
      <w:r>
        <w:rPr>
          <w:rFonts w:ascii="宋体" w:hAnsi="宋体" w:cs="宋体" w:hint="eastAsia"/>
          <w:snapToGrid w:val="0"/>
          <w:sz w:val="24"/>
          <w:vertAlign w:val="superscript"/>
        </w:rPr>
        <w:t>[5]</w:t>
      </w:r>
      <w:r>
        <w:rPr>
          <w:rFonts w:ascii="宋体" w:hAnsi="宋体" w:cs="宋体" w:hint="eastAsia"/>
          <w:snapToGrid w:val="0"/>
          <w:sz w:val="24"/>
          <w:vertAlign w:val="superscript"/>
        </w:rPr>
        <w:fldChar w:fldCharType="end"/>
      </w:r>
      <w:r>
        <w:rPr>
          <w:rFonts w:ascii="宋体" w:hAnsi="宋体" w:cs="宋体" w:hint="eastAsia"/>
          <w:snapToGrid w:val="0"/>
          <w:sz w:val="24"/>
        </w:rPr>
        <w:t>。</w:t>
      </w:r>
    </w:p>
    <w:p w14:paraId="7E47D5DD" w14:textId="77777777" w:rsidR="00546BC3" w:rsidRDefault="00546BC3">
      <w:pPr>
        <w:snapToGrid w:val="0"/>
        <w:spacing w:beforeLines="100" w:before="326" w:afterLines="100" w:after="326" w:line="360" w:lineRule="auto"/>
        <w:outlineLvl w:val="1"/>
        <w:rPr>
          <w:snapToGrid w:val="0"/>
          <w:szCs w:val="21"/>
        </w:rPr>
      </w:pPr>
      <w:bookmarkStart w:id="56" w:name="_Toc19923"/>
      <w:bookmarkStart w:id="57" w:name="_Toc21587"/>
      <w:bookmarkStart w:id="58" w:name="_Toc30575"/>
      <w:bookmarkStart w:id="59" w:name="_Toc7083"/>
      <w:bookmarkStart w:id="60" w:name="_Toc6971"/>
      <w:bookmarkStart w:id="61" w:name="_Toc12610"/>
      <w:r>
        <w:rPr>
          <w:rFonts w:hint="eastAsia"/>
          <w:b/>
          <w:snapToGrid w:val="0"/>
          <w:sz w:val="30"/>
          <w:szCs w:val="28"/>
          <w:shd w:val="clear" w:color="auto" w:fill="FFFFFF"/>
        </w:rPr>
        <w:t>第</w:t>
      </w:r>
      <w:r>
        <w:rPr>
          <w:rFonts w:hint="eastAsia"/>
          <w:b/>
          <w:snapToGrid w:val="0"/>
          <w:sz w:val="30"/>
          <w:szCs w:val="28"/>
          <w:shd w:val="clear" w:color="auto" w:fill="FFFFFF"/>
        </w:rPr>
        <w:t>1.3</w:t>
      </w:r>
      <w:r>
        <w:rPr>
          <w:rFonts w:hint="eastAsia"/>
          <w:b/>
          <w:snapToGrid w:val="0"/>
          <w:sz w:val="30"/>
          <w:szCs w:val="28"/>
          <w:shd w:val="clear" w:color="auto" w:fill="FFFFFF"/>
        </w:rPr>
        <w:t>节</w:t>
      </w:r>
      <w:r>
        <w:rPr>
          <w:rFonts w:hint="eastAsia"/>
          <w:b/>
          <w:snapToGrid w:val="0"/>
          <w:sz w:val="30"/>
          <w:szCs w:val="28"/>
          <w:shd w:val="clear" w:color="auto" w:fill="FFFFFF"/>
        </w:rPr>
        <w:t xml:space="preserve"> </w:t>
      </w:r>
      <w:bookmarkEnd w:id="56"/>
      <w:bookmarkEnd w:id="57"/>
      <w:bookmarkEnd w:id="58"/>
      <w:bookmarkEnd w:id="59"/>
      <w:r>
        <w:rPr>
          <w:rFonts w:hint="eastAsia"/>
          <w:b/>
          <w:snapToGrid w:val="0"/>
          <w:sz w:val="30"/>
          <w:szCs w:val="28"/>
          <w:shd w:val="clear" w:color="auto" w:fill="FFFFFF"/>
        </w:rPr>
        <w:t>课题主要内容</w:t>
      </w:r>
      <w:bookmarkEnd w:id="60"/>
      <w:bookmarkEnd w:id="61"/>
    </w:p>
    <w:p w14:paraId="24E485C9" w14:textId="77777777" w:rsidR="00546BC3" w:rsidRDefault="00546BC3">
      <w:pPr>
        <w:snapToGrid w:val="0"/>
        <w:spacing w:line="360" w:lineRule="auto"/>
        <w:ind w:firstLineChars="200" w:firstLine="480"/>
        <w:rPr>
          <w:snapToGrid w:val="0"/>
          <w:sz w:val="24"/>
          <w:szCs w:val="21"/>
        </w:rPr>
      </w:pPr>
      <w:r>
        <w:rPr>
          <w:rFonts w:ascii="宋体" w:hAnsi="宋体" w:cs="宋体" w:hint="eastAsia"/>
          <w:snapToGrid w:val="0"/>
          <w:sz w:val="24"/>
        </w:rPr>
        <w:t>本文研究的助农东西山微信小程序专注于为苏州东西山地区提供线上线下相结合的农产品销售服务，旨在促进农产品流通，拓宽销售渠道，提升农民收入，满足城市居民对优质农产品的需求。主要开发微信小程序客户端页面，通过调用后端</w:t>
      </w:r>
      <w:r>
        <w:rPr>
          <w:rFonts w:ascii="宋体" w:hAnsi="宋体" w:cs="宋体" w:hint="eastAsia"/>
          <w:snapToGrid w:val="0"/>
          <w:sz w:val="24"/>
        </w:rPr>
        <w:t>API</w:t>
      </w:r>
      <w:r>
        <w:rPr>
          <w:rFonts w:ascii="宋体" w:hAnsi="宋体" w:cs="宋体" w:hint="eastAsia"/>
          <w:snapToGrid w:val="0"/>
          <w:sz w:val="24"/>
        </w:rPr>
        <w:t>接口实现农产品展示、浏览、购买和搜索等功能。利用</w:t>
      </w:r>
      <w:r>
        <w:rPr>
          <w:rFonts w:ascii="宋体" w:hAnsi="宋体" w:cs="宋体" w:hint="eastAsia"/>
          <w:snapToGrid w:val="0"/>
          <w:sz w:val="24"/>
        </w:rPr>
        <w:t>IDEA</w:t>
      </w:r>
      <w:r>
        <w:rPr>
          <w:rFonts w:ascii="宋体" w:hAnsi="宋体" w:cs="宋体" w:hint="eastAsia"/>
          <w:snapToGrid w:val="0"/>
          <w:sz w:val="24"/>
        </w:rPr>
        <w:t>开发后端服务器，支持小程序页面功能。旨在为用户提供便捷、直观、功能丰富的农产品购物平台，推动农产品线上销售，助力农村电商发展</w:t>
      </w:r>
      <w:r>
        <w:rPr>
          <w:rFonts w:ascii="宋体" w:eastAsia="Times New Roman" w:hAnsi="宋体" w:cs="宋体" w:hint="eastAsia"/>
          <w:snapToGrid w:val="0"/>
          <w:sz w:val="24"/>
        </w:rPr>
        <w:t>。</w:t>
      </w:r>
    </w:p>
    <w:p w14:paraId="6DED254B" w14:textId="77777777" w:rsidR="00546BC3" w:rsidRDefault="00546BC3">
      <w:pPr>
        <w:snapToGrid w:val="0"/>
        <w:spacing w:beforeLines="100" w:before="326" w:afterLines="100" w:after="326" w:line="360" w:lineRule="auto"/>
        <w:outlineLvl w:val="1"/>
        <w:rPr>
          <w:b/>
          <w:snapToGrid w:val="0"/>
          <w:sz w:val="30"/>
          <w:szCs w:val="28"/>
          <w:shd w:val="clear" w:color="auto" w:fill="FFFFFF"/>
        </w:rPr>
      </w:pPr>
      <w:bookmarkStart w:id="62" w:name="_Toc31794"/>
      <w:bookmarkStart w:id="63" w:name="_Toc23631"/>
      <w:r>
        <w:rPr>
          <w:rFonts w:hint="eastAsia"/>
          <w:b/>
          <w:snapToGrid w:val="0"/>
          <w:sz w:val="30"/>
          <w:szCs w:val="28"/>
          <w:shd w:val="clear" w:color="auto" w:fill="FFFFFF"/>
        </w:rPr>
        <w:t>第</w:t>
      </w:r>
      <w:r>
        <w:rPr>
          <w:rFonts w:hint="eastAsia"/>
          <w:b/>
          <w:snapToGrid w:val="0"/>
          <w:sz w:val="30"/>
          <w:szCs w:val="28"/>
          <w:shd w:val="clear" w:color="auto" w:fill="FFFFFF"/>
        </w:rPr>
        <w:t>1.4</w:t>
      </w:r>
      <w:r>
        <w:rPr>
          <w:rFonts w:hint="eastAsia"/>
          <w:b/>
          <w:snapToGrid w:val="0"/>
          <w:sz w:val="30"/>
          <w:szCs w:val="28"/>
          <w:shd w:val="clear" w:color="auto" w:fill="FFFFFF"/>
        </w:rPr>
        <w:t>节</w:t>
      </w:r>
      <w:r>
        <w:rPr>
          <w:rFonts w:hint="eastAsia"/>
          <w:b/>
          <w:snapToGrid w:val="0"/>
          <w:sz w:val="30"/>
          <w:szCs w:val="28"/>
          <w:shd w:val="clear" w:color="auto" w:fill="FFFFFF"/>
        </w:rPr>
        <w:t xml:space="preserve"> </w:t>
      </w:r>
      <w:r>
        <w:rPr>
          <w:rFonts w:hint="eastAsia"/>
          <w:b/>
          <w:snapToGrid w:val="0"/>
          <w:sz w:val="30"/>
          <w:szCs w:val="28"/>
          <w:shd w:val="clear" w:color="auto" w:fill="FFFFFF"/>
        </w:rPr>
        <w:t>论文组织结构</w:t>
      </w:r>
      <w:bookmarkEnd w:id="63"/>
      <w:bookmarkEnd w:id="62"/>
    </w:p>
    <w:p w14:paraId="3DBC8DB5" w14:textId="77777777" w:rsidR="00546BC3" w:rsidRDefault="00546BC3">
      <w:pPr>
        <w:snapToGrid w:val="0"/>
        <w:spacing w:line="360" w:lineRule="auto"/>
        <w:ind w:firstLineChars="200" w:firstLine="480"/>
        <w:rPr>
          <w:rFonts w:ascii="宋体" w:hAnsi="宋体" w:cs="宋体"/>
          <w:snapToGrid w:val="0"/>
          <w:sz w:val="24"/>
        </w:rPr>
      </w:pPr>
      <w:r>
        <w:rPr>
          <w:rFonts w:ascii="宋体" w:hAnsi="宋体" w:cs="宋体" w:hint="eastAsia"/>
          <w:snapToGrid w:val="0"/>
          <w:sz w:val="24"/>
        </w:rPr>
        <w:t>根据上述的工作内容，将本文分为七个部分，详细介绍助农东西山微信小程序的逐步形成，本文的组织结构如下：</w:t>
      </w:r>
    </w:p>
    <w:p w14:paraId="05951BF8" w14:textId="77777777" w:rsidR="00546BC3" w:rsidRDefault="00546BC3">
      <w:pPr>
        <w:snapToGrid w:val="0"/>
        <w:spacing w:line="360" w:lineRule="auto"/>
        <w:ind w:firstLineChars="200" w:firstLine="480"/>
        <w:rPr>
          <w:rFonts w:ascii="宋体" w:hAnsi="宋体" w:cs="宋体"/>
          <w:snapToGrid w:val="0"/>
          <w:sz w:val="24"/>
        </w:rPr>
      </w:pPr>
      <w:r>
        <w:rPr>
          <w:rFonts w:ascii="宋体" w:hAnsi="宋体" w:cs="宋体" w:hint="eastAsia"/>
          <w:snapToGrid w:val="0"/>
          <w:sz w:val="24"/>
        </w:rPr>
        <w:t>第一章：绪论。本章的主要内容：关于课题的研究背景及意义、系统的国内外研究现状、本文的工作内容以及本文的组织结构。</w:t>
      </w:r>
    </w:p>
    <w:p w14:paraId="445EA9F2" w14:textId="77777777" w:rsidR="00546BC3" w:rsidRDefault="00546BC3">
      <w:pPr>
        <w:snapToGrid w:val="0"/>
        <w:spacing w:line="360" w:lineRule="auto"/>
        <w:ind w:firstLineChars="200" w:firstLine="480"/>
        <w:rPr>
          <w:rFonts w:ascii="宋体" w:hAnsi="宋体" w:cs="宋体"/>
          <w:snapToGrid w:val="0"/>
          <w:sz w:val="24"/>
        </w:rPr>
      </w:pPr>
      <w:r>
        <w:rPr>
          <w:rFonts w:ascii="宋体" w:hAnsi="宋体" w:cs="宋体" w:hint="eastAsia"/>
          <w:snapToGrid w:val="0"/>
          <w:sz w:val="24"/>
        </w:rPr>
        <w:t>第二章：系统的相关技术。主要介绍使用的开发工具、系统的框架以及数据库。</w:t>
      </w:r>
    </w:p>
    <w:p w14:paraId="7EAA933C" w14:textId="77777777" w:rsidR="00546BC3" w:rsidRDefault="00546BC3">
      <w:pPr>
        <w:snapToGrid w:val="0"/>
        <w:spacing w:line="360" w:lineRule="auto"/>
        <w:ind w:firstLineChars="200" w:firstLine="480"/>
        <w:rPr>
          <w:rFonts w:ascii="宋体" w:hAnsi="宋体" w:cs="宋体"/>
          <w:snapToGrid w:val="0"/>
          <w:sz w:val="24"/>
        </w:rPr>
      </w:pPr>
      <w:r>
        <w:rPr>
          <w:rFonts w:ascii="宋体" w:hAnsi="宋体" w:cs="宋体" w:hint="eastAsia"/>
          <w:snapToGrid w:val="0"/>
          <w:sz w:val="24"/>
        </w:rPr>
        <w:t>第三章：对系统的需求分析。重点介绍功能性需求，通过用例图介绍系统的基本功能。</w:t>
      </w:r>
    </w:p>
    <w:p w14:paraId="70DF5B55" w14:textId="77777777" w:rsidR="00546BC3" w:rsidRDefault="00546BC3">
      <w:pPr>
        <w:snapToGrid w:val="0"/>
        <w:spacing w:line="360" w:lineRule="auto"/>
        <w:ind w:firstLineChars="200" w:firstLine="480"/>
        <w:rPr>
          <w:rFonts w:ascii="宋体" w:hAnsi="宋体" w:cs="宋体"/>
          <w:snapToGrid w:val="0"/>
          <w:sz w:val="24"/>
        </w:rPr>
      </w:pPr>
      <w:r>
        <w:rPr>
          <w:rFonts w:ascii="宋体" w:hAnsi="宋体" w:cs="宋体" w:hint="eastAsia"/>
          <w:snapToGrid w:val="0"/>
          <w:sz w:val="24"/>
        </w:rPr>
        <w:t>第四章：系统的设计。主要介绍系统的框架搭建、系统功能设计、模块功能的详细设计以及数据库设计。</w:t>
      </w:r>
    </w:p>
    <w:p w14:paraId="43BFB35B" w14:textId="77777777" w:rsidR="00546BC3" w:rsidRDefault="00546BC3">
      <w:pPr>
        <w:snapToGrid w:val="0"/>
        <w:spacing w:line="360" w:lineRule="auto"/>
        <w:ind w:firstLineChars="200" w:firstLine="480"/>
        <w:rPr>
          <w:rFonts w:ascii="宋体" w:hAnsi="宋体" w:cs="宋体"/>
          <w:snapToGrid w:val="0"/>
          <w:sz w:val="24"/>
        </w:rPr>
      </w:pPr>
      <w:r>
        <w:rPr>
          <w:rFonts w:ascii="宋体" w:hAnsi="宋体" w:cs="宋体" w:hint="eastAsia"/>
          <w:snapToGrid w:val="0"/>
          <w:sz w:val="24"/>
        </w:rPr>
        <w:t>第五章：系统的实现。主要介绍系统的核心模块的实现，展现核心功能模块实现代码。</w:t>
      </w:r>
    </w:p>
    <w:p w14:paraId="2C507E0E" w14:textId="77777777" w:rsidR="00546BC3" w:rsidRDefault="00546BC3">
      <w:pPr>
        <w:snapToGrid w:val="0"/>
        <w:spacing w:line="360" w:lineRule="auto"/>
        <w:ind w:firstLineChars="200" w:firstLine="480"/>
        <w:rPr>
          <w:rFonts w:ascii="宋体" w:hAnsi="宋体" w:cs="宋体"/>
          <w:snapToGrid w:val="0"/>
          <w:sz w:val="24"/>
        </w:rPr>
      </w:pPr>
      <w:r>
        <w:rPr>
          <w:rFonts w:ascii="宋体" w:hAnsi="宋体" w:cs="宋体" w:hint="eastAsia"/>
          <w:snapToGrid w:val="0"/>
          <w:sz w:val="24"/>
        </w:rPr>
        <w:t>第六章：系统的测试。主要对系统的核心模块进行测试和展示效果。</w:t>
      </w:r>
    </w:p>
    <w:p w14:paraId="2700AA51" w14:textId="77777777" w:rsidR="00546BC3" w:rsidRDefault="00546BC3">
      <w:pPr>
        <w:snapToGrid w:val="0"/>
        <w:spacing w:line="360" w:lineRule="auto"/>
        <w:ind w:firstLineChars="200" w:firstLine="480"/>
        <w:rPr>
          <w:snapToGrid w:val="0"/>
          <w:sz w:val="24"/>
          <w:szCs w:val="21"/>
        </w:rPr>
      </w:pPr>
      <w:r>
        <w:rPr>
          <w:rFonts w:ascii="宋体" w:hAnsi="宋体" w:cs="宋体" w:hint="eastAsia"/>
          <w:snapToGrid w:val="0"/>
          <w:sz w:val="24"/>
        </w:rPr>
        <w:t>第七章：总结与展望。分析总结出不足之处以及展望今后能够完善不足。</w:t>
      </w:r>
    </w:p>
    <w:p w14:paraId="5F92A6FD" w14:textId="77777777" w:rsidR="00546BC3" w:rsidRDefault="00546BC3">
      <w:pPr>
        <w:pStyle w:val="aff6"/>
        <w:tabs>
          <w:tab w:val="left" w:pos="5990"/>
        </w:tabs>
        <w:spacing w:before="326" w:after="326"/>
        <w:rPr>
          <w:rFonts w:ascii="Times New Roman" w:hAnsi="Times New Roman"/>
        </w:rPr>
      </w:pPr>
      <w:bookmarkStart w:id="64" w:name="_Toc133521783"/>
      <w:bookmarkStart w:id="65" w:name="_Toc133521414"/>
      <w:bookmarkStart w:id="66" w:name="_Toc132472618"/>
      <w:bookmarkStart w:id="67" w:name="_Toc27366"/>
      <w:bookmarkStart w:id="68" w:name="_Toc132559216"/>
      <w:bookmarkStart w:id="69" w:name="_Toc13022"/>
      <w:bookmarkStart w:id="70" w:name="_Toc133422763"/>
      <w:bookmarkStart w:id="71" w:name="_Toc134894132"/>
      <w:bookmarkStart w:id="72" w:name="_Toc132472674"/>
      <w:bookmarkStart w:id="73" w:name="_Toc132473508"/>
      <w:r>
        <w:rPr>
          <w:rFonts w:ascii="Times New Roman" w:hAnsi="Times New Roman" w:hint="eastAsia"/>
        </w:rPr>
        <w:t>第</w:t>
      </w:r>
      <w:r>
        <w:rPr>
          <w:rFonts w:ascii="Times New Roman" w:hAnsi="Times New Roman" w:hint="eastAsia"/>
        </w:rPr>
        <w:t>1</w:t>
      </w:r>
      <w:r>
        <w:rPr>
          <w:rFonts w:ascii="Times New Roman" w:hAnsi="Times New Roman"/>
        </w:rPr>
        <w:t>.5</w:t>
      </w:r>
      <w:r>
        <w:rPr>
          <w:rFonts w:ascii="Times New Roman" w:hAnsi="Times New Roman" w:hint="eastAsia"/>
        </w:rPr>
        <w:t>节</w:t>
      </w:r>
      <w:r>
        <w:rPr>
          <w:rFonts w:ascii="Times New Roman" w:hAnsi="Times New Roman" w:hint="eastAsia"/>
        </w:rPr>
        <w:t xml:space="preserve"> </w:t>
      </w:r>
      <w:r>
        <w:rPr>
          <w:rFonts w:ascii="Times New Roman" w:hAnsi="Times New Roman" w:hint="eastAsia"/>
        </w:rPr>
        <w:t>本章小结</w:t>
      </w:r>
      <w:bookmarkEnd w:id="67"/>
      <w:bookmarkEnd w:id="68"/>
      <w:bookmarkEnd w:id="69"/>
      <w:bookmarkEnd w:id="70"/>
      <w:bookmarkEnd w:id="71"/>
      <w:bookmarkEnd w:id="72"/>
      <w:bookmarkEnd w:id="73"/>
      <w:bookmarkEnd w:id="64"/>
      <w:bookmarkEnd w:id="65"/>
      <w:bookmarkEnd w:id="66"/>
    </w:p>
    <w:p w14:paraId="181D0F48" w14:textId="77777777" w:rsidR="00546BC3" w:rsidRDefault="00546BC3">
      <w:pPr>
        <w:pStyle w:val="11"/>
        <w:ind w:firstLine="480"/>
        <w:rPr>
          <w:snapToGrid w:val="0"/>
          <w:sz w:val="24"/>
          <w:szCs w:val="21"/>
        </w:rPr>
      </w:pPr>
      <w:r>
        <w:rPr>
          <w:rFonts w:ascii="宋体" w:hAnsi="宋体" w:hint="eastAsia"/>
          <w:snapToGrid w:val="0"/>
          <w:sz w:val="24"/>
          <w:szCs w:val="24"/>
        </w:rPr>
        <w:t>本章介绍了选题背景及意义，国内外的研究现状，并对本文的工作内容进行总结，最后介绍了本文的组织结构</w:t>
      </w:r>
      <w:r>
        <w:rPr>
          <w:rFonts w:cs="Times New Roman" w:hint="eastAsia"/>
          <w:snapToGrid w:val="0"/>
          <w:sz w:val="24"/>
          <w:szCs w:val="21"/>
        </w:rPr>
        <w:t>。</w:t>
      </w:r>
    </w:p>
    <w:p w14:paraId="2DDFE8B1" w14:textId="77777777" w:rsidR="00546BC3" w:rsidRDefault="00546BC3">
      <w:pPr>
        <w:snapToGrid w:val="0"/>
        <w:spacing w:afterLines="100" w:after="326" w:line="360" w:lineRule="auto"/>
        <w:jc w:val="center"/>
        <w:outlineLvl w:val="0"/>
        <w:rPr>
          <w:b/>
          <w:snapToGrid w:val="0"/>
          <w:color w:val="000000"/>
          <w:sz w:val="30"/>
          <w:szCs w:val="30"/>
          <w:shd w:val="clear" w:color="auto" w:fill="FFFFFF"/>
        </w:rPr>
      </w:pPr>
      <w:r>
        <w:rPr>
          <w:rFonts w:hint="eastAsia"/>
          <w:b/>
          <w:snapToGrid w:val="0"/>
          <w:color w:val="000000"/>
          <w:sz w:val="30"/>
          <w:szCs w:val="30"/>
          <w:shd w:val="clear" w:color="auto" w:fill="FFFFFF"/>
        </w:rPr>
        <w:br w:type="page"/>
      </w:r>
      <w:bookmarkStart w:id="74" w:name="_Toc11902"/>
      <w:bookmarkStart w:id="75" w:name="_Toc24015"/>
      <w:bookmarkStart w:id="76" w:name="_Toc22659"/>
      <w:bookmarkStart w:id="77" w:name="_Toc22997"/>
      <w:bookmarkStart w:id="78" w:name="_Toc31793_WPSOffice_Level1"/>
      <w:bookmarkStart w:id="79" w:name="_Toc18584"/>
      <w:bookmarkStart w:id="80" w:name="_Toc4433"/>
      <w:r>
        <w:rPr>
          <w:rFonts w:hint="eastAsia"/>
          <w:b/>
          <w:snapToGrid w:val="0"/>
          <w:color w:val="000000"/>
          <w:sz w:val="30"/>
          <w:szCs w:val="30"/>
          <w:shd w:val="clear" w:color="auto" w:fill="FFFFFF"/>
        </w:rPr>
        <w:t>第</w:t>
      </w:r>
      <w:r>
        <w:rPr>
          <w:rFonts w:hint="eastAsia"/>
          <w:b/>
          <w:snapToGrid w:val="0"/>
          <w:color w:val="000000"/>
          <w:sz w:val="30"/>
          <w:szCs w:val="30"/>
          <w:shd w:val="clear" w:color="auto" w:fill="FFFFFF"/>
        </w:rPr>
        <w:t>2</w:t>
      </w:r>
      <w:r>
        <w:rPr>
          <w:rFonts w:hint="eastAsia"/>
          <w:b/>
          <w:snapToGrid w:val="0"/>
          <w:color w:val="000000"/>
          <w:sz w:val="30"/>
          <w:szCs w:val="30"/>
          <w:shd w:val="clear" w:color="auto" w:fill="FFFFFF"/>
        </w:rPr>
        <w:t>章</w:t>
      </w:r>
      <w:r>
        <w:rPr>
          <w:rFonts w:hint="eastAsia"/>
          <w:b/>
          <w:snapToGrid w:val="0"/>
          <w:color w:val="000000"/>
          <w:sz w:val="30"/>
          <w:szCs w:val="30"/>
          <w:shd w:val="clear" w:color="auto" w:fill="FFFFFF"/>
        </w:rPr>
        <w:t xml:space="preserve"> </w:t>
      </w:r>
      <w:bookmarkEnd w:id="74"/>
      <w:bookmarkEnd w:id="75"/>
      <w:bookmarkEnd w:id="76"/>
      <w:bookmarkEnd w:id="77"/>
      <w:bookmarkEnd w:id="78"/>
      <w:r>
        <w:rPr>
          <w:rFonts w:hint="eastAsia"/>
          <w:b/>
          <w:snapToGrid w:val="0"/>
          <w:color w:val="000000"/>
          <w:sz w:val="30"/>
          <w:szCs w:val="30"/>
          <w:shd w:val="clear" w:color="auto" w:fill="FFFFFF"/>
        </w:rPr>
        <w:t>相关技术</w:t>
      </w:r>
      <w:bookmarkEnd w:id="79"/>
      <w:bookmarkEnd w:id="80"/>
    </w:p>
    <w:p w14:paraId="01EE963C" w14:textId="77777777" w:rsidR="00546BC3" w:rsidRDefault="00546BC3">
      <w:pPr>
        <w:snapToGrid w:val="0"/>
        <w:spacing w:afterLines="100" w:after="326" w:line="360" w:lineRule="auto"/>
        <w:outlineLvl w:val="1"/>
        <w:rPr>
          <w:b/>
          <w:snapToGrid w:val="0"/>
          <w:color w:val="000000"/>
          <w:sz w:val="30"/>
          <w:szCs w:val="30"/>
          <w:shd w:val="clear" w:color="auto" w:fill="FFFFFF"/>
        </w:rPr>
      </w:pPr>
      <w:bookmarkStart w:id="81" w:name="_Toc4287"/>
      <w:bookmarkStart w:id="82" w:name="_Toc946"/>
      <w:bookmarkStart w:id="83" w:name="_Toc23885"/>
      <w:bookmarkStart w:id="84" w:name="_Toc12151"/>
      <w:bookmarkStart w:id="85" w:name="_Toc21442"/>
      <w:bookmarkStart w:id="86" w:name="_Toc22093"/>
      <w:bookmarkStart w:id="87" w:name="_Toc12161_WPSOffice_Level2"/>
      <w:r>
        <w:rPr>
          <w:rFonts w:hint="eastAsia"/>
          <w:b/>
          <w:snapToGrid w:val="0"/>
          <w:color w:val="000000"/>
          <w:sz w:val="30"/>
          <w:szCs w:val="30"/>
          <w:shd w:val="clear" w:color="auto" w:fill="FFFFFF"/>
        </w:rPr>
        <w:t>第</w:t>
      </w:r>
      <w:r>
        <w:rPr>
          <w:rFonts w:hint="eastAsia"/>
          <w:b/>
          <w:snapToGrid w:val="0"/>
          <w:color w:val="000000"/>
          <w:sz w:val="30"/>
          <w:szCs w:val="30"/>
          <w:shd w:val="clear" w:color="auto" w:fill="FFFFFF"/>
        </w:rPr>
        <w:t>2.1</w:t>
      </w:r>
      <w:r>
        <w:rPr>
          <w:rFonts w:hint="eastAsia"/>
          <w:b/>
          <w:snapToGrid w:val="0"/>
          <w:color w:val="000000"/>
          <w:sz w:val="30"/>
          <w:szCs w:val="30"/>
          <w:shd w:val="clear" w:color="auto" w:fill="FFFFFF"/>
        </w:rPr>
        <w:t>节</w:t>
      </w:r>
      <w:r>
        <w:rPr>
          <w:rFonts w:hint="eastAsia"/>
          <w:b/>
          <w:snapToGrid w:val="0"/>
          <w:color w:val="000000"/>
          <w:sz w:val="30"/>
          <w:szCs w:val="30"/>
          <w:shd w:val="clear" w:color="auto" w:fill="FFFFFF"/>
        </w:rPr>
        <w:t xml:space="preserve"> </w:t>
      </w:r>
      <w:bookmarkEnd w:id="81"/>
      <w:bookmarkEnd w:id="87"/>
      <w:bookmarkEnd w:id="82"/>
      <w:bookmarkEnd w:id="83"/>
      <w:bookmarkEnd w:id="84"/>
      <w:r>
        <w:rPr>
          <w:rFonts w:hint="eastAsia"/>
          <w:b/>
          <w:snapToGrid w:val="0"/>
          <w:color w:val="000000"/>
          <w:sz w:val="30"/>
          <w:szCs w:val="30"/>
          <w:shd w:val="clear" w:color="auto" w:fill="FFFFFF"/>
        </w:rPr>
        <w:t>微信小程序端相关技术</w:t>
      </w:r>
      <w:bookmarkEnd w:id="85"/>
      <w:bookmarkEnd w:id="86"/>
    </w:p>
    <w:p w14:paraId="39063DA9" w14:textId="77777777" w:rsidR="00546BC3" w:rsidRDefault="00546BC3">
      <w:pPr>
        <w:snapToGrid w:val="0"/>
        <w:spacing w:beforeLines="100" w:before="326" w:afterLines="100" w:after="326" w:line="360" w:lineRule="auto"/>
        <w:outlineLvl w:val="2"/>
        <w:rPr>
          <w:b/>
          <w:snapToGrid w:val="0"/>
          <w:sz w:val="24"/>
          <w:shd w:val="clear" w:color="auto" w:fill="FFFFFF"/>
        </w:rPr>
      </w:pPr>
      <w:bookmarkStart w:id="88" w:name="_Toc899"/>
      <w:bookmarkStart w:id="89" w:name="_Toc12095"/>
      <w:r>
        <w:rPr>
          <w:rFonts w:hint="eastAsia"/>
          <w:b/>
          <w:snapToGrid w:val="0"/>
          <w:sz w:val="24"/>
          <w:shd w:val="clear" w:color="auto" w:fill="FFFFFF"/>
        </w:rPr>
        <w:t xml:space="preserve">2.1.1 </w:t>
      </w:r>
      <w:r>
        <w:rPr>
          <w:rFonts w:hint="eastAsia"/>
          <w:b/>
          <w:snapToGrid w:val="0"/>
          <w:sz w:val="24"/>
          <w:shd w:val="clear" w:color="auto" w:fill="FFFFFF"/>
        </w:rPr>
        <w:t>微信小程序</w:t>
      </w:r>
      <w:bookmarkEnd w:id="88"/>
      <w:bookmarkEnd w:id="89"/>
    </w:p>
    <w:p w14:paraId="3F784946" w14:textId="77777777" w:rsidR="00546BC3" w:rsidRDefault="00546BC3">
      <w:pPr>
        <w:snapToGrid w:val="0"/>
        <w:spacing w:line="360" w:lineRule="auto"/>
        <w:ind w:firstLineChars="200" w:firstLine="480"/>
        <w:rPr>
          <w:b/>
          <w:snapToGrid w:val="0"/>
          <w:sz w:val="30"/>
          <w:szCs w:val="28"/>
          <w:shd w:val="clear" w:color="auto" w:fill="FFFFFF"/>
        </w:rPr>
      </w:pPr>
      <w:r>
        <w:rPr>
          <w:rFonts w:ascii="宋体" w:hAnsi="宋体" w:cs="宋体" w:hint="eastAsia"/>
          <w:snapToGrid w:val="0"/>
          <w:sz w:val="24"/>
        </w:rPr>
        <w:t>微信小程序通过即用即走、无需下载安装的特点，提供了极致便捷的使用体验，节省用户时间和操作成本，并以快速响应和云端存储优势提升了用户满意度。在开发和推广方面微信小程序也具有显著优势。相较于</w:t>
      </w:r>
      <w:r>
        <w:rPr>
          <w:snapToGrid w:val="0"/>
          <w:sz w:val="24"/>
        </w:rPr>
        <w:t>APP</w:t>
      </w:r>
      <w:r>
        <w:rPr>
          <w:rFonts w:ascii="宋体" w:hAnsi="宋体" w:cs="宋体" w:hint="eastAsia"/>
          <w:snapToGrid w:val="0"/>
          <w:sz w:val="24"/>
        </w:rPr>
        <w:t>，小程序开发成本更低，开发周期更短，且支持一套代码多端使用，极大地提高了开发效率。此外，小程序拥有众多开放入口，可以通过多种方式与用户互动和推广，如扫码、分享、搜索等，为开发者提供了更多元化的推广渠道。同时，小程序发布只需向微信公众平台提交审核，简化了产品发布流程，降低了运营成本</w:t>
      </w:r>
      <w:r>
        <w:rPr>
          <w:rFonts w:ascii="宋体" w:hAnsi="宋体" w:cs="宋体" w:hint="eastAsia"/>
          <w:snapToGrid w:val="0"/>
          <w:sz w:val="24"/>
          <w:vertAlign w:val="superscript"/>
        </w:rPr>
        <w:fldChar w:fldCharType="begin"/>
      </w:r>
      <w:r>
        <w:rPr>
          <w:rFonts w:ascii="宋体" w:hAnsi="宋体" w:cs="宋体" w:hint="eastAsia"/>
          <w:snapToGrid w:val="0"/>
          <w:sz w:val="24"/>
          <w:vertAlign w:val="superscript"/>
        </w:rPr>
        <w:instrText xml:space="preserve"> REF _Ref13018 \r \h </w:instrText>
      </w:r>
      <w:r>
        <w:rPr>
          <w:rFonts w:ascii="宋体" w:hAnsi="宋体" w:cs="宋体" w:hint="eastAsia"/>
          <w:snapToGrid w:val="0"/>
          <w:sz w:val="24"/>
          <w:vertAlign w:val="superscript"/>
        </w:rPr>
        <w:fldChar w:fldCharType="separate"/>
      </w:r>
      <w:r>
        <w:rPr>
          <w:rFonts w:ascii="宋体" w:hAnsi="宋体" w:cs="宋体" w:hint="eastAsia"/>
          <w:snapToGrid w:val="0"/>
          <w:sz w:val="24"/>
          <w:vertAlign w:val="superscript"/>
        </w:rPr>
        <w:t>[14]</w:t>
      </w:r>
      <w:r>
        <w:rPr>
          <w:rFonts w:ascii="宋体" w:hAnsi="宋体" w:cs="宋体" w:hint="eastAsia"/>
          <w:snapToGrid w:val="0"/>
          <w:sz w:val="24"/>
          <w:vertAlign w:val="superscript"/>
        </w:rPr>
        <w:fldChar w:fldCharType="end"/>
      </w:r>
      <w:r>
        <w:rPr>
          <w:rFonts w:ascii="宋体" w:hAnsi="宋体" w:cs="宋体" w:hint="eastAsia"/>
          <w:snapToGrid w:val="0"/>
          <w:sz w:val="24"/>
        </w:rPr>
        <w:t>。在数据安全和隐私保护方面微信小程序也有着严格的监管和审核机制，为用户和开发者提供了便捷、高效的服务和体验，展现了巨大的发展潜力。</w:t>
      </w:r>
    </w:p>
    <w:p w14:paraId="049FDAD9" w14:textId="77777777" w:rsidR="00546BC3" w:rsidRDefault="00546BC3">
      <w:pPr>
        <w:snapToGrid w:val="0"/>
        <w:spacing w:beforeLines="100" w:before="326" w:afterLines="100" w:after="326" w:line="360" w:lineRule="auto"/>
        <w:outlineLvl w:val="2"/>
        <w:rPr>
          <w:b/>
          <w:snapToGrid w:val="0"/>
          <w:sz w:val="24"/>
          <w:shd w:val="clear" w:color="auto" w:fill="FFFFFF"/>
        </w:rPr>
      </w:pPr>
      <w:bookmarkStart w:id="90" w:name="_Toc7604"/>
      <w:bookmarkStart w:id="91" w:name="_Toc31467"/>
      <w:r>
        <w:rPr>
          <w:rFonts w:hint="eastAsia"/>
          <w:b/>
          <w:snapToGrid w:val="0"/>
          <w:sz w:val="24"/>
          <w:shd w:val="clear" w:color="auto" w:fill="FFFFFF"/>
        </w:rPr>
        <w:t xml:space="preserve">2.1.2 </w:t>
      </w:r>
      <w:r>
        <w:rPr>
          <w:rFonts w:hint="eastAsia"/>
          <w:b/>
          <w:snapToGrid w:val="0"/>
          <w:sz w:val="24"/>
          <w:shd w:val="clear" w:color="auto" w:fill="FFFFFF"/>
        </w:rPr>
        <w:t>微信开发者工具</w:t>
      </w:r>
      <w:bookmarkEnd w:id="91"/>
      <w:bookmarkEnd w:id="90"/>
    </w:p>
    <w:p w14:paraId="039B7733" w14:textId="77777777" w:rsidR="00546BC3" w:rsidRDefault="00546BC3">
      <w:pPr>
        <w:snapToGrid w:val="0"/>
        <w:spacing w:line="360" w:lineRule="auto"/>
        <w:ind w:firstLineChars="200" w:firstLine="480"/>
        <w:rPr>
          <w:snapToGrid w:val="0"/>
          <w:sz w:val="24"/>
        </w:rPr>
      </w:pPr>
      <w:r>
        <w:rPr>
          <w:rFonts w:ascii="宋体" w:hAnsi="宋体" w:cs="宋体" w:hint="eastAsia"/>
          <w:snapToGrid w:val="0"/>
          <w:sz w:val="24"/>
        </w:rPr>
        <w:t>在开发微信小程序的过程中，开发者主要依赖腾讯官方推出的微信</w:t>
      </w:r>
      <w:r>
        <w:rPr>
          <w:rFonts w:hint="eastAsia"/>
          <w:snapToGrid w:val="0"/>
          <w:sz w:val="24"/>
        </w:rPr>
        <w:t>Web</w:t>
      </w:r>
      <w:r>
        <w:rPr>
          <w:rFonts w:ascii="宋体" w:hAnsi="宋体" w:cs="宋体" w:hint="eastAsia"/>
          <w:snapToGrid w:val="0"/>
          <w:sz w:val="24"/>
        </w:rPr>
        <w:t>开发者工具。这款工具不仅支持小程序的</w:t>
      </w:r>
      <w:r>
        <w:rPr>
          <w:rFonts w:hint="eastAsia"/>
          <w:snapToGrid w:val="0"/>
          <w:sz w:val="24"/>
        </w:rPr>
        <w:t>API</w:t>
      </w:r>
      <w:r>
        <w:rPr>
          <w:rFonts w:ascii="宋体" w:hAnsi="宋体" w:cs="宋体" w:hint="eastAsia"/>
          <w:snapToGrid w:val="0"/>
          <w:sz w:val="24"/>
        </w:rPr>
        <w:t>和页面开发调试，还涵盖了代码查看、编辑、小程序预览以及发布等一体化服务。它使用</w:t>
      </w:r>
      <w:r>
        <w:rPr>
          <w:rFonts w:hint="eastAsia"/>
          <w:snapToGrid w:val="0"/>
          <w:sz w:val="24"/>
        </w:rPr>
        <w:t>JavaScript</w:t>
      </w:r>
      <w:r>
        <w:rPr>
          <w:rFonts w:ascii="宋体" w:hAnsi="宋体" w:cs="宋体" w:hint="eastAsia"/>
          <w:snapToGrid w:val="0"/>
          <w:sz w:val="24"/>
        </w:rPr>
        <w:t>编写逻辑代码，通过</w:t>
      </w:r>
      <w:r>
        <w:rPr>
          <w:rFonts w:ascii="宋体" w:hAnsi="宋体" w:cs="宋体" w:hint="eastAsia"/>
          <w:snapToGrid w:val="0"/>
          <w:sz w:val="24"/>
        </w:rPr>
        <w:t>WXML</w:t>
      </w:r>
      <w:r>
        <w:rPr>
          <w:rFonts w:ascii="宋体" w:hAnsi="宋体" w:cs="宋体" w:hint="eastAsia"/>
          <w:snapToGrid w:val="0"/>
          <w:sz w:val="24"/>
        </w:rPr>
        <w:t>描述页面结构，以及</w:t>
      </w:r>
      <w:r>
        <w:rPr>
          <w:rFonts w:hint="eastAsia"/>
          <w:snapToGrid w:val="0"/>
          <w:sz w:val="24"/>
        </w:rPr>
        <w:t>WXSS</w:t>
      </w:r>
      <w:r>
        <w:rPr>
          <w:rFonts w:ascii="宋体" w:hAnsi="宋体" w:cs="宋体" w:hint="eastAsia"/>
          <w:snapToGrid w:val="0"/>
          <w:sz w:val="24"/>
        </w:rPr>
        <w:t>定义节点样式。由于小程序独特的渲染与逻辑处理机制，微信</w:t>
      </w:r>
      <w:r>
        <w:rPr>
          <w:rFonts w:hint="eastAsia"/>
          <w:snapToGrid w:val="0"/>
          <w:sz w:val="24"/>
        </w:rPr>
        <w:t>W</w:t>
      </w:r>
      <w:r>
        <w:rPr>
          <w:rFonts w:hint="eastAsia"/>
          <w:snapToGrid w:val="0"/>
          <w:sz w:val="24"/>
        </w:rPr>
        <w:t>eb</w:t>
      </w:r>
      <w:r>
        <w:rPr>
          <w:rFonts w:ascii="宋体" w:hAnsi="宋体" w:cs="宋体" w:hint="eastAsia"/>
          <w:snapToGrid w:val="0"/>
          <w:sz w:val="24"/>
        </w:rPr>
        <w:t>开发者工具的高效功能对于确保小程序功能的完善与稳定至关重要。</w:t>
      </w:r>
      <w:r>
        <w:rPr>
          <w:rFonts w:ascii="宋体" w:hAnsi="宋体" w:cs="宋体" w:hint="eastAsia"/>
          <w:snapToGrid w:val="0"/>
          <w:sz w:val="24"/>
        </w:rPr>
        <w:t>底层框架</w:t>
      </w:r>
      <w:r>
        <w:rPr>
          <w:rFonts w:ascii="宋体" w:hAnsi="宋体" w:cs="宋体" w:hint="eastAsia"/>
          <w:snapToGrid w:val="0"/>
          <w:sz w:val="24"/>
        </w:rPr>
        <w:t>基于</w:t>
      </w:r>
      <w:r>
        <w:rPr>
          <w:rFonts w:hint="eastAsia"/>
          <w:snapToGrid w:val="0"/>
          <w:sz w:val="24"/>
        </w:rPr>
        <w:t>Node.js</w:t>
      </w:r>
      <w:r>
        <w:rPr>
          <w:rFonts w:ascii="宋体" w:hAnsi="宋体" w:cs="宋体" w:hint="eastAsia"/>
          <w:snapToGrid w:val="0"/>
          <w:sz w:val="24"/>
        </w:rPr>
        <w:t>、</w:t>
      </w:r>
      <w:r>
        <w:rPr>
          <w:rFonts w:hint="eastAsia"/>
          <w:snapToGrid w:val="0"/>
          <w:sz w:val="24"/>
        </w:rPr>
        <w:t>chromium</w:t>
      </w:r>
      <w:r>
        <w:rPr>
          <w:rFonts w:ascii="宋体" w:hAnsi="宋体" w:cs="宋体" w:hint="eastAsia"/>
          <w:snapToGrid w:val="0"/>
          <w:sz w:val="24"/>
        </w:rPr>
        <w:t>及系统</w:t>
      </w:r>
      <w:r>
        <w:rPr>
          <w:rFonts w:ascii="宋体" w:hAnsi="宋体" w:cs="宋体" w:hint="eastAsia"/>
          <w:snapToGrid w:val="0"/>
          <w:sz w:val="24"/>
        </w:rPr>
        <w:t>API</w:t>
      </w:r>
      <w:r>
        <w:rPr>
          <w:rFonts w:ascii="宋体" w:hAnsi="宋体" w:cs="宋体" w:hint="eastAsia"/>
          <w:snapToGrid w:val="0"/>
          <w:sz w:val="24"/>
        </w:rPr>
        <w:t>等技术构建，同时融合了</w:t>
      </w:r>
      <w:r>
        <w:rPr>
          <w:snapToGrid w:val="0"/>
          <w:sz w:val="24"/>
        </w:rPr>
        <w:t>React</w:t>
      </w:r>
      <w:r>
        <w:rPr>
          <w:rFonts w:ascii="宋体" w:hAnsi="宋体" w:cs="宋体" w:hint="eastAsia"/>
          <w:snapToGrid w:val="0"/>
          <w:sz w:val="24"/>
        </w:rPr>
        <w:t>、</w:t>
      </w:r>
      <w:r>
        <w:rPr>
          <w:rFonts w:hint="eastAsia"/>
          <w:snapToGrid w:val="0"/>
          <w:sz w:val="24"/>
        </w:rPr>
        <w:t>Redux</w:t>
      </w:r>
      <w:r>
        <w:rPr>
          <w:rFonts w:ascii="宋体" w:hAnsi="宋体" w:cs="宋体" w:hint="eastAsia"/>
          <w:snapToGrid w:val="0"/>
          <w:sz w:val="24"/>
        </w:rPr>
        <w:t>等前端技术框架，提升了开发效率和用户交互体验，实现了代码跨平台使用的目标，为开发者提供了灵活便捷的开发体验</w:t>
      </w:r>
      <w:r>
        <w:rPr>
          <w:snapToGrid w:val="0"/>
          <w:sz w:val="24"/>
        </w:rPr>
        <w:t>。</w:t>
      </w:r>
    </w:p>
    <w:p w14:paraId="7E389420" w14:textId="77777777" w:rsidR="00546BC3" w:rsidRDefault="00546BC3">
      <w:pPr>
        <w:snapToGrid w:val="0"/>
        <w:spacing w:beforeLines="100" w:before="326" w:afterLines="100" w:after="326" w:line="360" w:lineRule="auto"/>
        <w:outlineLvl w:val="2"/>
        <w:rPr>
          <w:b/>
          <w:snapToGrid w:val="0"/>
          <w:sz w:val="24"/>
          <w:shd w:val="clear" w:color="auto" w:fill="FFFFFF"/>
        </w:rPr>
      </w:pPr>
      <w:bookmarkStart w:id="92" w:name="_Toc26292"/>
      <w:bookmarkStart w:id="93" w:name="_Toc15953"/>
      <w:r>
        <w:rPr>
          <w:rFonts w:hint="eastAsia"/>
          <w:b/>
          <w:snapToGrid w:val="0"/>
          <w:sz w:val="24"/>
          <w:shd w:val="clear" w:color="auto" w:fill="FFFFFF"/>
        </w:rPr>
        <w:t xml:space="preserve">2.1.3 </w:t>
      </w:r>
      <w:r>
        <w:rPr>
          <w:rFonts w:hint="eastAsia"/>
          <w:b/>
          <w:snapToGrid w:val="0"/>
          <w:sz w:val="24"/>
          <w:shd w:val="clear" w:color="auto" w:fill="FFFFFF"/>
        </w:rPr>
        <w:t>微信小程序原生框架</w:t>
      </w:r>
      <w:bookmarkEnd w:id="93"/>
      <w:bookmarkEnd w:id="92"/>
    </w:p>
    <w:p w14:paraId="5B977D18" w14:textId="77777777" w:rsidR="00546BC3" w:rsidRDefault="00546BC3">
      <w:pPr>
        <w:snapToGrid w:val="0"/>
        <w:spacing w:line="360" w:lineRule="auto"/>
        <w:ind w:firstLineChars="200" w:firstLine="480"/>
        <w:rPr>
          <w:snapToGrid w:val="0"/>
          <w:sz w:val="24"/>
        </w:rPr>
      </w:pPr>
      <w:r>
        <w:rPr>
          <w:rFonts w:ascii="宋体" w:hAnsi="宋体" w:cs="宋体" w:hint="eastAsia"/>
          <w:snapToGrid w:val="0"/>
          <w:sz w:val="24"/>
        </w:rPr>
        <w:t>微信小程序原生框架的开发依赖于微信官方提供的开发工具和原生语法，无需引入第三方框架。其核心开发工具——微信开发者工具，集成了从编辑、预览、调试到发布的完整功能链，极大地提高了开发效率。小程序使用</w:t>
      </w:r>
      <w:r>
        <w:rPr>
          <w:snapToGrid w:val="0"/>
          <w:sz w:val="24"/>
        </w:rPr>
        <w:t>JavaScript</w:t>
      </w:r>
      <w:r>
        <w:rPr>
          <w:rFonts w:ascii="宋体" w:hAnsi="宋体" w:cs="宋体" w:hint="eastAsia"/>
          <w:snapToGrid w:val="0"/>
          <w:sz w:val="24"/>
        </w:rPr>
        <w:t>、</w:t>
      </w:r>
      <w:r>
        <w:rPr>
          <w:rFonts w:hint="eastAsia"/>
          <w:snapToGrid w:val="0"/>
          <w:sz w:val="24"/>
        </w:rPr>
        <w:t>WXML</w:t>
      </w:r>
      <w:r>
        <w:rPr>
          <w:rFonts w:ascii="宋体" w:hAnsi="宋体" w:cs="宋体" w:hint="eastAsia"/>
          <w:snapToGrid w:val="0"/>
          <w:sz w:val="24"/>
        </w:rPr>
        <w:t>（类似</w:t>
      </w:r>
      <w:r>
        <w:rPr>
          <w:rFonts w:hint="eastAsia"/>
          <w:snapToGrid w:val="0"/>
          <w:sz w:val="24"/>
        </w:rPr>
        <w:t>HTML</w:t>
      </w:r>
      <w:r>
        <w:rPr>
          <w:rFonts w:ascii="宋体" w:hAnsi="宋体" w:cs="宋体" w:hint="eastAsia"/>
          <w:snapToGrid w:val="0"/>
          <w:sz w:val="24"/>
        </w:rPr>
        <w:t>）和</w:t>
      </w:r>
      <w:r>
        <w:rPr>
          <w:rFonts w:hint="eastAsia"/>
          <w:snapToGrid w:val="0"/>
          <w:sz w:val="24"/>
        </w:rPr>
        <w:t>WXSS</w:t>
      </w:r>
      <w:r>
        <w:rPr>
          <w:rFonts w:ascii="宋体" w:hAnsi="宋体" w:cs="宋体" w:hint="eastAsia"/>
          <w:snapToGrid w:val="0"/>
          <w:sz w:val="24"/>
        </w:rPr>
        <w:t>（类似</w:t>
      </w:r>
      <w:r>
        <w:rPr>
          <w:rFonts w:hint="eastAsia"/>
          <w:snapToGrid w:val="0"/>
          <w:sz w:val="24"/>
        </w:rPr>
        <w:t>CSS</w:t>
      </w:r>
      <w:r>
        <w:rPr>
          <w:rFonts w:ascii="宋体" w:hAnsi="宋体" w:cs="宋体" w:hint="eastAsia"/>
          <w:snapToGrid w:val="0"/>
          <w:sz w:val="24"/>
        </w:rPr>
        <w:t>）作为主要开发语言，并采用组件化开发方式，通过提高代码的可维护性和复用性来降低维护成本。数据绑定和事件处理作为原生框架的关键特性，</w:t>
      </w:r>
      <w:r>
        <w:rPr>
          <w:rFonts w:ascii="宋体" w:hAnsi="宋体" w:cs="宋体" w:hint="eastAsia"/>
          <w:snapToGrid w:val="0"/>
          <w:sz w:val="24"/>
        </w:rPr>
        <w:t>让</w:t>
      </w:r>
      <w:r>
        <w:rPr>
          <w:rFonts w:ascii="宋体" w:hAnsi="宋体" w:cs="宋体" w:hint="eastAsia"/>
          <w:snapToGrid w:val="0"/>
          <w:sz w:val="24"/>
        </w:rPr>
        <w:t>页面能够动态更新并响应用户交互，从而为用户提供丰富的体验。此外，微信小程序原生框架还提供了丰富的</w:t>
      </w:r>
      <w:r>
        <w:rPr>
          <w:rFonts w:hint="eastAsia"/>
          <w:snapToGrid w:val="0"/>
          <w:sz w:val="24"/>
        </w:rPr>
        <w:t>API</w:t>
      </w:r>
      <w:r>
        <w:rPr>
          <w:rFonts w:ascii="宋体" w:hAnsi="宋体" w:cs="宋体" w:hint="eastAsia"/>
          <w:snapToGrid w:val="0"/>
          <w:sz w:val="24"/>
        </w:rPr>
        <w:t>接口和功能扩展能力，如页面导航、网络请求和数据存储等，开发者可根据需求选择扩展方式，如利用云开发技术，以进一步提升小程序的功能和性能</w:t>
      </w:r>
      <w:r>
        <w:rPr>
          <w:snapToGrid w:val="0"/>
          <w:sz w:val="24"/>
        </w:rPr>
        <w:t>。</w:t>
      </w:r>
    </w:p>
    <w:p w14:paraId="5DA6EA18" w14:textId="77777777" w:rsidR="00546BC3" w:rsidRDefault="00546BC3">
      <w:pPr>
        <w:snapToGrid w:val="0"/>
        <w:spacing w:beforeLines="100" w:before="326" w:afterLines="100" w:after="326" w:line="360" w:lineRule="auto"/>
        <w:outlineLvl w:val="1"/>
        <w:rPr>
          <w:b/>
          <w:snapToGrid w:val="0"/>
          <w:sz w:val="30"/>
          <w:szCs w:val="28"/>
          <w:shd w:val="clear" w:color="auto" w:fill="FFFFFF"/>
        </w:rPr>
      </w:pPr>
      <w:bookmarkStart w:id="94" w:name="_Toc17166"/>
      <w:bookmarkStart w:id="95" w:name="_Toc18732"/>
      <w:r>
        <w:rPr>
          <w:rFonts w:hint="eastAsia"/>
          <w:b/>
          <w:snapToGrid w:val="0"/>
          <w:sz w:val="30"/>
          <w:szCs w:val="28"/>
          <w:shd w:val="clear" w:color="auto" w:fill="FFFFFF"/>
        </w:rPr>
        <w:t>第</w:t>
      </w:r>
      <w:r>
        <w:rPr>
          <w:rFonts w:hint="eastAsia"/>
          <w:b/>
          <w:snapToGrid w:val="0"/>
          <w:sz w:val="30"/>
          <w:szCs w:val="28"/>
          <w:shd w:val="clear" w:color="auto" w:fill="FFFFFF"/>
        </w:rPr>
        <w:t>2.2</w:t>
      </w:r>
      <w:r>
        <w:rPr>
          <w:rFonts w:hint="eastAsia"/>
          <w:b/>
          <w:snapToGrid w:val="0"/>
          <w:sz w:val="30"/>
          <w:szCs w:val="28"/>
          <w:shd w:val="clear" w:color="auto" w:fill="FFFFFF"/>
        </w:rPr>
        <w:t>节</w:t>
      </w:r>
      <w:r>
        <w:rPr>
          <w:rFonts w:hint="eastAsia"/>
          <w:b/>
          <w:snapToGrid w:val="0"/>
          <w:sz w:val="30"/>
          <w:szCs w:val="28"/>
          <w:shd w:val="clear" w:color="auto" w:fill="FFFFFF"/>
        </w:rPr>
        <w:t xml:space="preserve"> </w:t>
      </w:r>
      <w:r>
        <w:rPr>
          <w:rFonts w:hint="eastAsia"/>
          <w:b/>
          <w:snapToGrid w:val="0"/>
          <w:sz w:val="30"/>
          <w:szCs w:val="28"/>
          <w:shd w:val="clear" w:color="auto" w:fill="FFFFFF"/>
        </w:rPr>
        <w:t>前端相关技术</w:t>
      </w:r>
      <w:bookmarkEnd w:id="95"/>
      <w:bookmarkEnd w:id="94"/>
    </w:p>
    <w:p w14:paraId="676F7588" w14:textId="77777777" w:rsidR="00546BC3" w:rsidRDefault="00546BC3">
      <w:pPr>
        <w:snapToGrid w:val="0"/>
        <w:spacing w:line="360" w:lineRule="auto"/>
        <w:ind w:firstLineChars="200" w:firstLine="480"/>
        <w:rPr>
          <w:rFonts w:hint="eastAsia"/>
          <w:snapToGrid w:val="0"/>
          <w:sz w:val="24"/>
        </w:rPr>
      </w:pPr>
      <w:r>
        <w:rPr>
          <w:rFonts w:hint="eastAsia"/>
          <w:snapToGrid w:val="0"/>
          <w:sz w:val="24"/>
        </w:rPr>
        <w:t>Web</w:t>
      </w:r>
      <w:r>
        <w:rPr>
          <w:rFonts w:hint="eastAsia"/>
          <w:snapToGrid w:val="0"/>
          <w:sz w:val="24"/>
        </w:rPr>
        <w:t>前端开发的核心技术包括</w:t>
      </w:r>
      <w:r>
        <w:rPr>
          <w:rFonts w:hint="eastAsia"/>
          <w:snapToGrid w:val="0"/>
          <w:sz w:val="24"/>
        </w:rPr>
        <w:t>HTML5</w:t>
      </w:r>
      <w:r>
        <w:rPr>
          <w:rFonts w:hint="eastAsia"/>
          <w:snapToGrid w:val="0"/>
          <w:sz w:val="24"/>
        </w:rPr>
        <w:t>、</w:t>
      </w:r>
      <w:r>
        <w:rPr>
          <w:rFonts w:hint="eastAsia"/>
          <w:snapToGrid w:val="0"/>
          <w:sz w:val="24"/>
        </w:rPr>
        <w:t>CSS3</w:t>
      </w:r>
      <w:r>
        <w:rPr>
          <w:rFonts w:hint="eastAsia"/>
          <w:snapToGrid w:val="0"/>
          <w:sz w:val="24"/>
        </w:rPr>
        <w:t>和</w:t>
      </w:r>
      <w:r>
        <w:rPr>
          <w:rFonts w:hint="eastAsia"/>
          <w:snapToGrid w:val="0"/>
          <w:sz w:val="24"/>
        </w:rPr>
        <w:t>JavaScript</w:t>
      </w:r>
      <w:r>
        <w:rPr>
          <w:rFonts w:hint="eastAsia"/>
          <w:snapToGrid w:val="0"/>
          <w:sz w:val="24"/>
        </w:rPr>
        <w:t>。</w:t>
      </w:r>
      <w:r>
        <w:rPr>
          <w:rFonts w:hint="eastAsia"/>
          <w:snapToGrid w:val="0"/>
          <w:sz w:val="24"/>
        </w:rPr>
        <w:t>HTML5</w:t>
      </w:r>
      <w:r>
        <w:rPr>
          <w:rFonts w:hint="eastAsia"/>
          <w:snapToGrid w:val="0"/>
          <w:sz w:val="24"/>
        </w:rPr>
        <w:t>，作为前端开发的基础，提供了丰富的标签来定义网页结构和内容，支持多媒体播放、表单增强和页面可访问性，具有低成本开发、简化代码、跨平台支持等优势，是构建现代网页应用的强大工具</w:t>
      </w:r>
      <w:r>
        <w:rPr>
          <w:rFonts w:hint="eastAsia"/>
          <w:snapToGrid w:val="0"/>
          <w:sz w:val="24"/>
          <w:vertAlign w:val="superscript"/>
        </w:rPr>
        <w:fldChar w:fldCharType="begin"/>
      </w:r>
      <w:r>
        <w:rPr>
          <w:rFonts w:hint="eastAsia"/>
          <w:snapToGrid w:val="0"/>
          <w:sz w:val="24"/>
          <w:vertAlign w:val="superscript"/>
        </w:rPr>
        <w:instrText xml:space="preserve"> REF _Ref12177 \r \h </w:instrText>
      </w:r>
      <w:r>
        <w:rPr>
          <w:rFonts w:hint="eastAsia"/>
          <w:snapToGrid w:val="0"/>
          <w:sz w:val="24"/>
          <w:vertAlign w:val="superscript"/>
        </w:rPr>
        <w:fldChar w:fldCharType="separate"/>
      </w:r>
      <w:r>
        <w:rPr>
          <w:rFonts w:hint="eastAsia"/>
          <w:snapToGrid w:val="0"/>
          <w:sz w:val="24"/>
          <w:vertAlign w:val="superscript"/>
        </w:rPr>
        <w:t>[13]</w:t>
      </w:r>
      <w:r>
        <w:rPr>
          <w:rFonts w:hint="eastAsia"/>
          <w:snapToGrid w:val="0"/>
          <w:sz w:val="24"/>
          <w:vertAlign w:val="superscript"/>
        </w:rPr>
        <w:fldChar w:fldCharType="end"/>
      </w:r>
      <w:r>
        <w:rPr>
          <w:rFonts w:hint="eastAsia"/>
          <w:snapToGrid w:val="0"/>
          <w:sz w:val="24"/>
        </w:rPr>
        <w:t>。</w:t>
      </w:r>
      <w:r>
        <w:rPr>
          <w:rFonts w:hint="eastAsia"/>
          <w:snapToGrid w:val="0"/>
          <w:sz w:val="24"/>
        </w:rPr>
        <w:t>CSS3</w:t>
      </w:r>
      <w:r>
        <w:rPr>
          <w:rFonts w:hint="eastAsia"/>
          <w:snapToGrid w:val="0"/>
          <w:sz w:val="24"/>
        </w:rPr>
        <w:t>则定义了如何显示</w:t>
      </w:r>
      <w:r>
        <w:rPr>
          <w:rFonts w:hint="eastAsia"/>
          <w:snapToGrid w:val="0"/>
          <w:sz w:val="24"/>
        </w:rPr>
        <w:t>HTML</w:t>
      </w:r>
      <w:r>
        <w:rPr>
          <w:rFonts w:hint="eastAsia"/>
          <w:snapToGrid w:val="0"/>
          <w:sz w:val="24"/>
        </w:rPr>
        <w:t>元素，通过控制网页的外观如字体、颜色、布局等，实现内容与样式的分离，提高了代码的可维护性和复用性，并支持多种媒体类型的渲染</w:t>
      </w:r>
      <w:r>
        <w:rPr>
          <w:rFonts w:hint="eastAsia"/>
          <w:snapToGrid w:val="0"/>
          <w:sz w:val="24"/>
          <w:vertAlign w:val="superscript"/>
        </w:rPr>
        <w:fldChar w:fldCharType="begin"/>
      </w:r>
      <w:r>
        <w:rPr>
          <w:rFonts w:hint="eastAsia"/>
          <w:snapToGrid w:val="0"/>
          <w:sz w:val="24"/>
          <w:vertAlign w:val="superscript"/>
        </w:rPr>
        <w:instrText xml:space="preserve"> REF _Ref12315 \r \h </w:instrText>
      </w:r>
      <w:r>
        <w:rPr>
          <w:rFonts w:hint="eastAsia"/>
          <w:snapToGrid w:val="0"/>
          <w:sz w:val="24"/>
          <w:vertAlign w:val="superscript"/>
        </w:rPr>
        <w:fldChar w:fldCharType="separate"/>
      </w:r>
      <w:r>
        <w:rPr>
          <w:rFonts w:hint="eastAsia"/>
          <w:snapToGrid w:val="0"/>
          <w:sz w:val="24"/>
          <w:vertAlign w:val="superscript"/>
        </w:rPr>
        <w:t>[15]</w:t>
      </w:r>
      <w:r>
        <w:rPr>
          <w:rFonts w:hint="eastAsia"/>
          <w:snapToGrid w:val="0"/>
          <w:sz w:val="24"/>
          <w:vertAlign w:val="superscript"/>
        </w:rPr>
        <w:fldChar w:fldCharType="end"/>
      </w:r>
      <w:r>
        <w:rPr>
          <w:rFonts w:hint="eastAsia"/>
          <w:snapToGrid w:val="0"/>
          <w:sz w:val="24"/>
        </w:rPr>
        <w:t>。</w:t>
      </w:r>
      <w:r>
        <w:rPr>
          <w:rFonts w:hint="eastAsia"/>
          <w:snapToGrid w:val="0"/>
          <w:sz w:val="24"/>
        </w:rPr>
        <w:t>JavaScript</w:t>
      </w:r>
      <w:r>
        <w:rPr>
          <w:rFonts w:hint="eastAsia"/>
          <w:snapToGrid w:val="0"/>
          <w:sz w:val="24"/>
        </w:rPr>
        <w:t>则是前端交互的核心，它不仅能够实现网页上的各种交互效果，如轮播图、表单验证等，还能够与服务器进行通信，实现数据的动态加载和处理，从而优化</w:t>
      </w:r>
      <w:r>
        <w:rPr>
          <w:rFonts w:hint="eastAsia"/>
          <w:snapToGrid w:val="0"/>
          <w:sz w:val="24"/>
        </w:rPr>
        <w:t>Web</w:t>
      </w:r>
      <w:r>
        <w:rPr>
          <w:rFonts w:hint="eastAsia"/>
          <w:snapToGrid w:val="0"/>
          <w:sz w:val="24"/>
        </w:rPr>
        <w:t>开发的整体水平，提升用户体验</w:t>
      </w:r>
      <w:r>
        <w:rPr>
          <w:rFonts w:hint="eastAsia"/>
          <w:snapToGrid w:val="0"/>
          <w:sz w:val="24"/>
          <w:vertAlign w:val="superscript"/>
        </w:rPr>
        <w:fldChar w:fldCharType="begin"/>
      </w:r>
      <w:r>
        <w:rPr>
          <w:rFonts w:hint="eastAsia"/>
          <w:snapToGrid w:val="0"/>
          <w:sz w:val="24"/>
          <w:vertAlign w:val="superscript"/>
        </w:rPr>
        <w:instrText xml:space="preserve"> REF _Ref11679 \r \h </w:instrText>
      </w:r>
      <w:r>
        <w:rPr>
          <w:rFonts w:hint="eastAsia"/>
          <w:snapToGrid w:val="0"/>
          <w:sz w:val="24"/>
          <w:vertAlign w:val="superscript"/>
        </w:rPr>
        <w:fldChar w:fldCharType="separate"/>
      </w:r>
      <w:r>
        <w:rPr>
          <w:rFonts w:hint="eastAsia"/>
          <w:snapToGrid w:val="0"/>
          <w:sz w:val="24"/>
          <w:vertAlign w:val="superscript"/>
        </w:rPr>
        <w:t>[10]</w:t>
      </w:r>
      <w:r>
        <w:rPr>
          <w:rFonts w:hint="eastAsia"/>
          <w:snapToGrid w:val="0"/>
          <w:sz w:val="24"/>
          <w:vertAlign w:val="superscript"/>
        </w:rPr>
        <w:fldChar w:fldCharType="end"/>
      </w:r>
      <w:r>
        <w:rPr>
          <w:rFonts w:hint="eastAsia"/>
          <w:snapToGrid w:val="0"/>
          <w:sz w:val="24"/>
        </w:rPr>
        <w:t>。</w:t>
      </w:r>
    </w:p>
    <w:p w14:paraId="39FCC1F1" w14:textId="77777777" w:rsidR="00546BC3" w:rsidRDefault="00546BC3">
      <w:pPr>
        <w:snapToGrid w:val="0"/>
        <w:spacing w:line="360" w:lineRule="auto"/>
        <w:ind w:firstLineChars="200" w:firstLine="480"/>
        <w:rPr>
          <w:rFonts w:hint="eastAsia"/>
          <w:snapToGrid w:val="0"/>
          <w:sz w:val="24"/>
        </w:rPr>
      </w:pPr>
      <w:r>
        <w:rPr>
          <w:rFonts w:hint="eastAsia"/>
          <w:snapToGrid w:val="0"/>
          <w:sz w:val="24"/>
        </w:rPr>
        <w:t>在微信小程序开发中，微信平台引入了</w:t>
      </w:r>
      <w:r>
        <w:rPr>
          <w:rFonts w:hint="eastAsia"/>
          <w:snapToGrid w:val="0"/>
          <w:sz w:val="24"/>
        </w:rPr>
        <w:t>WXML</w:t>
      </w:r>
      <w:r>
        <w:rPr>
          <w:rFonts w:hint="eastAsia"/>
          <w:snapToGrid w:val="0"/>
          <w:sz w:val="24"/>
        </w:rPr>
        <w:t>和</w:t>
      </w:r>
      <w:r>
        <w:rPr>
          <w:rFonts w:hint="eastAsia"/>
          <w:snapToGrid w:val="0"/>
          <w:sz w:val="24"/>
        </w:rPr>
        <w:t>WXSS</w:t>
      </w:r>
      <w:r>
        <w:rPr>
          <w:rFonts w:hint="eastAsia"/>
          <w:snapToGrid w:val="0"/>
          <w:sz w:val="24"/>
        </w:rPr>
        <w:t>两大技术，分别类似于</w:t>
      </w:r>
      <w:r>
        <w:rPr>
          <w:rFonts w:hint="eastAsia"/>
          <w:snapToGrid w:val="0"/>
          <w:sz w:val="24"/>
        </w:rPr>
        <w:t>HTML</w:t>
      </w:r>
      <w:r>
        <w:rPr>
          <w:rFonts w:hint="eastAsia"/>
          <w:snapToGrid w:val="0"/>
          <w:sz w:val="24"/>
        </w:rPr>
        <w:t>和</w:t>
      </w:r>
      <w:r>
        <w:rPr>
          <w:rFonts w:hint="eastAsia"/>
          <w:snapToGrid w:val="0"/>
          <w:sz w:val="24"/>
        </w:rPr>
        <w:t>CSS</w:t>
      </w:r>
      <w:r>
        <w:rPr>
          <w:rFonts w:hint="eastAsia"/>
          <w:snapToGrid w:val="0"/>
          <w:sz w:val="24"/>
        </w:rPr>
        <w:t>，用于构建小程序的页面结构和描述组件样式，支持数据绑定、列表渲染等功能，为小程序开发提供了高效且交互性强的解决方案。</w:t>
      </w:r>
    </w:p>
    <w:p w14:paraId="30A904BB" w14:textId="77777777" w:rsidR="00546BC3" w:rsidRDefault="00546BC3">
      <w:pPr>
        <w:snapToGrid w:val="0"/>
        <w:spacing w:beforeLines="100" w:before="326" w:afterLines="100" w:after="326" w:line="360" w:lineRule="auto"/>
        <w:outlineLvl w:val="1"/>
        <w:rPr>
          <w:b/>
          <w:snapToGrid w:val="0"/>
          <w:sz w:val="30"/>
          <w:szCs w:val="28"/>
          <w:shd w:val="clear" w:color="auto" w:fill="FFFFFF"/>
        </w:rPr>
      </w:pPr>
      <w:bookmarkStart w:id="96" w:name="_Toc7377"/>
      <w:bookmarkStart w:id="97" w:name="_Toc16761"/>
      <w:r>
        <w:rPr>
          <w:rFonts w:hint="eastAsia"/>
          <w:b/>
          <w:snapToGrid w:val="0"/>
          <w:sz w:val="30"/>
          <w:szCs w:val="28"/>
          <w:shd w:val="clear" w:color="auto" w:fill="FFFFFF"/>
        </w:rPr>
        <w:t>第</w:t>
      </w:r>
      <w:r>
        <w:rPr>
          <w:rFonts w:hint="eastAsia"/>
          <w:b/>
          <w:snapToGrid w:val="0"/>
          <w:sz w:val="30"/>
          <w:szCs w:val="28"/>
          <w:shd w:val="clear" w:color="auto" w:fill="FFFFFF"/>
        </w:rPr>
        <w:t>2.3</w:t>
      </w:r>
      <w:r>
        <w:rPr>
          <w:rFonts w:hint="eastAsia"/>
          <w:b/>
          <w:snapToGrid w:val="0"/>
          <w:sz w:val="30"/>
          <w:szCs w:val="28"/>
          <w:shd w:val="clear" w:color="auto" w:fill="FFFFFF"/>
        </w:rPr>
        <w:t>节</w:t>
      </w:r>
      <w:r>
        <w:rPr>
          <w:rFonts w:hint="eastAsia"/>
          <w:b/>
          <w:snapToGrid w:val="0"/>
          <w:sz w:val="30"/>
          <w:szCs w:val="28"/>
          <w:shd w:val="clear" w:color="auto" w:fill="FFFFFF"/>
        </w:rPr>
        <w:t xml:space="preserve"> </w:t>
      </w:r>
      <w:r>
        <w:rPr>
          <w:rFonts w:hint="eastAsia"/>
          <w:b/>
          <w:snapToGrid w:val="0"/>
          <w:sz w:val="30"/>
          <w:szCs w:val="28"/>
          <w:shd w:val="clear" w:color="auto" w:fill="FFFFFF"/>
        </w:rPr>
        <w:t>后端相关技术</w:t>
      </w:r>
      <w:bookmarkEnd w:id="97"/>
      <w:bookmarkEnd w:id="96"/>
    </w:p>
    <w:p w14:paraId="5F274D07" w14:textId="77777777" w:rsidR="00546BC3" w:rsidRDefault="00546BC3">
      <w:pPr>
        <w:snapToGrid w:val="0"/>
        <w:spacing w:beforeLines="100" w:before="326" w:afterLines="100" w:after="326" w:line="360" w:lineRule="auto"/>
        <w:outlineLvl w:val="2"/>
        <w:rPr>
          <w:b/>
          <w:snapToGrid w:val="0"/>
          <w:sz w:val="24"/>
          <w:shd w:val="clear" w:color="auto" w:fill="FFFFFF"/>
        </w:rPr>
      </w:pPr>
      <w:bookmarkStart w:id="98" w:name="_Toc22120"/>
      <w:bookmarkStart w:id="99" w:name="_Toc29699"/>
      <w:r>
        <w:rPr>
          <w:rFonts w:hint="eastAsia"/>
          <w:b/>
          <w:snapToGrid w:val="0"/>
          <w:sz w:val="24"/>
          <w:shd w:val="clear" w:color="auto" w:fill="FFFFFF"/>
        </w:rPr>
        <w:t>2.3.1 SpringBoot</w:t>
      </w:r>
      <w:r>
        <w:rPr>
          <w:rFonts w:hint="eastAsia"/>
          <w:b/>
          <w:snapToGrid w:val="0"/>
          <w:sz w:val="24"/>
          <w:shd w:val="clear" w:color="auto" w:fill="FFFFFF"/>
        </w:rPr>
        <w:t>框架</w:t>
      </w:r>
      <w:bookmarkEnd w:id="98"/>
      <w:bookmarkEnd w:id="99"/>
    </w:p>
    <w:p w14:paraId="01C2F03F" w14:textId="77777777" w:rsidR="00546BC3" w:rsidRDefault="00546BC3">
      <w:pPr>
        <w:snapToGrid w:val="0"/>
        <w:spacing w:line="360" w:lineRule="auto"/>
        <w:ind w:firstLineChars="200" w:firstLine="480"/>
        <w:rPr>
          <w:snapToGrid w:val="0"/>
          <w:sz w:val="24"/>
        </w:rPr>
      </w:pPr>
      <w:r>
        <w:rPr>
          <w:snapToGrid w:val="0"/>
          <w:sz w:val="24"/>
        </w:rPr>
        <w:t>SpringBoot</w:t>
      </w:r>
      <w:r>
        <w:rPr>
          <w:snapToGrid w:val="0"/>
          <w:sz w:val="24"/>
        </w:rPr>
        <w:t>是由</w:t>
      </w:r>
      <w:r>
        <w:rPr>
          <w:snapToGrid w:val="0"/>
          <w:sz w:val="24"/>
        </w:rPr>
        <w:t>Pivotal</w:t>
      </w:r>
      <w:r>
        <w:rPr>
          <w:snapToGrid w:val="0"/>
          <w:sz w:val="24"/>
        </w:rPr>
        <w:t>团队</w:t>
      </w:r>
      <w:r>
        <w:rPr>
          <w:snapToGrid w:val="0"/>
          <w:sz w:val="24"/>
        </w:rPr>
        <w:t>2013</w:t>
      </w:r>
      <w:r>
        <w:rPr>
          <w:snapToGrid w:val="0"/>
          <w:sz w:val="24"/>
        </w:rPr>
        <w:t>年提供的在</w:t>
      </w:r>
      <w:r>
        <w:rPr>
          <w:snapToGrid w:val="0"/>
          <w:sz w:val="24"/>
        </w:rPr>
        <w:t>avaEE</w:t>
      </w:r>
      <w:r>
        <w:rPr>
          <w:snapToGrid w:val="0"/>
          <w:sz w:val="24"/>
        </w:rPr>
        <w:t>编程领域一个全新的轻量级框架。是基于</w:t>
      </w:r>
      <w:r>
        <w:rPr>
          <w:snapToGrid w:val="0"/>
          <w:sz w:val="24"/>
        </w:rPr>
        <w:t>Sping</w:t>
      </w:r>
      <w:r>
        <w:rPr>
          <w:snapToGrid w:val="0"/>
          <w:sz w:val="24"/>
        </w:rPr>
        <w:t>的</w:t>
      </w:r>
      <w:r>
        <w:rPr>
          <w:snapToGrid w:val="0"/>
          <w:sz w:val="24"/>
        </w:rPr>
        <w:t>4.0</w:t>
      </w:r>
      <w:r>
        <w:rPr>
          <w:snapToGrid w:val="0"/>
          <w:sz w:val="24"/>
        </w:rPr>
        <w:t>版本设计的</w:t>
      </w:r>
      <w:r>
        <w:rPr>
          <w:rFonts w:hint="eastAsia"/>
          <w:snapToGrid w:val="0"/>
          <w:sz w:val="24"/>
        </w:rPr>
        <w:t>，继承</w:t>
      </w:r>
      <w:r>
        <w:rPr>
          <w:snapToGrid w:val="0"/>
          <w:sz w:val="24"/>
        </w:rPr>
        <w:t>了原有</w:t>
      </w:r>
      <w:r>
        <w:rPr>
          <w:snapToGrid w:val="0"/>
          <w:sz w:val="24"/>
        </w:rPr>
        <w:t>Sping</w:t>
      </w:r>
      <w:r>
        <w:rPr>
          <w:snapToGrid w:val="0"/>
          <w:sz w:val="24"/>
        </w:rPr>
        <w:t>框架的优秀基因</w:t>
      </w:r>
      <w:r>
        <w:rPr>
          <w:rFonts w:hint="eastAsia"/>
        </w:rPr>
        <w:t>，</w:t>
      </w:r>
      <w:r>
        <w:rPr>
          <w:snapToGrid w:val="0"/>
          <w:sz w:val="24"/>
        </w:rPr>
        <w:t>为简化</w:t>
      </w:r>
      <w:r>
        <w:rPr>
          <w:snapToGrid w:val="0"/>
          <w:sz w:val="24"/>
        </w:rPr>
        <w:t>Spring</w:t>
      </w:r>
      <w:r>
        <w:rPr>
          <w:snapToGrid w:val="0"/>
          <w:sz w:val="24"/>
        </w:rPr>
        <w:t>项目配置</w:t>
      </w:r>
      <w:r>
        <w:rPr>
          <w:rFonts w:hint="eastAsia"/>
          <w:snapToGrid w:val="0"/>
          <w:sz w:val="24"/>
        </w:rPr>
        <w:t>，</w:t>
      </w:r>
      <w:r>
        <w:rPr>
          <w:snapToGrid w:val="0"/>
          <w:sz w:val="24"/>
        </w:rPr>
        <w:t>能轻松地创建独立的、可生产的、基于</w:t>
      </w:r>
      <w:r>
        <w:rPr>
          <w:snapToGrid w:val="0"/>
          <w:sz w:val="24"/>
        </w:rPr>
        <w:t>Spring</w:t>
      </w:r>
      <w:r>
        <w:rPr>
          <w:snapToGrid w:val="0"/>
          <w:sz w:val="24"/>
        </w:rPr>
        <w:t>的且能直接运行的应用程序</w:t>
      </w:r>
      <w:r>
        <w:rPr>
          <w:snapToGrid w:val="0"/>
          <w:sz w:val="24"/>
          <w:vertAlign w:val="superscript"/>
        </w:rPr>
        <w:fldChar w:fldCharType="begin"/>
      </w:r>
      <w:r>
        <w:rPr>
          <w:snapToGrid w:val="0"/>
          <w:sz w:val="24"/>
          <w:vertAlign w:val="superscript"/>
        </w:rPr>
        <w:instrText xml:space="preserve"> REF _Ref12375 \r \h </w:instrText>
      </w:r>
      <w:r>
        <w:rPr>
          <w:snapToGrid w:val="0"/>
          <w:sz w:val="24"/>
          <w:vertAlign w:val="superscript"/>
        </w:rPr>
        <w:fldChar w:fldCharType="separate"/>
      </w:r>
      <w:r>
        <w:rPr>
          <w:snapToGrid w:val="0"/>
          <w:sz w:val="24"/>
          <w:vertAlign w:val="superscript"/>
        </w:rPr>
        <w:t>[16]</w:t>
      </w:r>
      <w:r>
        <w:rPr>
          <w:snapToGrid w:val="0"/>
          <w:sz w:val="24"/>
          <w:vertAlign w:val="superscript"/>
        </w:rPr>
        <w:fldChar w:fldCharType="end"/>
      </w:r>
      <w:r>
        <w:rPr>
          <w:snapToGrid w:val="0"/>
          <w:sz w:val="24"/>
        </w:rPr>
        <w:t>。</w:t>
      </w:r>
    </w:p>
    <w:p w14:paraId="2E87472D" w14:textId="77777777" w:rsidR="00546BC3" w:rsidRDefault="00546BC3">
      <w:pPr>
        <w:snapToGrid w:val="0"/>
        <w:spacing w:line="360" w:lineRule="auto"/>
        <w:ind w:firstLineChars="200" w:firstLine="480"/>
        <w:rPr>
          <w:snapToGrid w:val="0"/>
          <w:sz w:val="24"/>
        </w:rPr>
      </w:pPr>
      <w:r>
        <w:rPr>
          <w:snapToGrid w:val="0"/>
          <w:sz w:val="24"/>
        </w:rPr>
        <w:t>Spring Boot</w:t>
      </w:r>
      <w:r>
        <w:rPr>
          <w:snapToGrid w:val="0"/>
          <w:sz w:val="24"/>
        </w:rPr>
        <w:t>技术的显著优势体现在其独特的配置方式，这种方式简化了</w:t>
      </w:r>
      <w:r>
        <w:rPr>
          <w:snapToGrid w:val="0"/>
          <w:sz w:val="24"/>
        </w:rPr>
        <w:t>Spring</w:t>
      </w:r>
      <w:r>
        <w:rPr>
          <w:snapToGrid w:val="0"/>
          <w:sz w:val="24"/>
        </w:rPr>
        <w:t>应用各方面的配置流程。</w:t>
      </w:r>
      <w:r>
        <w:rPr>
          <w:snapToGrid w:val="0"/>
          <w:sz w:val="24"/>
        </w:rPr>
        <w:t>Spring Boot</w:t>
      </w:r>
      <w:r>
        <w:rPr>
          <w:rFonts w:hint="eastAsia"/>
          <w:snapToGrid w:val="0"/>
          <w:sz w:val="24"/>
        </w:rPr>
        <w:t>还</w:t>
      </w:r>
      <w:r>
        <w:rPr>
          <w:snapToGrid w:val="0"/>
          <w:sz w:val="24"/>
        </w:rPr>
        <w:t>能够集成大量的框架，从而有效解决了过去项目间包版本依赖和稳定性方面的关键问题。</w:t>
      </w:r>
    </w:p>
    <w:p w14:paraId="16C25C39" w14:textId="77777777" w:rsidR="00546BC3" w:rsidRDefault="00546BC3">
      <w:pPr>
        <w:snapToGrid w:val="0"/>
        <w:spacing w:line="360" w:lineRule="auto"/>
        <w:ind w:firstLineChars="200" w:firstLine="480"/>
        <w:rPr>
          <w:snapToGrid w:val="0"/>
          <w:sz w:val="24"/>
        </w:rPr>
      </w:pPr>
      <w:r>
        <w:rPr>
          <w:snapToGrid w:val="0"/>
          <w:sz w:val="24"/>
        </w:rPr>
        <w:t>Spring Boot</w:t>
      </w:r>
      <w:r>
        <w:rPr>
          <w:snapToGrid w:val="0"/>
          <w:sz w:val="24"/>
        </w:rPr>
        <w:t>的特点包括：</w:t>
      </w:r>
    </w:p>
    <w:p w14:paraId="3958BD24" w14:textId="77777777" w:rsidR="00546BC3" w:rsidRDefault="00546BC3">
      <w:pPr>
        <w:numPr>
          <w:ilvl w:val="0"/>
          <w:numId w:val="1"/>
        </w:numPr>
        <w:snapToGrid w:val="0"/>
        <w:spacing w:line="360" w:lineRule="auto"/>
        <w:ind w:firstLineChars="200" w:firstLine="480"/>
        <w:rPr>
          <w:snapToGrid w:val="0"/>
          <w:sz w:val="24"/>
        </w:rPr>
      </w:pPr>
      <w:r>
        <w:rPr>
          <w:snapToGrid w:val="0"/>
          <w:sz w:val="24"/>
        </w:rPr>
        <w:t>灵活的配置选项，允许开发者像点菜一样选择、组装并生成一个独立的开发初始项目</w:t>
      </w:r>
      <w:r>
        <w:rPr>
          <w:rFonts w:hint="eastAsia"/>
          <w:snapToGrid w:val="0"/>
          <w:sz w:val="24"/>
        </w:rPr>
        <w:t>。</w:t>
      </w:r>
    </w:p>
    <w:p w14:paraId="1C5CDE07" w14:textId="77777777" w:rsidR="00546BC3" w:rsidRDefault="00546BC3">
      <w:pPr>
        <w:numPr>
          <w:ilvl w:val="0"/>
          <w:numId w:val="1"/>
        </w:numPr>
        <w:snapToGrid w:val="0"/>
        <w:spacing w:line="360" w:lineRule="auto"/>
        <w:ind w:firstLineChars="200" w:firstLine="480"/>
        <w:rPr>
          <w:snapToGrid w:val="0"/>
          <w:sz w:val="24"/>
        </w:rPr>
      </w:pPr>
      <w:r>
        <w:rPr>
          <w:snapToGrid w:val="0"/>
          <w:sz w:val="24"/>
        </w:rPr>
        <w:t>内置</w:t>
      </w:r>
      <w:r>
        <w:rPr>
          <w:snapToGrid w:val="0"/>
          <w:sz w:val="24"/>
        </w:rPr>
        <w:t>Tomcat</w:t>
      </w:r>
      <w:r>
        <w:rPr>
          <w:snapToGrid w:val="0"/>
          <w:sz w:val="24"/>
        </w:rPr>
        <w:t>服务器和</w:t>
      </w:r>
      <w:r>
        <w:rPr>
          <w:snapToGrid w:val="0"/>
          <w:sz w:val="24"/>
        </w:rPr>
        <w:t>Jetty</w:t>
      </w:r>
      <w:r>
        <w:rPr>
          <w:snapToGrid w:val="0"/>
          <w:sz w:val="24"/>
        </w:rPr>
        <w:t>服务器，项目可以</w:t>
      </w:r>
      <w:r>
        <w:rPr>
          <w:rFonts w:hint="eastAsia"/>
          <w:snapToGrid w:val="0"/>
          <w:sz w:val="24"/>
        </w:rPr>
        <w:t>被</w:t>
      </w:r>
      <w:r>
        <w:rPr>
          <w:snapToGrid w:val="0"/>
          <w:sz w:val="24"/>
        </w:rPr>
        <w:t>直接打包成</w:t>
      </w:r>
      <w:r>
        <w:rPr>
          <w:snapToGrid w:val="0"/>
          <w:sz w:val="24"/>
        </w:rPr>
        <w:t>JAR</w:t>
      </w:r>
      <w:r>
        <w:rPr>
          <w:snapToGrid w:val="0"/>
          <w:sz w:val="24"/>
        </w:rPr>
        <w:t>文件，这种设计特别适用于</w:t>
      </w:r>
      <w:r>
        <w:rPr>
          <w:snapToGrid w:val="0"/>
          <w:sz w:val="24"/>
        </w:rPr>
        <w:t>Docker</w:t>
      </w:r>
      <w:r>
        <w:rPr>
          <w:snapToGrid w:val="0"/>
          <w:sz w:val="24"/>
        </w:rPr>
        <w:t>等容器化环境</w:t>
      </w:r>
      <w:r>
        <w:rPr>
          <w:rFonts w:hint="eastAsia"/>
          <w:snapToGrid w:val="0"/>
          <w:sz w:val="24"/>
        </w:rPr>
        <w:t>。</w:t>
      </w:r>
    </w:p>
    <w:p w14:paraId="31BE851D" w14:textId="77777777" w:rsidR="00546BC3" w:rsidRDefault="00546BC3">
      <w:pPr>
        <w:numPr>
          <w:ilvl w:val="0"/>
          <w:numId w:val="1"/>
        </w:numPr>
        <w:snapToGrid w:val="0"/>
        <w:spacing w:line="360" w:lineRule="auto"/>
        <w:ind w:firstLineChars="200" w:firstLine="480"/>
        <w:rPr>
          <w:snapToGrid w:val="0"/>
          <w:sz w:val="24"/>
        </w:rPr>
      </w:pPr>
      <w:r>
        <w:rPr>
          <w:snapToGrid w:val="0"/>
          <w:sz w:val="24"/>
        </w:rPr>
        <w:t>通过创新</w:t>
      </w:r>
      <w:r>
        <w:rPr>
          <w:snapToGrid w:val="0"/>
          <w:sz w:val="24"/>
        </w:rPr>
        <w:t>starter POMs</w:t>
      </w:r>
      <w:r>
        <w:rPr>
          <w:rFonts w:hint="eastAsia"/>
          <w:snapToGrid w:val="0"/>
          <w:sz w:val="24"/>
        </w:rPr>
        <w:t>的</w:t>
      </w:r>
      <w:r>
        <w:rPr>
          <w:snapToGrid w:val="0"/>
          <w:sz w:val="24"/>
        </w:rPr>
        <w:t>配置方式，大幅度简化了</w:t>
      </w:r>
      <w:r>
        <w:rPr>
          <w:snapToGrid w:val="0"/>
          <w:sz w:val="24"/>
        </w:rPr>
        <w:t>Maven</w:t>
      </w:r>
      <w:r>
        <w:rPr>
          <w:snapToGrid w:val="0"/>
          <w:sz w:val="24"/>
        </w:rPr>
        <w:t>的配置过程</w:t>
      </w:r>
      <w:r>
        <w:rPr>
          <w:rFonts w:hint="eastAsia"/>
          <w:snapToGrid w:val="0"/>
          <w:sz w:val="24"/>
        </w:rPr>
        <w:t>；</w:t>
      </w:r>
    </w:p>
    <w:p w14:paraId="750589D1" w14:textId="77777777" w:rsidR="00546BC3" w:rsidRDefault="00546BC3">
      <w:pPr>
        <w:numPr>
          <w:ilvl w:val="0"/>
          <w:numId w:val="1"/>
        </w:numPr>
        <w:snapToGrid w:val="0"/>
        <w:spacing w:line="360" w:lineRule="auto"/>
        <w:ind w:firstLineChars="200" w:firstLine="480"/>
        <w:rPr>
          <w:snapToGrid w:val="0"/>
          <w:sz w:val="24"/>
        </w:rPr>
      </w:pPr>
      <w:r>
        <w:rPr>
          <w:snapToGrid w:val="0"/>
          <w:sz w:val="24"/>
        </w:rPr>
        <w:t>为大中型项目提供了丰富的非业务功能特性，如健康状态监测、外部配置管理、性能指标监控和安全机制等</w:t>
      </w:r>
      <w:r>
        <w:rPr>
          <w:snapToGrid w:val="0"/>
          <w:sz w:val="24"/>
          <w:vertAlign w:val="superscript"/>
        </w:rPr>
        <w:fldChar w:fldCharType="begin"/>
      </w:r>
      <w:r>
        <w:rPr>
          <w:snapToGrid w:val="0"/>
          <w:sz w:val="24"/>
          <w:vertAlign w:val="superscript"/>
        </w:rPr>
        <w:instrText xml:space="preserve"> REF _Ref12508 \r \h </w:instrText>
      </w:r>
      <w:r>
        <w:rPr>
          <w:snapToGrid w:val="0"/>
          <w:sz w:val="24"/>
          <w:vertAlign w:val="superscript"/>
        </w:rPr>
        <w:fldChar w:fldCharType="separate"/>
      </w:r>
      <w:r>
        <w:rPr>
          <w:snapToGrid w:val="0"/>
          <w:sz w:val="24"/>
          <w:vertAlign w:val="superscript"/>
        </w:rPr>
        <w:t>[17]</w:t>
      </w:r>
      <w:r>
        <w:rPr>
          <w:snapToGrid w:val="0"/>
          <w:sz w:val="24"/>
          <w:vertAlign w:val="superscript"/>
        </w:rPr>
        <w:fldChar w:fldCharType="end"/>
      </w:r>
      <w:r>
        <w:rPr>
          <w:snapToGrid w:val="0"/>
          <w:sz w:val="24"/>
        </w:rPr>
        <w:t>。</w:t>
      </w:r>
    </w:p>
    <w:p w14:paraId="7085006C" w14:textId="77777777" w:rsidR="00546BC3" w:rsidRDefault="00546BC3">
      <w:pPr>
        <w:snapToGrid w:val="0"/>
        <w:spacing w:beforeLines="100" w:before="326" w:afterLines="100" w:after="326" w:line="360" w:lineRule="auto"/>
        <w:outlineLvl w:val="2"/>
        <w:rPr>
          <w:rFonts w:hint="eastAsia"/>
          <w:snapToGrid w:val="0"/>
          <w:sz w:val="24"/>
        </w:rPr>
      </w:pPr>
      <w:bookmarkStart w:id="100" w:name="_Toc23293"/>
      <w:bookmarkStart w:id="101" w:name="_Toc6129"/>
      <w:r>
        <w:rPr>
          <w:rFonts w:hint="eastAsia"/>
          <w:b/>
          <w:snapToGrid w:val="0"/>
          <w:sz w:val="24"/>
          <w:shd w:val="clear" w:color="auto" w:fill="FFFFFF"/>
        </w:rPr>
        <w:t>2.3.2 Mybatis</w:t>
      </w:r>
      <w:r>
        <w:rPr>
          <w:rFonts w:hint="eastAsia"/>
          <w:b/>
          <w:snapToGrid w:val="0"/>
          <w:sz w:val="24"/>
          <w:shd w:val="clear" w:color="auto" w:fill="FFFFFF"/>
        </w:rPr>
        <w:t>框架</w:t>
      </w:r>
      <w:bookmarkEnd w:id="101"/>
      <w:bookmarkEnd w:id="100"/>
    </w:p>
    <w:p w14:paraId="396E25D9" w14:textId="77777777" w:rsidR="00546BC3" w:rsidRDefault="00546BC3">
      <w:pPr>
        <w:snapToGrid w:val="0"/>
        <w:spacing w:line="360" w:lineRule="auto"/>
        <w:ind w:firstLineChars="200" w:firstLine="480"/>
        <w:rPr>
          <w:snapToGrid w:val="0"/>
          <w:sz w:val="24"/>
        </w:rPr>
      </w:pPr>
      <w:r>
        <w:rPr>
          <w:rFonts w:hint="eastAsia"/>
          <w:snapToGrid w:val="0"/>
          <w:sz w:val="24"/>
        </w:rPr>
        <w:t>MyBatis</w:t>
      </w:r>
      <w:r>
        <w:rPr>
          <w:rFonts w:hint="eastAsia"/>
          <w:snapToGrid w:val="0"/>
          <w:sz w:val="24"/>
        </w:rPr>
        <w:t>是一个出色的数据持久层框架，具有高度可定制化的特性，支持用户自定义</w:t>
      </w:r>
      <w:r>
        <w:rPr>
          <w:rFonts w:hint="eastAsia"/>
          <w:snapToGrid w:val="0"/>
          <w:sz w:val="24"/>
        </w:rPr>
        <w:t>SQL</w:t>
      </w:r>
      <w:r>
        <w:rPr>
          <w:rFonts w:hint="eastAsia"/>
          <w:snapToGrid w:val="0"/>
          <w:sz w:val="24"/>
        </w:rPr>
        <w:t>语句和存储过程。它巧妙地封装了</w:t>
      </w:r>
      <w:r>
        <w:rPr>
          <w:rFonts w:hint="eastAsia"/>
          <w:snapToGrid w:val="0"/>
          <w:sz w:val="24"/>
        </w:rPr>
        <w:t>JDBC</w:t>
      </w:r>
      <w:r>
        <w:rPr>
          <w:rFonts w:hint="eastAsia"/>
          <w:snapToGrid w:val="0"/>
          <w:sz w:val="24"/>
        </w:rPr>
        <w:t>，简化了数据库操作，通过配置文件实现了数据库信息与</w:t>
      </w:r>
      <w:r>
        <w:rPr>
          <w:rFonts w:hint="eastAsia"/>
          <w:snapToGrid w:val="0"/>
          <w:sz w:val="24"/>
        </w:rPr>
        <w:t>Java</w:t>
      </w:r>
      <w:r>
        <w:rPr>
          <w:rFonts w:hint="eastAsia"/>
          <w:snapToGrid w:val="0"/>
          <w:sz w:val="24"/>
        </w:rPr>
        <w:t>对象的映射，提升了系统性能</w:t>
      </w:r>
      <w:r>
        <w:rPr>
          <w:snapToGrid w:val="0"/>
          <w:sz w:val="24"/>
          <w:vertAlign w:val="superscript"/>
        </w:rPr>
        <w:fldChar w:fldCharType="begin"/>
      </w:r>
      <w:r>
        <w:rPr>
          <w:snapToGrid w:val="0"/>
          <w:sz w:val="24"/>
          <w:vertAlign w:val="superscript"/>
        </w:rPr>
        <w:instrText xml:space="preserve"> REF _Ref12613 \r \h </w:instrText>
      </w:r>
      <w:r>
        <w:rPr>
          <w:snapToGrid w:val="0"/>
          <w:sz w:val="24"/>
          <w:vertAlign w:val="superscript"/>
        </w:rPr>
        <w:fldChar w:fldCharType="separate"/>
      </w:r>
      <w:r>
        <w:rPr>
          <w:snapToGrid w:val="0"/>
          <w:sz w:val="24"/>
          <w:vertAlign w:val="superscript"/>
        </w:rPr>
        <w:t>[12]</w:t>
      </w:r>
      <w:r>
        <w:rPr>
          <w:snapToGrid w:val="0"/>
          <w:sz w:val="24"/>
          <w:vertAlign w:val="superscript"/>
        </w:rPr>
        <w:fldChar w:fldCharType="end"/>
      </w:r>
      <w:r>
        <w:rPr>
          <w:snapToGrid w:val="0"/>
          <w:sz w:val="24"/>
        </w:rPr>
        <w:t>。</w:t>
      </w:r>
    </w:p>
    <w:p w14:paraId="51AEBDFD" w14:textId="77777777" w:rsidR="00546BC3" w:rsidRDefault="00546BC3">
      <w:pPr>
        <w:snapToGrid w:val="0"/>
        <w:spacing w:line="360" w:lineRule="auto"/>
        <w:ind w:firstLineChars="200" w:firstLine="480"/>
        <w:rPr>
          <w:snapToGrid w:val="0"/>
          <w:sz w:val="24"/>
        </w:rPr>
      </w:pPr>
      <w:r>
        <w:rPr>
          <w:snapToGrid w:val="0"/>
          <w:sz w:val="24"/>
        </w:rPr>
        <w:t>相较于其他</w:t>
      </w:r>
      <w:r>
        <w:rPr>
          <w:snapToGrid w:val="0"/>
          <w:sz w:val="24"/>
        </w:rPr>
        <w:t>ORM</w:t>
      </w:r>
      <w:r>
        <w:rPr>
          <w:snapToGrid w:val="0"/>
          <w:sz w:val="24"/>
        </w:rPr>
        <w:t>工具，</w:t>
      </w:r>
      <w:r>
        <w:rPr>
          <w:snapToGrid w:val="0"/>
          <w:sz w:val="24"/>
        </w:rPr>
        <w:t>MyBatis</w:t>
      </w:r>
      <w:r>
        <w:rPr>
          <w:snapToGrid w:val="0"/>
          <w:sz w:val="24"/>
        </w:rPr>
        <w:t>作为一种</w:t>
      </w:r>
      <w:r>
        <w:rPr>
          <w:snapToGrid w:val="0"/>
          <w:sz w:val="24"/>
        </w:rPr>
        <w:t>ORM</w:t>
      </w:r>
      <w:r>
        <w:rPr>
          <w:snapToGrid w:val="0"/>
          <w:sz w:val="24"/>
        </w:rPr>
        <w:t>框架</w:t>
      </w:r>
      <w:r>
        <w:rPr>
          <w:rFonts w:hint="eastAsia"/>
          <w:snapToGrid w:val="0"/>
          <w:sz w:val="24"/>
        </w:rPr>
        <w:t>，</w:t>
      </w:r>
      <w:r>
        <w:rPr>
          <w:snapToGrid w:val="0"/>
          <w:sz w:val="24"/>
        </w:rPr>
        <w:t>在执行</w:t>
      </w:r>
      <w:r>
        <w:rPr>
          <w:snapToGrid w:val="0"/>
          <w:sz w:val="24"/>
        </w:rPr>
        <w:t>SQL</w:t>
      </w:r>
      <w:r>
        <w:rPr>
          <w:snapToGrid w:val="0"/>
          <w:sz w:val="24"/>
        </w:rPr>
        <w:t>时，显著提升了输入输出数据的管理便捷性。核心优势体现在能够轻松地执行</w:t>
      </w:r>
      <w:r>
        <w:rPr>
          <w:snapToGrid w:val="0"/>
          <w:sz w:val="24"/>
        </w:rPr>
        <w:t>SQL</w:t>
      </w:r>
      <w:r>
        <w:rPr>
          <w:snapToGrid w:val="0"/>
          <w:sz w:val="24"/>
        </w:rPr>
        <w:t>语句，并高效地将结果映射至相应对象。经过深入比较分析，</w:t>
      </w:r>
      <w:r>
        <w:rPr>
          <w:snapToGrid w:val="0"/>
          <w:sz w:val="24"/>
        </w:rPr>
        <w:t>MyBatis</w:t>
      </w:r>
      <w:r>
        <w:rPr>
          <w:snapToGrid w:val="0"/>
          <w:sz w:val="24"/>
        </w:rPr>
        <w:t>的主要优点可以概括如下：</w:t>
      </w:r>
    </w:p>
    <w:p w14:paraId="37BB69AE" w14:textId="77777777" w:rsidR="00546BC3" w:rsidRDefault="00546BC3">
      <w:pPr>
        <w:snapToGrid w:val="0"/>
        <w:spacing w:line="360" w:lineRule="auto"/>
        <w:ind w:firstLineChars="200" w:firstLine="480"/>
        <w:rPr>
          <w:snapToGrid w:val="0"/>
          <w:sz w:val="24"/>
        </w:rPr>
      </w:pPr>
      <w:r>
        <w:rPr>
          <w:rFonts w:hint="eastAsia"/>
          <w:snapToGrid w:val="0"/>
          <w:sz w:val="24"/>
        </w:rPr>
        <w:t>（</w:t>
      </w:r>
      <w:r>
        <w:rPr>
          <w:rFonts w:hint="eastAsia"/>
          <w:snapToGrid w:val="0"/>
          <w:sz w:val="24"/>
        </w:rPr>
        <w:t>1</w:t>
      </w:r>
      <w:r>
        <w:rPr>
          <w:rFonts w:hint="eastAsia"/>
          <w:snapToGrid w:val="0"/>
          <w:sz w:val="24"/>
        </w:rPr>
        <w:t>）灵活支持</w:t>
      </w:r>
      <w:r>
        <w:rPr>
          <w:rFonts w:hint="eastAsia"/>
          <w:snapToGrid w:val="0"/>
          <w:sz w:val="24"/>
        </w:rPr>
        <w:t>SQL</w:t>
      </w:r>
      <w:r>
        <w:rPr>
          <w:rFonts w:hint="eastAsia"/>
          <w:snapToGrid w:val="0"/>
          <w:sz w:val="24"/>
        </w:rPr>
        <w:t>查询语言：</w:t>
      </w:r>
      <w:r>
        <w:rPr>
          <w:rFonts w:hint="eastAsia"/>
          <w:snapToGrid w:val="0"/>
          <w:sz w:val="24"/>
        </w:rPr>
        <w:t>MyBatis</w:t>
      </w:r>
      <w:r>
        <w:rPr>
          <w:rFonts w:hint="eastAsia"/>
          <w:snapToGrid w:val="0"/>
          <w:sz w:val="24"/>
        </w:rPr>
        <w:t>允许直接编写</w:t>
      </w:r>
      <w:r>
        <w:rPr>
          <w:rFonts w:hint="eastAsia"/>
          <w:snapToGrid w:val="0"/>
          <w:sz w:val="24"/>
        </w:rPr>
        <w:t>SQL</w:t>
      </w:r>
      <w:r>
        <w:rPr>
          <w:rFonts w:hint="eastAsia"/>
          <w:snapToGrid w:val="0"/>
          <w:sz w:val="24"/>
        </w:rPr>
        <w:t>，确保了查询语句的灵活性和精确性</w:t>
      </w:r>
      <w:r>
        <w:rPr>
          <w:snapToGrid w:val="0"/>
          <w:sz w:val="24"/>
        </w:rPr>
        <w:t>。</w:t>
      </w:r>
    </w:p>
    <w:p w14:paraId="2BD1F8BA" w14:textId="77777777" w:rsidR="00546BC3" w:rsidRDefault="00546BC3">
      <w:pPr>
        <w:snapToGrid w:val="0"/>
        <w:spacing w:line="360" w:lineRule="auto"/>
        <w:ind w:firstLineChars="200" w:firstLine="480"/>
        <w:rPr>
          <w:snapToGrid w:val="0"/>
          <w:sz w:val="24"/>
        </w:rPr>
      </w:pPr>
      <w:r>
        <w:rPr>
          <w:rFonts w:hint="eastAsia"/>
          <w:snapToGrid w:val="0"/>
          <w:sz w:val="24"/>
        </w:rPr>
        <w:t>（</w:t>
      </w:r>
      <w:r>
        <w:rPr>
          <w:rFonts w:hint="eastAsia"/>
          <w:snapToGrid w:val="0"/>
          <w:sz w:val="24"/>
        </w:rPr>
        <w:t>2</w:t>
      </w:r>
      <w:r>
        <w:rPr>
          <w:rFonts w:hint="eastAsia"/>
          <w:snapToGrid w:val="0"/>
          <w:sz w:val="24"/>
        </w:rPr>
        <w:t>）全面的</w:t>
      </w:r>
      <w:r>
        <w:rPr>
          <w:rFonts w:hint="eastAsia"/>
          <w:snapToGrid w:val="0"/>
          <w:sz w:val="24"/>
        </w:rPr>
        <w:t>SQL</w:t>
      </w:r>
      <w:r>
        <w:rPr>
          <w:rFonts w:hint="eastAsia"/>
          <w:snapToGrid w:val="0"/>
          <w:sz w:val="24"/>
        </w:rPr>
        <w:t>操作支持：</w:t>
      </w:r>
      <w:r>
        <w:rPr>
          <w:rFonts w:hint="eastAsia"/>
          <w:snapToGrid w:val="0"/>
          <w:sz w:val="24"/>
        </w:rPr>
        <w:t>MyBatis</w:t>
      </w:r>
      <w:r>
        <w:rPr>
          <w:rFonts w:hint="eastAsia"/>
          <w:snapToGrid w:val="0"/>
          <w:sz w:val="24"/>
        </w:rPr>
        <w:t>使用</w:t>
      </w:r>
      <w:r>
        <w:rPr>
          <w:rFonts w:hint="eastAsia"/>
          <w:snapToGrid w:val="0"/>
          <w:sz w:val="24"/>
        </w:rPr>
        <w:t>SQL</w:t>
      </w:r>
      <w:r>
        <w:rPr>
          <w:rFonts w:hint="eastAsia"/>
          <w:snapToGrid w:val="0"/>
          <w:sz w:val="24"/>
        </w:rPr>
        <w:t>编写查询和更新语句，确保了数据库操作的直观性和高效性。</w:t>
      </w:r>
      <w:r>
        <w:rPr>
          <w:snapToGrid w:val="0"/>
          <w:sz w:val="24"/>
        </w:rPr>
        <w:t>。</w:t>
      </w:r>
    </w:p>
    <w:p w14:paraId="313FBA1C" w14:textId="77777777" w:rsidR="00546BC3" w:rsidRDefault="00546BC3">
      <w:pPr>
        <w:snapToGrid w:val="0"/>
        <w:spacing w:line="360" w:lineRule="auto"/>
        <w:ind w:firstLineChars="200" w:firstLine="480"/>
        <w:rPr>
          <w:snapToGrid w:val="0"/>
          <w:sz w:val="24"/>
        </w:rPr>
      </w:pPr>
      <w:r>
        <w:rPr>
          <w:rFonts w:hint="eastAsia"/>
          <w:snapToGrid w:val="0"/>
          <w:sz w:val="24"/>
        </w:rPr>
        <w:t>（</w:t>
      </w:r>
      <w:r>
        <w:rPr>
          <w:rFonts w:hint="eastAsia"/>
          <w:snapToGrid w:val="0"/>
          <w:sz w:val="24"/>
        </w:rPr>
        <w:t>3</w:t>
      </w:r>
      <w:r>
        <w:rPr>
          <w:rFonts w:hint="eastAsia"/>
          <w:snapToGrid w:val="0"/>
          <w:sz w:val="24"/>
        </w:rPr>
        <w:t>）无外部依赖的独立性：</w:t>
      </w:r>
      <w:r>
        <w:rPr>
          <w:rFonts w:hint="eastAsia"/>
          <w:snapToGrid w:val="0"/>
          <w:sz w:val="24"/>
        </w:rPr>
        <w:t>MyBatis</w:t>
      </w:r>
      <w:r>
        <w:rPr>
          <w:rFonts w:hint="eastAsia"/>
          <w:snapToGrid w:val="0"/>
          <w:sz w:val="24"/>
        </w:rPr>
        <w:t>不依赖于特定的数据库系统或外部库，增强了系统的可移植性和稳定性</w:t>
      </w:r>
      <w:r>
        <w:rPr>
          <w:snapToGrid w:val="0"/>
          <w:sz w:val="24"/>
        </w:rPr>
        <w:t>。</w:t>
      </w:r>
    </w:p>
    <w:p w14:paraId="74D38309" w14:textId="77777777" w:rsidR="00546BC3" w:rsidRDefault="00546BC3">
      <w:pPr>
        <w:snapToGrid w:val="0"/>
        <w:spacing w:line="360" w:lineRule="auto"/>
        <w:ind w:firstLineChars="200" w:firstLine="480"/>
        <w:rPr>
          <w:snapToGrid w:val="0"/>
          <w:sz w:val="24"/>
        </w:rPr>
      </w:pPr>
      <w:r>
        <w:rPr>
          <w:rFonts w:hint="eastAsia"/>
          <w:snapToGrid w:val="0"/>
          <w:sz w:val="24"/>
        </w:rPr>
        <w:t>（</w:t>
      </w:r>
      <w:r>
        <w:rPr>
          <w:rFonts w:hint="eastAsia"/>
          <w:snapToGrid w:val="0"/>
          <w:sz w:val="24"/>
        </w:rPr>
        <w:t>4</w:t>
      </w:r>
      <w:r>
        <w:rPr>
          <w:rFonts w:hint="eastAsia"/>
          <w:snapToGrid w:val="0"/>
          <w:sz w:val="24"/>
        </w:rPr>
        <w:t>）高效处理海量数据：</w:t>
      </w:r>
      <w:r>
        <w:rPr>
          <w:rFonts w:hint="eastAsia"/>
          <w:snapToGrid w:val="0"/>
          <w:sz w:val="24"/>
        </w:rPr>
        <w:t>MyBatis</w:t>
      </w:r>
      <w:r>
        <w:rPr>
          <w:rFonts w:hint="eastAsia"/>
          <w:snapToGrid w:val="0"/>
          <w:sz w:val="24"/>
        </w:rPr>
        <w:t>提供高效的映射和处理机制，确保了对大规模数据集的快速处理</w:t>
      </w:r>
      <w:r>
        <w:rPr>
          <w:snapToGrid w:val="0"/>
          <w:sz w:val="24"/>
          <w:vertAlign w:val="superscript"/>
        </w:rPr>
        <w:fldChar w:fldCharType="begin"/>
      </w:r>
      <w:r>
        <w:rPr>
          <w:snapToGrid w:val="0"/>
          <w:sz w:val="24"/>
          <w:vertAlign w:val="superscript"/>
        </w:rPr>
        <w:instrText xml:space="preserve"> REF _Ref12695 \r \h </w:instrText>
      </w:r>
      <w:r>
        <w:rPr>
          <w:snapToGrid w:val="0"/>
          <w:sz w:val="24"/>
          <w:vertAlign w:val="superscript"/>
        </w:rPr>
        <w:fldChar w:fldCharType="separate"/>
      </w:r>
      <w:r>
        <w:rPr>
          <w:snapToGrid w:val="0"/>
          <w:sz w:val="24"/>
          <w:vertAlign w:val="superscript"/>
        </w:rPr>
        <w:t>[18]</w:t>
      </w:r>
      <w:r>
        <w:rPr>
          <w:snapToGrid w:val="0"/>
          <w:sz w:val="24"/>
          <w:vertAlign w:val="superscript"/>
        </w:rPr>
        <w:fldChar w:fldCharType="end"/>
      </w:r>
      <w:r>
        <w:rPr>
          <w:snapToGrid w:val="0"/>
          <w:sz w:val="24"/>
        </w:rPr>
        <w:t>。</w:t>
      </w:r>
    </w:p>
    <w:p w14:paraId="7156D951" w14:textId="77777777" w:rsidR="00546BC3" w:rsidRDefault="00546BC3">
      <w:pPr>
        <w:snapToGrid w:val="0"/>
        <w:spacing w:beforeLines="100" w:before="326" w:afterLines="100" w:after="326" w:line="360" w:lineRule="auto"/>
        <w:outlineLvl w:val="2"/>
        <w:rPr>
          <w:b/>
          <w:snapToGrid w:val="0"/>
          <w:sz w:val="24"/>
          <w:shd w:val="clear" w:color="auto" w:fill="FFFFFF"/>
        </w:rPr>
      </w:pPr>
      <w:bookmarkStart w:id="102" w:name="_Toc27319"/>
      <w:bookmarkStart w:id="103" w:name="_Toc3167"/>
      <w:r>
        <w:rPr>
          <w:rFonts w:hint="eastAsia"/>
          <w:b/>
          <w:snapToGrid w:val="0"/>
          <w:sz w:val="24"/>
          <w:shd w:val="clear" w:color="auto" w:fill="FFFFFF"/>
        </w:rPr>
        <w:t>2.3.3 MySQL</w:t>
      </w:r>
      <w:r>
        <w:rPr>
          <w:rFonts w:hint="eastAsia"/>
          <w:b/>
          <w:snapToGrid w:val="0"/>
          <w:sz w:val="24"/>
          <w:shd w:val="clear" w:color="auto" w:fill="FFFFFF"/>
        </w:rPr>
        <w:t>数据库</w:t>
      </w:r>
      <w:bookmarkEnd w:id="102"/>
      <w:bookmarkEnd w:id="103"/>
    </w:p>
    <w:p w14:paraId="2BDBEB98" w14:textId="77777777" w:rsidR="00546BC3" w:rsidRDefault="00546BC3">
      <w:pPr>
        <w:snapToGrid w:val="0"/>
        <w:spacing w:line="360" w:lineRule="auto"/>
        <w:ind w:firstLineChars="200" w:firstLine="480"/>
        <w:rPr>
          <w:snapToGrid w:val="0"/>
          <w:sz w:val="24"/>
          <w:lang w:eastAsia="zh-Hans"/>
        </w:rPr>
      </w:pPr>
      <w:r>
        <w:rPr>
          <w:snapToGrid w:val="0"/>
          <w:sz w:val="24"/>
        </w:rPr>
        <w:t>MySQL</w:t>
      </w:r>
      <w:r>
        <w:rPr>
          <w:snapToGrid w:val="0"/>
          <w:sz w:val="24"/>
        </w:rPr>
        <w:t>是一种广泛应用且功能强大的关系型数据库技术，具备数据存储、管理及共享的核心功能。</w:t>
      </w:r>
      <w:r>
        <w:rPr>
          <w:rFonts w:hint="eastAsia"/>
          <w:snapToGrid w:val="0"/>
          <w:sz w:val="24"/>
        </w:rPr>
        <w:t>其强大的特性体现</w:t>
      </w:r>
      <w:r>
        <w:rPr>
          <w:snapToGrid w:val="0"/>
          <w:sz w:val="24"/>
        </w:rPr>
        <w:t>在系统管理工具、查询优化器、</w:t>
      </w:r>
      <w:r>
        <w:rPr>
          <w:snapToGrid w:val="0"/>
          <w:sz w:val="24"/>
        </w:rPr>
        <w:t>SQL</w:t>
      </w:r>
      <w:r>
        <w:rPr>
          <w:snapToGrid w:val="0"/>
          <w:sz w:val="24"/>
        </w:rPr>
        <w:t>接口、连接池、解析器、查询缓存、存储引擎和文件系统等方面。此外，</w:t>
      </w:r>
      <w:r>
        <w:rPr>
          <w:snapToGrid w:val="0"/>
          <w:sz w:val="24"/>
        </w:rPr>
        <w:t>MySQL</w:t>
      </w:r>
      <w:r>
        <w:rPr>
          <w:snapToGrid w:val="0"/>
          <w:sz w:val="24"/>
        </w:rPr>
        <w:t>还具备防止死锁和日志事务支持的能力，为系统开发提供有力支撑</w:t>
      </w:r>
      <w:r>
        <w:rPr>
          <w:snapToGrid w:val="0"/>
          <w:sz w:val="24"/>
          <w:vertAlign w:val="superscript"/>
        </w:rPr>
        <w:fldChar w:fldCharType="begin"/>
      </w:r>
      <w:r>
        <w:rPr>
          <w:snapToGrid w:val="0"/>
          <w:sz w:val="24"/>
          <w:vertAlign w:val="superscript"/>
        </w:rPr>
        <w:instrText xml:space="preserve"> REF _Ref12796 \r \h </w:instrText>
      </w:r>
      <w:r>
        <w:rPr>
          <w:snapToGrid w:val="0"/>
          <w:sz w:val="24"/>
          <w:vertAlign w:val="superscript"/>
        </w:rPr>
        <w:fldChar w:fldCharType="separate"/>
      </w:r>
      <w:r>
        <w:rPr>
          <w:snapToGrid w:val="0"/>
          <w:sz w:val="24"/>
          <w:vertAlign w:val="superscript"/>
        </w:rPr>
        <w:t>[11]</w:t>
      </w:r>
      <w:r>
        <w:rPr>
          <w:snapToGrid w:val="0"/>
          <w:sz w:val="24"/>
          <w:vertAlign w:val="superscript"/>
        </w:rPr>
        <w:fldChar w:fldCharType="end"/>
      </w:r>
      <w:r>
        <w:rPr>
          <w:snapToGrid w:val="0"/>
          <w:sz w:val="24"/>
        </w:rPr>
        <w:t>。</w:t>
      </w:r>
      <w:r>
        <w:rPr>
          <w:snapToGrid w:val="0"/>
          <w:sz w:val="24"/>
          <w:lang w:eastAsia="zh-Hans"/>
        </w:rPr>
        <w:t>MySQL</w:t>
      </w:r>
      <w:r>
        <w:rPr>
          <w:rFonts w:hint="eastAsia"/>
          <w:snapToGrid w:val="0"/>
          <w:sz w:val="24"/>
          <w:lang w:eastAsia="zh-Hans"/>
        </w:rPr>
        <w:t>数据库</w:t>
      </w:r>
      <w:r>
        <w:rPr>
          <w:rFonts w:hint="eastAsia"/>
          <w:snapToGrid w:val="0"/>
          <w:sz w:val="24"/>
        </w:rPr>
        <w:t>的优点主要体现在以下几个方面</w:t>
      </w:r>
      <w:r>
        <w:rPr>
          <w:snapToGrid w:val="0"/>
          <w:sz w:val="24"/>
          <w:lang w:eastAsia="zh-Hans"/>
        </w:rPr>
        <w:t>：</w:t>
      </w:r>
    </w:p>
    <w:p w14:paraId="2EE9E0BD" w14:textId="77777777" w:rsidR="00546BC3" w:rsidRDefault="00546BC3">
      <w:pPr>
        <w:snapToGrid w:val="0"/>
        <w:spacing w:line="360" w:lineRule="auto"/>
        <w:ind w:firstLineChars="200" w:firstLine="480"/>
        <w:rPr>
          <w:rFonts w:hint="eastAsia"/>
          <w:snapToGrid w:val="0"/>
          <w:sz w:val="24"/>
        </w:rPr>
      </w:pPr>
      <w:r>
        <w:rPr>
          <w:rFonts w:hint="eastAsia"/>
          <w:snapToGrid w:val="0"/>
          <w:sz w:val="24"/>
        </w:rPr>
        <w:t>（</w:t>
      </w:r>
      <w:r>
        <w:rPr>
          <w:rFonts w:hint="eastAsia"/>
          <w:snapToGrid w:val="0"/>
          <w:sz w:val="24"/>
        </w:rPr>
        <w:t>1</w:t>
      </w:r>
      <w:r>
        <w:rPr>
          <w:rFonts w:hint="eastAsia"/>
          <w:snapToGrid w:val="0"/>
          <w:sz w:val="24"/>
        </w:rPr>
        <w:t>）功能全面：</w:t>
      </w:r>
      <w:r>
        <w:rPr>
          <w:rFonts w:hint="eastAsia"/>
          <w:snapToGrid w:val="0"/>
          <w:sz w:val="24"/>
        </w:rPr>
        <w:t>MySQL</w:t>
      </w:r>
      <w:r>
        <w:rPr>
          <w:rFonts w:hint="eastAsia"/>
          <w:snapToGrid w:val="0"/>
          <w:sz w:val="24"/>
        </w:rPr>
        <w:t>包含系统管理控制工具、查询优化器、</w:t>
      </w:r>
      <w:r>
        <w:rPr>
          <w:rFonts w:hint="eastAsia"/>
          <w:snapToGrid w:val="0"/>
          <w:sz w:val="24"/>
        </w:rPr>
        <w:t>SQL</w:t>
      </w:r>
      <w:r>
        <w:rPr>
          <w:rFonts w:hint="eastAsia"/>
          <w:snapToGrid w:val="0"/>
          <w:sz w:val="24"/>
        </w:rPr>
        <w:t>接口等，满足复杂业务需求，实现高效数据管理。</w:t>
      </w:r>
    </w:p>
    <w:p w14:paraId="5D5F872E" w14:textId="77777777" w:rsidR="00546BC3" w:rsidRDefault="00546BC3">
      <w:pPr>
        <w:snapToGrid w:val="0"/>
        <w:spacing w:line="360" w:lineRule="auto"/>
        <w:ind w:firstLineChars="200" w:firstLine="480"/>
        <w:rPr>
          <w:rFonts w:hint="eastAsia"/>
          <w:snapToGrid w:val="0"/>
          <w:sz w:val="24"/>
        </w:rPr>
      </w:pPr>
      <w:r>
        <w:rPr>
          <w:rFonts w:hint="eastAsia"/>
          <w:snapToGrid w:val="0"/>
          <w:sz w:val="24"/>
        </w:rPr>
        <w:t>（</w:t>
      </w:r>
      <w:r>
        <w:rPr>
          <w:rFonts w:hint="eastAsia"/>
          <w:snapToGrid w:val="0"/>
          <w:sz w:val="24"/>
        </w:rPr>
        <w:t>2</w:t>
      </w:r>
      <w:r>
        <w:rPr>
          <w:rFonts w:hint="eastAsia"/>
          <w:snapToGrid w:val="0"/>
          <w:sz w:val="24"/>
        </w:rPr>
        <w:t>）性能卓越：采用高效查询优化技术和多线程访问，确保快速响应和正确执行，满足大规模数据处理。</w:t>
      </w:r>
    </w:p>
    <w:p w14:paraId="34D1C55B" w14:textId="77777777" w:rsidR="00546BC3" w:rsidRDefault="00546BC3">
      <w:pPr>
        <w:snapToGrid w:val="0"/>
        <w:spacing w:line="360" w:lineRule="auto"/>
        <w:ind w:firstLineChars="200" w:firstLine="480"/>
        <w:rPr>
          <w:rFonts w:hint="eastAsia"/>
          <w:snapToGrid w:val="0"/>
          <w:sz w:val="24"/>
        </w:rPr>
      </w:pPr>
      <w:r>
        <w:rPr>
          <w:rFonts w:hint="eastAsia"/>
          <w:snapToGrid w:val="0"/>
          <w:sz w:val="24"/>
        </w:rPr>
        <w:t>（</w:t>
      </w:r>
      <w:r>
        <w:rPr>
          <w:rFonts w:hint="eastAsia"/>
          <w:snapToGrid w:val="0"/>
          <w:sz w:val="24"/>
        </w:rPr>
        <w:t>3</w:t>
      </w:r>
      <w:r>
        <w:rPr>
          <w:rFonts w:hint="eastAsia"/>
          <w:snapToGrid w:val="0"/>
          <w:sz w:val="24"/>
        </w:rPr>
        <w:t>）易用性佳：简洁直观的界面和友好操作方式，使新手也能快速上手并进行数据库管理。</w:t>
      </w:r>
    </w:p>
    <w:p w14:paraId="6E8CFF22" w14:textId="77777777" w:rsidR="00546BC3" w:rsidRDefault="00546BC3">
      <w:pPr>
        <w:snapToGrid w:val="0"/>
        <w:spacing w:line="360" w:lineRule="auto"/>
        <w:ind w:firstLineChars="200" w:firstLine="480"/>
        <w:rPr>
          <w:rFonts w:hint="eastAsia"/>
          <w:snapToGrid w:val="0"/>
          <w:sz w:val="24"/>
        </w:rPr>
      </w:pPr>
      <w:r>
        <w:rPr>
          <w:rFonts w:hint="eastAsia"/>
          <w:snapToGrid w:val="0"/>
          <w:sz w:val="24"/>
        </w:rPr>
        <w:t>（</w:t>
      </w:r>
      <w:r>
        <w:rPr>
          <w:rFonts w:hint="eastAsia"/>
          <w:snapToGrid w:val="0"/>
          <w:sz w:val="24"/>
        </w:rPr>
        <w:t>4</w:t>
      </w:r>
      <w:r>
        <w:rPr>
          <w:rFonts w:hint="eastAsia"/>
          <w:snapToGrid w:val="0"/>
          <w:sz w:val="24"/>
        </w:rPr>
        <w:t>）成本低廉：免费开源，降低中小型企业和个人开发者的成本。</w:t>
      </w:r>
    </w:p>
    <w:p w14:paraId="3224BBB4" w14:textId="77777777" w:rsidR="00546BC3" w:rsidRDefault="00546BC3">
      <w:pPr>
        <w:snapToGrid w:val="0"/>
        <w:spacing w:line="360" w:lineRule="auto"/>
        <w:ind w:firstLineChars="200" w:firstLine="480"/>
        <w:rPr>
          <w:rFonts w:hint="eastAsia"/>
          <w:snapToGrid w:val="0"/>
          <w:sz w:val="24"/>
        </w:rPr>
      </w:pPr>
      <w:r>
        <w:rPr>
          <w:rFonts w:hint="eastAsia"/>
          <w:snapToGrid w:val="0"/>
          <w:sz w:val="24"/>
        </w:rPr>
        <w:t>（</w:t>
      </w:r>
      <w:r>
        <w:rPr>
          <w:rFonts w:hint="eastAsia"/>
          <w:snapToGrid w:val="0"/>
          <w:sz w:val="24"/>
        </w:rPr>
        <w:t>5</w:t>
      </w:r>
      <w:r>
        <w:rPr>
          <w:rFonts w:hint="eastAsia"/>
          <w:snapToGrid w:val="0"/>
          <w:sz w:val="24"/>
        </w:rPr>
        <w:t>）安全可靠：多种安全措施保护数据安全，具备容错和恢复能力，确保业务连续性。</w:t>
      </w:r>
    </w:p>
    <w:p w14:paraId="4641C813" w14:textId="77777777" w:rsidR="00546BC3" w:rsidRDefault="00546BC3">
      <w:pPr>
        <w:snapToGrid w:val="0"/>
        <w:spacing w:line="360" w:lineRule="auto"/>
        <w:ind w:firstLineChars="200" w:firstLine="480"/>
        <w:rPr>
          <w:rFonts w:ascii="宋体" w:hAnsi="宋体" w:cs="宋体"/>
          <w:snapToGrid w:val="0"/>
          <w:sz w:val="24"/>
        </w:rPr>
      </w:pPr>
      <w:r>
        <w:rPr>
          <w:rFonts w:hint="eastAsia"/>
          <w:snapToGrid w:val="0"/>
          <w:sz w:val="24"/>
        </w:rPr>
        <w:t>（</w:t>
      </w:r>
      <w:r>
        <w:rPr>
          <w:rFonts w:hint="eastAsia"/>
          <w:snapToGrid w:val="0"/>
          <w:sz w:val="24"/>
        </w:rPr>
        <w:t>6</w:t>
      </w:r>
      <w:r>
        <w:rPr>
          <w:rFonts w:hint="eastAsia"/>
          <w:snapToGrid w:val="0"/>
          <w:sz w:val="24"/>
        </w:rPr>
        <w:t>）扩展灵活：支持多种存储引擎选择，提供丰富内置函数和扩展接口，方便自定义开发和集成</w:t>
      </w:r>
      <w:r>
        <w:rPr>
          <w:rFonts w:ascii="宋体" w:hAnsi="宋体" w:cs="宋体" w:hint="eastAsia"/>
          <w:snapToGrid w:val="0"/>
          <w:sz w:val="24"/>
          <w:lang w:eastAsia="zh-Hans"/>
        </w:rPr>
        <w:t>。</w:t>
      </w:r>
    </w:p>
    <w:p w14:paraId="64A55904" w14:textId="77777777" w:rsidR="00546BC3" w:rsidRDefault="00546BC3">
      <w:pPr>
        <w:snapToGrid w:val="0"/>
        <w:spacing w:beforeLines="100" w:before="326" w:afterLines="100" w:after="326" w:line="360" w:lineRule="auto"/>
        <w:outlineLvl w:val="1"/>
        <w:rPr>
          <w:b/>
          <w:snapToGrid w:val="0"/>
          <w:sz w:val="30"/>
          <w:szCs w:val="28"/>
          <w:shd w:val="clear" w:color="auto" w:fill="FFFFFF"/>
        </w:rPr>
      </w:pPr>
      <w:bookmarkStart w:id="104" w:name="_Toc8997"/>
      <w:bookmarkStart w:id="105" w:name="_Toc331"/>
      <w:r>
        <w:rPr>
          <w:rFonts w:hint="eastAsia"/>
          <w:b/>
          <w:snapToGrid w:val="0"/>
          <w:sz w:val="30"/>
          <w:szCs w:val="28"/>
          <w:shd w:val="clear" w:color="auto" w:fill="FFFFFF"/>
        </w:rPr>
        <w:t>第</w:t>
      </w:r>
      <w:r>
        <w:rPr>
          <w:rFonts w:hint="eastAsia"/>
          <w:b/>
          <w:snapToGrid w:val="0"/>
          <w:sz w:val="30"/>
          <w:szCs w:val="28"/>
          <w:shd w:val="clear" w:color="auto" w:fill="FFFFFF"/>
        </w:rPr>
        <w:t>2.4</w:t>
      </w:r>
      <w:r>
        <w:rPr>
          <w:rFonts w:hint="eastAsia"/>
          <w:b/>
          <w:snapToGrid w:val="0"/>
          <w:sz w:val="30"/>
          <w:szCs w:val="28"/>
          <w:shd w:val="clear" w:color="auto" w:fill="FFFFFF"/>
        </w:rPr>
        <w:t>节</w:t>
      </w:r>
      <w:r>
        <w:rPr>
          <w:rFonts w:hint="eastAsia"/>
          <w:b/>
          <w:snapToGrid w:val="0"/>
          <w:sz w:val="30"/>
          <w:szCs w:val="28"/>
          <w:shd w:val="clear" w:color="auto" w:fill="FFFFFF"/>
        </w:rPr>
        <w:t xml:space="preserve"> </w:t>
      </w:r>
      <w:r>
        <w:rPr>
          <w:rFonts w:hint="eastAsia"/>
          <w:b/>
          <w:snapToGrid w:val="0"/>
          <w:sz w:val="30"/>
          <w:szCs w:val="28"/>
          <w:shd w:val="clear" w:color="auto" w:fill="FFFFFF"/>
        </w:rPr>
        <w:t>本章小结</w:t>
      </w:r>
      <w:bookmarkEnd w:id="104"/>
      <w:bookmarkEnd w:id="105"/>
    </w:p>
    <w:p w14:paraId="3654DFAC" w14:textId="77777777" w:rsidR="00546BC3" w:rsidRDefault="00546BC3">
      <w:pPr>
        <w:snapToGrid w:val="0"/>
        <w:spacing w:line="360" w:lineRule="auto"/>
        <w:ind w:firstLineChars="200" w:firstLine="480"/>
        <w:rPr>
          <w:snapToGrid w:val="0"/>
          <w:sz w:val="24"/>
        </w:rPr>
      </w:pPr>
      <w:r>
        <w:rPr>
          <w:rFonts w:ascii="宋体" w:hAnsi="宋体" w:cs="宋体" w:hint="eastAsia"/>
          <w:snapToGrid w:val="0"/>
          <w:sz w:val="24"/>
        </w:rPr>
        <w:t>本章重点介绍了系统采用的主要框架和关键技术。前端利用微信小程序及其原生框架，结合前端框架和</w:t>
      </w:r>
      <w:r>
        <w:rPr>
          <w:rFonts w:ascii="宋体" w:hAnsi="宋体" w:cs="宋体" w:hint="eastAsia"/>
          <w:snapToGrid w:val="0"/>
          <w:sz w:val="24"/>
        </w:rPr>
        <w:t>JavaScript</w:t>
      </w:r>
      <w:r>
        <w:rPr>
          <w:rFonts w:ascii="宋体" w:hAnsi="宋体" w:cs="宋体" w:hint="eastAsia"/>
          <w:snapToGrid w:val="0"/>
          <w:sz w:val="24"/>
        </w:rPr>
        <w:t>编程，确保了良好的用户体验；后端依托</w:t>
      </w:r>
      <w:r>
        <w:rPr>
          <w:rFonts w:ascii="宋体" w:hAnsi="宋体" w:cs="宋体" w:hint="eastAsia"/>
          <w:snapToGrid w:val="0"/>
          <w:sz w:val="24"/>
        </w:rPr>
        <w:t>Spring Boot</w:t>
      </w:r>
      <w:r>
        <w:rPr>
          <w:rFonts w:ascii="宋体" w:hAnsi="宋体" w:cs="宋体" w:hint="eastAsia"/>
          <w:snapToGrid w:val="0"/>
          <w:sz w:val="24"/>
        </w:rPr>
        <w:t>和</w:t>
      </w:r>
      <w:r>
        <w:rPr>
          <w:rFonts w:ascii="宋体" w:hAnsi="宋体" w:cs="宋体" w:hint="eastAsia"/>
          <w:snapToGrid w:val="0"/>
          <w:sz w:val="24"/>
        </w:rPr>
        <w:t>MyBatis</w:t>
      </w:r>
      <w:r>
        <w:rPr>
          <w:rFonts w:ascii="宋体" w:hAnsi="宋体" w:cs="宋体" w:hint="eastAsia"/>
          <w:snapToGrid w:val="0"/>
          <w:sz w:val="24"/>
        </w:rPr>
        <w:t>框架构建了稳定可靠的服务层，利用</w:t>
      </w:r>
      <w:r>
        <w:rPr>
          <w:rFonts w:ascii="宋体" w:hAnsi="宋体" w:cs="宋体" w:hint="eastAsia"/>
          <w:snapToGrid w:val="0"/>
          <w:sz w:val="24"/>
        </w:rPr>
        <w:t>MySQL</w:t>
      </w:r>
      <w:r>
        <w:rPr>
          <w:rFonts w:ascii="宋体" w:hAnsi="宋体" w:cs="宋体" w:hint="eastAsia"/>
          <w:snapToGrid w:val="0"/>
          <w:sz w:val="24"/>
        </w:rPr>
        <w:t>数据库实现高效的数据存储与查询</w:t>
      </w:r>
      <w:r>
        <w:rPr>
          <w:rFonts w:ascii="宋体" w:hAnsi="宋体" w:cs="宋体" w:hint="eastAsia"/>
          <w:snapToGrid w:val="0"/>
          <w:sz w:val="24"/>
        </w:rPr>
        <w:t>；</w:t>
      </w:r>
      <w:r>
        <w:rPr>
          <w:rFonts w:ascii="宋体" w:hAnsi="宋体" w:cs="宋体" w:hint="eastAsia"/>
          <w:snapToGrid w:val="0"/>
          <w:sz w:val="24"/>
        </w:rPr>
        <w:t>微信开发者工具贯穿整个开发流程，为系统的稳定运行和优质体验提供了有力保障。</w:t>
      </w:r>
    </w:p>
    <w:p w14:paraId="71158E91" w14:textId="77777777" w:rsidR="00546BC3" w:rsidRDefault="00546BC3">
      <w:pPr>
        <w:snapToGrid w:val="0"/>
        <w:spacing w:line="360" w:lineRule="auto"/>
        <w:jc w:val="center"/>
        <w:outlineLvl w:val="0"/>
        <w:rPr>
          <w:snapToGrid w:val="0"/>
          <w:szCs w:val="21"/>
        </w:rPr>
      </w:pPr>
      <w:r>
        <w:rPr>
          <w:rFonts w:hint="eastAsia"/>
          <w:b/>
          <w:snapToGrid w:val="0"/>
          <w:color w:val="000000"/>
          <w:sz w:val="30"/>
          <w:szCs w:val="30"/>
          <w:shd w:val="clear" w:color="auto" w:fill="FFFFFF"/>
        </w:rPr>
        <w:br w:type="page"/>
      </w:r>
      <w:bookmarkStart w:id="106" w:name="_Toc32587"/>
      <w:bookmarkStart w:id="107" w:name="_Toc12053"/>
      <w:bookmarkStart w:id="108" w:name="_Toc12252"/>
      <w:bookmarkStart w:id="109" w:name="_Toc24993"/>
      <w:bookmarkStart w:id="110" w:name="_Toc27210_WPSOffice_Level1"/>
      <w:bookmarkStart w:id="111" w:name="_Toc25164"/>
      <w:bookmarkStart w:id="112" w:name="_Toc29693"/>
      <w:r>
        <w:rPr>
          <w:rFonts w:hint="eastAsia"/>
          <w:b/>
          <w:snapToGrid w:val="0"/>
          <w:color w:val="000000"/>
          <w:sz w:val="30"/>
          <w:szCs w:val="30"/>
          <w:shd w:val="clear" w:color="auto" w:fill="FFFFFF"/>
        </w:rPr>
        <w:t>第</w:t>
      </w:r>
      <w:r>
        <w:rPr>
          <w:rFonts w:hint="eastAsia"/>
          <w:b/>
          <w:snapToGrid w:val="0"/>
          <w:color w:val="000000"/>
          <w:sz w:val="30"/>
          <w:szCs w:val="30"/>
          <w:shd w:val="clear" w:color="auto" w:fill="FFFFFF"/>
        </w:rPr>
        <w:t>3</w:t>
      </w:r>
      <w:r>
        <w:rPr>
          <w:rFonts w:hint="eastAsia"/>
          <w:b/>
          <w:snapToGrid w:val="0"/>
          <w:color w:val="000000"/>
          <w:sz w:val="30"/>
          <w:szCs w:val="30"/>
          <w:shd w:val="clear" w:color="auto" w:fill="FFFFFF"/>
        </w:rPr>
        <w:t>章</w:t>
      </w:r>
      <w:r>
        <w:rPr>
          <w:rFonts w:hint="eastAsia"/>
          <w:b/>
          <w:snapToGrid w:val="0"/>
          <w:color w:val="000000"/>
          <w:sz w:val="30"/>
          <w:szCs w:val="30"/>
          <w:shd w:val="clear" w:color="auto" w:fill="FFFFFF"/>
        </w:rPr>
        <w:t xml:space="preserve"> </w:t>
      </w:r>
      <w:bookmarkEnd w:id="106"/>
      <w:bookmarkEnd w:id="107"/>
      <w:bookmarkEnd w:id="108"/>
      <w:bookmarkEnd w:id="109"/>
      <w:bookmarkEnd w:id="110"/>
      <w:r>
        <w:rPr>
          <w:rFonts w:hint="eastAsia"/>
          <w:b/>
          <w:snapToGrid w:val="0"/>
          <w:color w:val="000000"/>
          <w:sz w:val="30"/>
          <w:szCs w:val="30"/>
          <w:shd w:val="clear" w:color="auto" w:fill="FFFFFF"/>
        </w:rPr>
        <w:t>系统需求分析</w:t>
      </w:r>
      <w:bookmarkEnd w:id="111"/>
      <w:bookmarkEnd w:id="112"/>
    </w:p>
    <w:p w14:paraId="630B3CA5" w14:textId="77777777" w:rsidR="00546BC3" w:rsidRDefault="00546BC3">
      <w:pPr>
        <w:pStyle w:val="aff6"/>
        <w:spacing w:before="326" w:after="326" w:line="360" w:lineRule="auto"/>
      </w:pPr>
      <w:bookmarkStart w:id="113" w:name="_Toc133521794"/>
      <w:bookmarkStart w:id="114" w:name="_Toc133422773"/>
      <w:bookmarkStart w:id="115" w:name="_Toc132472680"/>
      <w:bookmarkStart w:id="116" w:name="_Toc132559226"/>
      <w:bookmarkStart w:id="117" w:name="_Toc15213"/>
      <w:bookmarkStart w:id="118" w:name="_Toc8567"/>
      <w:bookmarkStart w:id="119" w:name="_Toc134894143"/>
      <w:bookmarkStart w:id="120" w:name="_Toc133521425"/>
      <w:bookmarkStart w:id="121" w:name="_Toc132472624"/>
      <w:bookmarkStart w:id="122" w:name="_Toc132473515"/>
      <w:r>
        <w:rPr>
          <w:rFonts w:ascii="Times New Roman" w:hAnsi="Times New Roman" w:hint="eastAsia"/>
        </w:rPr>
        <w:t>第</w:t>
      </w:r>
      <w:r>
        <w:rPr>
          <w:rFonts w:ascii="Times New Roman" w:hAnsi="Times New Roman" w:hint="eastAsia"/>
        </w:rPr>
        <w:t>3</w:t>
      </w:r>
      <w:r>
        <w:rPr>
          <w:rFonts w:ascii="Times New Roman" w:hAnsi="Times New Roman"/>
        </w:rPr>
        <w:t>.1</w:t>
      </w:r>
      <w:r>
        <w:rPr>
          <w:rFonts w:ascii="Times New Roman" w:hAnsi="Times New Roman" w:hint="eastAsia"/>
        </w:rPr>
        <w:t>节</w:t>
      </w:r>
      <w:r>
        <w:rPr>
          <w:rFonts w:ascii="Times New Roman" w:hAnsi="Times New Roman" w:hint="eastAsia"/>
        </w:rPr>
        <w:t xml:space="preserve"> </w:t>
      </w:r>
      <w:r>
        <w:rPr>
          <w:rFonts w:ascii="Times New Roman" w:hAnsi="Times New Roman" w:hint="eastAsia"/>
        </w:rPr>
        <w:t>系统可行性分析</w:t>
      </w:r>
      <w:bookmarkEnd w:id="121"/>
      <w:bookmarkEnd w:id="120"/>
      <w:bookmarkEnd w:id="119"/>
      <w:bookmarkEnd w:id="118"/>
      <w:bookmarkEnd w:id="117"/>
      <w:bookmarkEnd w:id="122"/>
      <w:bookmarkEnd w:id="113"/>
      <w:bookmarkEnd w:id="114"/>
      <w:bookmarkEnd w:id="115"/>
      <w:bookmarkEnd w:id="116"/>
    </w:p>
    <w:p w14:paraId="41227C67" w14:textId="77777777" w:rsidR="00546BC3" w:rsidRDefault="00546BC3">
      <w:pPr>
        <w:snapToGrid w:val="0"/>
        <w:spacing w:line="360" w:lineRule="auto"/>
        <w:ind w:firstLineChars="200" w:firstLine="480"/>
        <w:rPr>
          <w:rFonts w:ascii="宋体" w:hAnsi="宋体" w:cs="宋体"/>
          <w:snapToGrid w:val="0"/>
          <w:sz w:val="24"/>
        </w:rPr>
      </w:pPr>
      <w:r>
        <w:rPr>
          <w:rFonts w:ascii="宋体" w:hAnsi="宋体" w:cs="宋体" w:hint="eastAsia"/>
          <w:snapToGrid w:val="0"/>
          <w:sz w:val="24"/>
        </w:rPr>
        <w:t>在进行系统设计和开发之前，对其进行可行性分析是至关重要的。可行性分析不仅能够帮助我们全面评估系统的技术实现难度、经济成本效益以及社会影响等因素，还能为后续的系统设计和开发提供重要的决策依据。因此，本小节将重点介绍技术可行性、经济可行性以及操作可行性。</w:t>
      </w:r>
    </w:p>
    <w:p w14:paraId="630B5BEC" w14:textId="77777777" w:rsidR="00546BC3" w:rsidRDefault="00546BC3">
      <w:pPr>
        <w:snapToGrid w:val="0"/>
        <w:spacing w:beforeLines="100" w:before="326" w:afterLines="100" w:after="326" w:line="360" w:lineRule="auto"/>
        <w:outlineLvl w:val="2"/>
        <w:rPr>
          <w:b/>
          <w:snapToGrid w:val="0"/>
          <w:sz w:val="24"/>
          <w:shd w:val="clear" w:color="auto" w:fill="FFFFFF"/>
        </w:rPr>
      </w:pPr>
      <w:bookmarkStart w:id="123" w:name="_Toc15480"/>
      <w:bookmarkStart w:id="124" w:name="_Toc23180"/>
      <w:r>
        <w:rPr>
          <w:rFonts w:hint="eastAsia"/>
          <w:b/>
          <w:snapToGrid w:val="0"/>
          <w:sz w:val="24"/>
          <w:shd w:val="clear" w:color="auto" w:fill="FFFFFF"/>
        </w:rPr>
        <w:t>3.1.1</w:t>
      </w:r>
      <w:r>
        <w:rPr>
          <w:rFonts w:hint="eastAsia"/>
          <w:b/>
          <w:snapToGrid w:val="0"/>
          <w:sz w:val="24"/>
          <w:shd w:val="clear" w:color="auto" w:fill="FFFFFF"/>
        </w:rPr>
        <w:t>技术可行性</w:t>
      </w:r>
      <w:bookmarkEnd w:id="124"/>
      <w:bookmarkEnd w:id="123"/>
    </w:p>
    <w:p w14:paraId="45D26B23" w14:textId="77777777" w:rsidR="00546BC3" w:rsidRDefault="00546BC3">
      <w:pPr>
        <w:pStyle w:val="aff7"/>
        <w:spacing w:beforeLines="0" w:before="0" w:afterLines="0" w:after="0" w:line="360" w:lineRule="auto"/>
        <w:ind w:firstLineChars="200" w:firstLine="480"/>
        <w:outlineLvl w:val="9"/>
        <w:rPr>
          <w:rFonts w:ascii="Times New Roman" w:hAnsi="Times New Roman"/>
          <w:b w:val="0"/>
          <w:snapToGrid w:val="0"/>
          <w:sz w:val="24"/>
          <w:szCs w:val="21"/>
        </w:rPr>
      </w:pPr>
      <w:bookmarkStart w:id="125" w:name="_Toc7188"/>
      <w:bookmarkStart w:id="126" w:name="_Toc25471"/>
      <w:bookmarkStart w:id="127" w:name="_Toc13360"/>
      <w:r>
        <w:rPr>
          <w:rFonts w:ascii="Times New Roman" w:hAnsi="Times New Roman" w:hint="eastAsia"/>
          <w:b w:val="0"/>
          <w:snapToGrid w:val="0"/>
          <w:sz w:val="24"/>
          <w:szCs w:val="21"/>
        </w:rPr>
        <w:t>使用微信开发者工</w:t>
      </w:r>
      <w:r>
        <w:rPr>
          <w:rFonts w:ascii="Times New Roman" w:hAnsi="Times New Roman" w:hint="eastAsia"/>
          <w:b w:val="0"/>
          <w:snapToGrid w:val="0"/>
          <w:sz w:val="24"/>
          <w:szCs w:val="24"/>
        </w:rPr>
        <w:t>具、</w:t>
      </w:r>
      <w:r>
        <w:rPr>
          <w:rFonts w:ascii="Times New Roman" w:hAnsi="Times New Roman" w:hint="eastAsia"/>
          <w:b w:val="0"/>
          <w:snapToGrid w:val="0"/>
          <w:sz w:val="24"/>
          <w:szCs w:val="24"/>
        </w:rPr>
        <w:t>IDEA</w:t>
      </w:r>
      <w:r>
        <w:rPr>
          <w:rFonts w:ascii="Times New Roman" w:hAnsi="Times New Roman" w:hint="eastAsia"/>
          <w:b w:val="0"/>
          <w:snapToGrid w:val="0"/>
          <w:sz w:val="24"/>
          <w:szCs w:val="24"/>
        </w:rPr>
        <w:t>、</w:t>
      </w:r>
      <w:r>
        <w:rPr>
          <w:rFonts w:ascii="Times New Roman" w:hAnsi="Times New Roman" w:hint="eastAsia"/>
          <w:b w:val="0"/>
          <w:snapToGrid w:val="0"/>
          <w:sz w:val="24"/>
          <w:szCs w:val="24"/>
        </w:rPr>
        <w:t>Spring Boot</w:t>
      </w:r>
      <w:r>
        <w:rPr>
          <w:rFonts w:ascii="Times New Roman" w:hAnsi="Times New Roman" w:hint="eastAsia"/>
          <w:b w:val="0"/>
          <w:snapToGrid w:val="0"/>
          <w:sz w:val="24"/>
          <w:szCs w:val="24"/>
        </w:rPr>
        <w:t>框架和</w:t>
      </w:r>
      <w:r>
        <w:rPr>
          <w:rFonts w:ascii="Times New Roman" w:hAnsi="Times New Roman" w:hint="eastAsia"/>
          <w:b w:val="0"/>
          <w:snapToGrid w:val="0"/>
          <w:sz w:val="24"/>
          <w:szCs w:val="24"/>
        </w:rPr>
        <w:t>MySQL</w:t>
      </w:r>
      <w:r>
        <w:rPr>
          <w:rFonts w:ascii="Times New Roman" w:hAnsi="Times New Roman" w:hint="eastAsia"/>
          <w:b w:val="0"/>
          <w:snapToGrid w:val="0"/>
          <w:sz w:val="24"/>
          <w:szCs w:val="24"/>
        </w:rPr>
        <w:t>数据库开发微信小程序，从技术角度看是可行的。这</w:t>
      </w:r>
      <w:r>
        <w:rPr>
          <w:rFonts w:ascii="Times New Roman" w:hAnsi="Times New Roman" w:hint="eastAsia"/>
          <w:b w:val="0"/>
          <w:snapToGrid w:val="0"/>
          <w:sz w:val="24"/>
          <w:szCs w:val="21"/>
        </w:rPr>
        <w:t>些工具和技术在业界应用广泛，性能稳定，能够确保小程序的开发效率和质量。同时，它们提供了丰富的功能和良好的开发体验，使开发者能够专注于业务逻辑的实现，降低了技术实现的难度。</w:t>
      </w:r>
      <w:bookmarkEnd w:id="125"/>
      <w:bookmarkEnd w:id="126"/>
      <w:bookmarkEnd w:id="127"/>
    </w:p>
    <w:p w14:paraId="346507F7" w14:textId="77777777" w:rsidR="00546BC3" w:rsidRDefault="00546BC3">
      <w:pPr>
        <w:snapToGrid w:val="0"/>
        <w:spacing w:beforeLines="100" w:before="326" w:afterLines="100" w:after="326" w:line="360" w:lineRule="auto"/>
        <w:outlineLvl w:val="2"/>
        <w:rPr>
          <w:b/>
          <w:snapToGrid w:val="0"/>
          <w:sz w:val="24"/>
          <w:shd w:val="clear" w:color="auto" w:fill="FFFFFF"/>
        </w:rPr>
      </w:pPr>
      <w:bookmarkStart w:id="128" w:name="_Toc31813"/>
      <w:bookmarkStart w:id="129" w:name="_Toc16800"/>
      <w:r>
        <w:rPr>
          <w:rFonts w:hint="eastAsia"/>
          <w:b/>
          <w:snapToGrid w:val="0"/>
          <w:sz w:val="24"/>
          <w:shd w:val="clear" w:color="auto" w:fill="FFFFFF"/>
        </w:rPr>
        <w:t>3.1.2</w:t>
      </w:r>
      <w:r>
        <w:rPr>
          <w:rFonts w:hint="eastAsia"/>
          <w:b/>
          <w:snapToGrid w:val="0"/>
          <w:sz w:val="24"/>
          <w:shd w:val="clear" w:color="auto" w:fill="FFFFFF"/>
        </w:rPr>
        <w:t>经济可行性</w:t>
      </w:r>
      <w:bookmarkEnd w:id="129"/>
      <w:bookmarkEnd w:id="128"/>
    </w:p>
    <w:p w14:paraId="22EF57F0" w14:textId="77777777" w:rsidR="00546BC3" w:rsidRDefault="00546BC3">
      <w:pPr>
        <w:pStyle w:val="aff7"/>
        <w:spacing w:beforeLines="0" w:before="0" w:afterLines="0" w:after="0" w:line="360" w:lineRule="auto"/>
        <w:ind w:firstLineChars="200" w:firstLine="480"/>
        <w:outlineLvl w:val="9"/>
        <w:rPr>
          <w:rFonts w:ascii="Times New Roman" w:hAnsi="Times New Roman"/>
        </w:rPr>
      </w:pPr>
      <w:bookmarkStart w:id="130" w:name="_Toc26513"/>
      <w:bookmarkStart w:id="131" w:name="_Toc14838"/>
      <w:bookmarkStart w:id="132" w:name="_Toc30859"/>
      <w:r>
        <w:rPr>
          <w:rFonts w:ascii="Times New Roman" w:hAnsi="Times New Roman" w:hint="eastAsia"/>
          <w:b w:val="0"/>
          <w:snapToGrid w:val="0"/>
          <w:sz w:val="24"/>
          <w:szCs w:val="21"/>
        </w:rPr>
        <w:t>从经济角度看，</w:t>
      </w:r>
      <w:r>
        <w:rPr>
          <w:rFonts w:ascii="Times New Roman" w:hAnsi="Times New Roman" w:hint="eastAsia"/>
          <w:b w:val="0"/>
          <w:snapToGrid w:val="0"/>
          <w:sz w:val="24"/>
          <w:szCs w:val="21"/>
        </w:rPr>
        <w:t>Spring Boot</w:t>
      </w:r>
      <w:r>
        <w:rPr>
          <w:rFonts w:ascii="Times New Roman" w:hAnsi="Times New Roman" w:hint="eastAsia"/>
          <w:b w:val="0"/>
          <w:snapToGrid w:val="0"/>
          <w:sz w:val="24"/>
          <w:szCs w:val="21"/>
        </w:rPr>
        <w:t>和</w:t>
      </w:r>
      <w:r>
        <w:rPr>
          <w:rFonts w:ascii="Times New Roman" w:hAnsi="Times New Roman" w:hint="eastAsia"/>
          <w:b w:val="0"/>
          <w:snapToGrid w:val="0"/>
          <w:sz w:val="24"/>
          <w:szCs w:val="21"/>
        </w:rPr>
        <w:t>MySQL</w:t>
      </w:r>
      <w:r>
        <w:rPr>
          <w:rFonts w:ascii="Times New Roman" w:hAnsi="Times New Roman" w:hint="eastAsia"/>
          <w:b w:val="0"/>
          <w:snapToGrid w:val="0"/>
          <w:sz w:val="24"/>
          <w:szCs w:val="21"/>
        </w:rPr>
        <w:t>的开源特性降低了开发成本，而微信开发者工具和</w:t>
      </w:r>
      <w:r>
        <w:rPr>
          <w:rFonts w:ascii="Times New Roman" w:hAnsi="Times New Roman" w:hint="eastAsia"/>
          <w:b w:val="0"/>
          <w:snapToGrid w:val="0"/>
          <w:sz w:val="24"/>
          <w:szCs w:val="21"/>
        </w:rPr>
        <w:t>IDEA</w:t>
      </w:r>
      <w:r>
        <w:rPr>
          <w:rFonts w:ascii="Times New Roman" w:hAnsi="Times New Roman" w:hint="eastAsia"/>
          <w:b w:val="0"/>
          <w:snapToGrid w:val="0"/>
          <w:sz w:val="24"/>
          <w:szCs w:val="21"/>
        </w:rPr>
        <w:t>的免费版已经能够满足基本开发需求。此外，该微信小程序具有广阔的市场前景和盈利潜力，通过合理的商业模式和运营策略，可以实现良好的经济回报。</w:t>
      </w:r>
      <w:bookmarkEnd w:id="130"/>
      <w:bookmarkEnd w:id="131"/>
      <w:bookmarkEnd w:id="132"/>
    </w:p>
    <w:p w14:paraId="530D576C" w14:textId="77777777" w:rsidR="00546BC3" w:rsidRDefault="00546BC3">
      <w:pPr>
        <w:pStyle w:val="aff7"/>
        <w:spacing w:before="326" w:after="326" w:line="360" w:lineRule="auto"/>
        <w:rPr>
          <w:rFonts w:ascii="Times New Roman" w:hAnsi="Times New Roman"/>
          <w:snapToGrid w:val="0"/>
          <w:sz w:val="24"/>
          <w:szCs w:val="24"/>
          <w:shd w:val="clear" w:color="auto" w:fill="FFFFFF"/>
        </w:rPr>
      </w:pPr>
      <w:bookmarkStart w:id="133" w:name="_Toc16457"/>
      <w:bookmarkStart w:id="134" w:name="_Toc16144"/>
      <w:r>
        <w:rPr>
          <w:rFonts w:ascii="Times New Roman" w:hAnsi="Times New Roman" w:hint="eastAsia"/>
          <w:snapToGrid w:val="0"/>
          <w:sz w:val="24"/>
          <w:szCs w:val="24"/>
          <w:shd w:val="clear" w:color="auto" w:fill="FFFFFF"/>
        </w:rPr>
        <w:t>3.1.3</w:t>
      </w:r>
      <w:r>
        <w:rPr>
          <w:rFonts w:ascii="Times New Roman" w:hAnsi="Times New Roman" w:hint="eastAsia"/>
          <w:snapToGrid w:val="0"/>
          <w:sz w:val="24"/>
          <w:szCs w:val="24"/>
          <w:shd w:val="clear" w:color="auto" w:fill="FFFFFF"/>
        </w:rPr>
        <w:t>操作可行性</w:t>
      </w:r>
      <w:bookmarkEnd w:id="133"/>
      <w:bookmarkEnd w:id="134"/>
    </w:p>
    <w:p w14:paraId="41DF9DC8" w14:textId="77777777" w:rsidR="00546BC3" w:rsidRDefault="00546BC3">
      <w:pPr>
        <w:pStyle w:val="aff7"/>
        <w:spacing w:beforeLines="0" w:before="0" w:afterLines="0" w:after="0" w:line="360" w:lineRule="auto"/>
        <w:ind w:firstLineChars="200" w:firstLine="480"/>
        <w:outlineLvl w:val="9"/>
      </w:pPr>
      <w:bookmarkStart w:id="135" w:name="_Toc22157"/>
      <w:bookmarkStart w:id="136" w:name="_Toc19488"/>
      <w:bookmarkStart w:id="137" w:name="_Toc11154"/>
      <w:r>
        <w:rPr>
          <w:rFonts w:ascii="Times New Roman" w:hAnsi="Times New Roman" w:hint="eastAsia"/>
          <w:b w:val="0"/>
          <w:snapToGrid w:val="0"/>
          <w:sz w:val="24"/>
          <w:szCs w:val="21"/>
        </w:rPr>
        <w:t>在操作层面，开发本系统所使用的工具和技术提供了直观的用户界面和友好的操作体验，界面设计简洁明了，操作流程简化，提供清晰的指示和反馈，确保开发者和用户能够轻松上手并流畅使用。同时，它们也保证了系统的稳定性和可靠性，降低了维护和管理的难度。</w:t>
      </w:r>
      <w:bookmarkEnd w:id="136"/>
      <w:bookmarkEnd w:id="137"/>
      <w:bookmarkEnd w:id="135"/>
    </w:p>
    <w:p w14:paraId="3AB4C970" w14:textId="77777777" w:rsidR="00546BC3" w:rsidRDefault="00546BC3">
      <w:pPr>
        <w:pStyle w:val="aff7"/>
        <w:spacing w:beforeLines="0" w:before="0" w:afterLines="0" w:after="0" w:line="360" w:lineRule="auto"/>
        <w:ind w:firstLineChars="200" w:firstLine="422"/>
        <w:outlineLvl w:val="9"/>
      </w:pPr>
    </w:p>
    <w:p w14:paraId="44A0A7FA" w14:textId="77777777" w:rsidR="00546BC3" w:rsidRDefault="00546BC3">
      <w:pPr>
        <w:pStyle w:val="aff6"/>
        <w:spacing w:before="326" w:after="326" w:line="360" w:lineRule="auto"/>
        <w:rPr>
          <w:snapToGrid w:val="0"/>
          <w:szCs w:val="21"/>
        </w:rPr>
      </w:pPr>
      <w:bookmarkStart w:id="138" w:name="_Toc31132"/>
      <w:bookmarkStart w:id="139" w:name="_Toc134894144"/>
      <w:bookmarkStart w:id="140" w:name="_Toc133521426"/>
      <w:bookmarkStart w:id="141" w:name="_Toc133521795"/>
      <w:bookmarkStart w:id="142" w:name="_Toc132559227"/>
      <w:bookmarkStart w:id="143" w:name="_Toc133422774"/>
      <w:bookmarkStart w:id="144" w:name="_Toc23493"/>
      <w:r>
        <w:rPr>
          <w:rFonts w:ascii="Times New Roman" w:hAnsi="Times New Roman" w:hint="eastAsia"/>
        </w:rPr>
        <w:t>第</w:t>
      </w:r>
      <w:r>
        <w:rPr>
          <w:rFonts w:ascii="Times New Roman" w:hAnsi="Times New Roman" w:hint="eastAsia"/>
        </w:rPr>
        <w:t>3</w:t>
      </w:r>
      <w:r>
        <w:rPr>
          <w:rFonts w:ascii="Times New Roman" w:hAnsi="Times New Roman"/>
        </w:rPr>
        <w:t>.2</w:t>
      </w:r>
      <w:r>
        <w:rPr>
          <w:rFonts w:ascii="Times New Roman" w:hAnsi="Times New Roman" w:hint="eastAsia"/>
        </w:rPr>
        <w:t>节</w:t>
      </w:r>
      <w:r>
        <w:rPr>
          <w:rFonts w:ascii="Times New Roman" w:hAnsi="Times New Roman" w:hint="eastAsia"/>
        </w:rPr>
        <w:t xml:space="preserve"> </w:t>
      </w:r>
      <w:r>
        <w:rPr>
          <w:rFonts w:ascii="Times New Roman" w:hAnsi="Times New Roman" w:hint="eastAsia"/>
        </w:rPr>
        <w:t>系统需求概述</w:t>
      </w:r>
      <w:bookmarkEnd w:id="138"/>
      <w:bookmarkEnd w:id="144"/>
      <w:bookmarkEnd w:id="139"/>
      <w:bookmarkEnd w:id="140"/>
      <w:bookmarkEnd w:id="141"/>
      <w:bookmarkEnd w:id="143"/>
      <w:bookmarkEnd w:id="142"/>
    </w:p>
    <w:p w14:paraId="6258F6F0" w14:textId="77777777" w:rsidR="00546BC3" w:rsidRDefault="00546BC3">
      <w:pPr>
        <w:snapToGrid w:val="0"/>
        <w:spacing w:line="360" w:lineRule="auto"/>
        <w:ind w:firstLineChars="200" w:firstLine="480"/>
        <w:rPr>
          <w:snapToGrid w:val="0"/>
          <w:sz w:val="24"/>
          <w:szCs w:val="21"/>
        </w:rPr>
      </w:pPr>
      <w:r>
        <w:rPr>
          <w:rFonts w:hint="eastAsia"/>
          <w:snapToGrid w:val="0"/>
          <w:sz w:val="24"/>
          <w:szCs w:val="21"/>
        </w:rPr>
        <w:t>通过对市场上同类型小程序的调研与分析，我发现尽管小程序在农产品销售领域的应用已较为广泛，但针对特定区域的助农小程序仍存在一定的发展空间。尤其是在提升用户体验、优化功能布局、加强品牌宣传等方面，有着较大的改进和提升空间。因此，我设计了一款针对苏州东西山地区的助农微信小程序。该小程序将充分利用微信小程序的优势，结合苏州东西山的地域特色和产品特点，为当地农户和消费者提供一个高效、便捷的农产品销售和推广平台。</w:t>
      </w:r>
    </w:p>
    <w:p w14:paraId="0A063C38" w14:textId="77777777" w:rsidR="00546BC3" w:rsidRDefault="00546BC3">
      <w:pPr>
        <w:pStyle w:val="aff6"/>
        <w:spacing w:before="326" w:after="326" w:line="360" w:lineRule="auto"/>
        <w:rPr>
          <w:rFonts w:ascii="Times New Roman" w:hAnsi="Times New Roman"/>
        </w:rPr>
      </w:pPr>
      <w:bookmarkStart w:id="145" w:name="_Toc15943"/>
      <w:bookmarkStart w:id="146" w:name="_Toc32698"/>
      <w:r>
        <w:rPr>
          <w:rFonts w:ascii="Times New Roman" w:hAnsi="Times New Roman" w:hint="eastAsia"/>
        </w:rPr>
        <w:t>第</w:t>
      </w:r>
      <w:r>
        <w:rPr>
          <w:rFonts w:ascii="Times New Roman" w:hAnsi="Times New Roman" w:hint="eastAsia"/>
        </w:rPr>
        <w:t>3.3</w:t>
      </w:r>
      <w:r>
        <w:rPr>
          <w:rFonts w:ascii="Times New Roman" w:hAnsi="Times New Roman" w:hint="eastAsia"/>
        </w:rPr>
        <w:t>节</w:t>
      </w:r>
      <w:r>
        <w:rPr>
          <w:rFonts w:ascii="Times New Roman" w:hAnsi="Times New Roman" w:hint="eastAsia"/>
        </w:rPr>
        <w:t xml:space="preserve"> </w:t>
      </w:r>
      <w:r>
        <w:rPr>
          <w:rFonts w:ascii="Times New Roman" w:hAnsi="Times New Roman" w:hint="eastAsia"/>
        </w:rPr>
        <w:t>功能性需求分析</w:t>
      </w:r>
      <w:bookmarkEnd w:id="145"/>
      <w:bookmarkEnd w:id="146"/>
    </w:p>
    <w:p w14:paraId="2C40DA74" w14:textId="77777777" w:rsidR="00546BC3" w:rsidRDefault="00546BC3">
      <w:pPr>
        <w:snapToGrid w:val="0"/>
        <w:spacing w:line="360" w:lineRule="auto"/>
        <w:ind w:firstLineChars="200" w:firstLine="480"/>
        <w:rPr>
          <w:snapToGrid w:val="0"/>
          <w:sz w:val="24"/>
          <w:szCs w:val="21"/>
        </w:rPr>
      </w:pPr>
      <w:r>
        <w:rPr>
          <w:rFonts w:hint="eastAsia"/>
          <w:snapToGrid w:val="0"/>
          <w:sz w:val="24"/>
          <w:szCs w:val="21"/>
        </w:rPr>
        <w:t>经过对同类型助农微信小程序的深入研究，分析出系统应该具备的基本功能，现将对本系统的基本功能进行逐一阐述。</w:t>
      </w:r>
    </w:p>
    <w:p w14:paraId="4F097120" w14:textId="77777777" w:rsidR="00546BC3" w:rsidRDefault="00546BC3">
      <w:pPr>
        <w:numPr>
          <w:ilvl w:val="0"/>
          <w:numId w:val="2"/>
        </w:numPr>
        <w:snapToGrid w:val="0"/>
        <w:spacing w:line="360" w:lineRule="auto"/>
        <w:ind w:firstLineChars="200" w:firstLine="480"/>
        <w:rPr>
          <w:snapToGrid w:val="0"/>
          <w:sz w:val="24"/>
          <w:szCs w:val="21"/>
        </w:rPr>
      </w:pPr>
      <w:r>
        <w:rPr>
          <w:rFonts w:hint="eastAsia"/>
          <w:snapToGrid w:val="0"/>
          <w:sz w:val="24"/>
          <w:szCs w:val="21"/>
        </w:rPr>
        <w:t>微信授权登录：用户在进行购买或查看个人信息时，系统引导用户进行微信授权登录，获取必要的用户信息。</w:t>
      </w:r>
    </w:p>
    <w:p w14:paraId="3845C26D" w14:textId="77777777" w:rsidR="00546BC3" w:rsidRDefault="00546BC3">
      <w:pPr>
        <w:numPr>
          <w:ilvl w:val="0"/>
          <w:numId w:val="2"/>
        </w:numPr>
        <w:snapToGrid w:val="0"/>
        <w:spacing w:line="360" w:lineRule="auto"/>
        <w:ind w:firstLineChars="200" w:firstLine="480"/>
        <w:rPr>
          <w:snapToGrid w:val="0"/>
          <w:sz w:val="24"/>
          <w:szCs w:val="21"/>
        </w:rPr>
      </w:pPr>
      <w:r>
        <w:rPr>
          <w:rFonts w:hint="eastAsia"/>
          <w:snapToGrid w:val="0"/>
          <w:sz w:val="24"/>
          <w:szCs w:val="21"/>
        </w:rPr>
        <w:t>农产品展示：小程序展示苏州东西山地区的优质农产品，包括详细信息如图片、价格、产地、规格等，方便用户选择。</w:t>
      </w:r>
    </w:p>
    <w:p w14:paraId="6740955B" w14:textId="77777777" w:rsidR="00546BC3" w:rsidRDefault="00546BC3">
      <w:pPr>
        <w:numPr>
          <w:ilvl w:val="0"/>
          <w:numId w:val="2"/>
        </w:numPr>
        <w:snapToGrid w:val="0"/>
        <w:spacing w:line="360" w:lineRule="auto"/>
        <w:ind w:firstLineChars="200" w:firstLine="480"/>
        <w:rPr>
          <w:snapToGrid w:val="0"/>
          <w:sz w:val="24"/>
          <w:szCs w:val="21"/>
        </w:rPr>
      </w:pPr>
      <w:r>
        <w:rPr>
          <w:rFonts w:hint="eastAsia"/>
          <w:snapToGrid w:val="0"/>
          <w:sz w:val="24"/>
          <w:szCs w:val="21"/>
        </w:rPr>
        <w:t>购物车功能：用户可以将心仪的农产品加入购物车，进行数量调整和全选操作，快速结算并完成支付，支付完成后购物车自动清空。</w:t>
      </w:r>
    </w:p>
    <w:p w14:paraId="33AEA205" w14:textId="77777777" w:rsidR="00546BC3" w:rsidRDefault="00546BC3">
      <w:pPr>
        <w:numPr>
          <w:ilvl w:val="0"/>
          <w:numId w:val="2"/>
        </w:numPr>
        <w:snapToGrid w:val="0"/>
        <w:spacing w:line="360" w:lineRule="auto"/>
        <w:ind w:firstLineChars="200" w:firstLine="480"/>
        <w:rPr>
          <w:snapToGrid w:val="0"/>
          <w:sz w:val="24"/>
          <w:szCs w:val="21"/>
        </w:rPr>
      </w:pPr>
      <w:r>
        <w:rPr>
          <w:rFonts w:hint="eastAsia"/>
          <w:snapToGrid w:val="0"/>
          <w:sz w:val="24"/>
          <w:szCs w:val="21"/>
        </w:rPr>
        <w:t>订单管理：用户在下单后可以在小程序内我的</w:t>
      </w:r>
      <w:r>
        <w:rPr>
          <w:rFonts w:hint="eastAsia"/>
          <w:snapToGrid w:val="0"/>
          <w:sz w:val="24"/>
          <w:szCs w:val="21"/>
        </w:rPr>
        <w:t>-</w:t>
      </w:r>
      <w:r>
        <w:rPr>
          <w:rFonts w:hint="eastAsia"/>
          <w:snapToGrid w:val="0"/>
          <w:sz w:val="24"/>
          <w:szCs w:val="21"/>
        </w:rPr>
        <w:t>我的订单模块查看订单状态。</w:t>
      </w:r>
    </w:p>
    <w:p w14:paraId="4D8A6B1D" w14:textId="77777777" w:rsidR="00546BC3" w:rsidRDefault="00546BC3">
      <w:pPr>
        <w:numPr>
          <w:ilvl w:val="0"/>
          <w:numId w:val="2"/>
        </w:numPr>
        <w:snapToGrid w:val="0"/>
        <w:spacing w:line="360" w:lineRule="auto"/>
        <w:ind w:firstLineChars="200" w:firstLine="480"/>
        <w:rPr>
          <w:snapToGrid w:val="0"/>
          <w:sz w:val="24"/>
          <w:szCs w:val="21"/>
        </w:rPr>
      </w:pPr>
      <w:r>
        <w:rPr>
          <w:rFonts w:hint="eastAsia"/>
          <w:snapToGrid w:val="0"/>
          <w:sz w:val="24"/>
          <w:szCs w:val="21"/>
        </w:rPr>
        <w:t>商城搜索：用户在搜索栏输入农产品名称后，系统展示与关键词匹配的农产品，用户点击可快速跳转至详情页面获取更多信息。</w:t>
      </w:r>
    </w:p>
    <w:p w14:paraId="523C1472" w14:textId="77777777" w:rsidR="00546BC3" w:rsidRDefault="00546BC3">
      <w:pPr>
        <w:numPr>
          <w:ilvl w:val="0"/>
          <w:numId w:val="2"/>
        </w:numPr>
        <w:snapToGrid w:val="0"/>
        <w:spacing w:line="360" w:lineRule="auto"/>
        <w:ind w:firstLineChars="200" w:firstLine="480"/>
        <w:rPr>
          <w:snapToGrid w:val="0"/>
          <w:sz w:val="24"/>
          <w:szCs w:val="21"/>
        </w:rPr>
      </w:pPr>
      <w:r>
        <w:rPr>
          <w:rFonts w:hint="eastAsia"/>
          <w:snapToGrid w:val="0"/>
          <w:sz w:val="24"/>
          <w:szCs w:val="21"/>
        </w:rPr>
        <w:t>农产品认养：提供从产品展示到购买支付、订单生成及生长反馈的一站式体验，确保流程透明便捷，满足用户对健康、安全农产品的需求。</w:t>
      </w:r>
    </w:p>
    <w:p w14:paraId="65E93C3E" w14:textId="77777777" w:rsidR="00546BC3" w:rsidRDefault="00546BC3">
      <w:pPr>
        <w:snapToGrid w:val="0"/>
        <w:spacing w:beforeLines="100" w:before="326" w:afterLines="100" w:after="326" w:line="360" w:lineRule="auto"/>
        <w:rPr>
          <w:rFonts w:cs="宋体" w:hint="eastAsia"/>
          <w:b/>
          <w:sz w:val="30"/>
          <w:szCs w:val="28"/>
        </w:rPr>
      </w:pPr>
      <w:bookmarkStart w:id="147" w:name="_Toc31968"/>
      <w:bookmarkStart w:id="148" w:name="_Toc156"/>
    </w:p>
    <w:p w14:paraId="3FB906C4" w14:textId="77777777" w:rsidR="00546BC3" w:rsidRDefault="00546BC3">
      <w:pPr>
        <w:snapToGrid w:val="0"/>
        <w:spacing w:beforeLines="100" w:before="326" w:afterLines="100" w:after="326" w:line="360" w:lineRule="auto"/>
        <w:rPr>
          <w:rFonts w:cs="宋体" w:hint="eastAsia"/>
          <w:b/>
          <w:sz w:val="30"/>
          <w:szCs w:val="28"/>
        </w:rPr>
      </w:pPr>
    </w:p>
    <w:p w14:paraId="38456ACA" w14:textId="77777777" w:rsidR="00546BC3" w:rsidRDefault="00546BC3">
      <w:pPr>
        <w:snapToGrid w:val="0"/>
        <w:spacing w:beforeLines="100" w:before="326" w:afterLines="100" w:after="326" w:line="360" w:lineRule="auto"/>
        <w:outlineLvl w:val="1"/>
        <w:rPr>
          <w:rFonts w:cs="宋体"/>
          <w:b/>
          <w:sz w:val="30"/>
          <w:szCs w:val="28"/>
        </w:rPr>
      </w:pPr>
      <w:r>
        <w:rPr>
          <w:rFonts w:cs="宋体" w:hint="eastAsia"/>
          <w:b/>
          <w:sz w:val="30"/>
          <w:szCs w:val="28"/>
        </w:rPr>
        <w:t>第</w:t>
      </w:r>
      <w:r>
        <w:rPr>
          <w:rFonts w:cs="宋体" w:hint="eastAsia"/>
          <w:b/>
          <w:sz w:val="30"/>
          <w:szCs w:val="28"/>
        </w:rPr>
        <w:t>3.4</w:t>
      </w:r>
      <w:r>
        <w:rPr>
          <w:rFonts w:cs="宋体" w:hint="eastAsia"/>
          <w:b/>
          <w:sz w:val="30"/>
          <w:szCs w:val="28"/>
        </w:rPr>
        <w:t>节</w:t>
      </w:r>
      <w:r>
        <w:rPr>
          <w:rFonts w:cs="宋体" w:hint="eastAsia"/>
          <w:b/>
          <w:sz w:val="30"/>
          <w:szCs w:val="28"/>
        </w:rPr>
        <w:t xml:space="preserve"> </w:t>
      </w:r>
      <w:r>
        <w:rPr>
          <w:rFonts w:cs="宋体" w:hint="eastAsia"/>
          <w:b/>
          <w:sz w:val="30"/>
          <w:szCs w:val="28"/>
        </w:rPr>
        <w:t>非功能性需求分析</w:t>
      </w:r>
      <w:bookmarkEnd w:id="147"/>
      <w:bookmarkEnd w:id="148"/>
    </w:p>
    <w:p w14:paraId="5A1E9C33" w14:textId="77777777" w:rsidR="00546BC3" w:rsidRDefault="00546BC3">
      <w:pPr>
        <w:pStyle w:val="aff7"/>
        <w:spacing w:beforeLines="0" w:before="0" w:after="326" w:line="360" w:lineRule="auto"/>
        <w:rPr>
          <w:rFonts w:ascii="Times New Roman" w:hAnsi="Times New Roman"/>
          <w:snapToGrid w:val="0"/>
          <w:sz w:val="24"/>
          <w:szCs w:val="24"/>
          <w:shd w:val="clear" w:color="auto" w:fill="FFFFFF"/>
        </w:rPr>
      </w:pPr>
      <w:bookmarkStart w:id="149" w:name="_Toc30299"/>
      <w:bookmarkStart w:id="150" w:name="_Toc133422780"/>
      <w:bookmarkStart w:id="151" w:name="_Toc132559233"/>
      <w:bookmarkStart w:id="152" w:name="_Toc133521432"/>
      <w:bookmarkStart w:id="153" w:name="_Toc24959"/>
      <w:bookmarkStart w:id="154" w:name="_Toc134894150"/>
      <w:bookmarkStart w:id="155" w:name="_Toc133521801"/>
      <w:r>
        <w:rPr>
          <w:rFonts w:ascii="Times New Roman" w:hAnsi="Times New Roman" w:hint="eastAsia"/>
          <w:snapToGrid w:val="0"/>
          <w:sz w:val="24"/>
          <w:szCs w:val="24"/>
          <w:shd w:val="clear" w:color="auto" w:fill="FFFFFF"/>
        </w:rPr>
        <w:t>3.4.1</w:t>
      </w:r>
      <w:r>
        <w:rPr>
          <w:rFonts w:ascii="Times New Roman" w:hAnsi="Times New Roman" w:hint="eastAsia"/>
          <w:snapToGrid w:val="0"/>
          <w:sz w:val="24"/>
          <w:szCs w:val="24"/>
          <w:shd w:val="clear" w:color="auto" w:fill="FFFFFF"/>
        </w:rPr>
        <w:t>性能需求分析</w:t>
      </w:r>
      <w:bookmarkEnd w:id="149"/>
      <w:bookmarkEnd w:id="150"/>
      <w:bookmarkEnd w:id="151"/>
      <w:bookmarkEnd w:id="152"/>
      <w:bookmarkEnd w:id="153"/>
      <w:bookmarkEnd w:id="154"/>
      <w:bookmarkEnd w:id="155"/>
    </w:p>
    <w:p w14:paraId="635B420B" w14:textId="77777777" w:rsidR="00546BC3" w:rsidRDefault="00546BC3">
      <w:pPr>
        <w:pStyle w:val="aff7"/>
        <w:spacing w:beforeLines="0" w:before="0" w:afterLines="0" w:after="0" w:line="360" w:lineRule="auto"/>
        <w:ind w:firstLineChars="200" w:firstLine="480"/>
        <w:outlineLvl w:val="9"/>
        <w:rPr>
          <w:rFonts w:ascii="Times New Roman" w:hAnsi="Times New Roman"/>
          <w:b w:val="0"/>
          <w:snapToGrid w:val="0"/>
          <w:sz w:val="24"/>
          <w:szCs w:val="21"/>
        </w:rPr>
      </w:pPr>
      <w:bookmarkStart w:id="156" w:name="_Toc22244"/>
      <w:bookmarkStart w:id="157" w:name="_Toc14546"/>
      <w:bookmarkStart w:id="158" w:name="_Toc6358"/>
      <w:r>
        <w:rPr>
          <w:rFonts w:ascii="Times New Roman" w:hAnsi="Times New Roman" w:hint="eastAsia"/>
          <w:b w:val="0"/>
          <w:snapToGrid w:val="0"/>
          <w:sz w:val="24"/>
          <w:szCs w:val="21"/>
        </w:rPr>
        <w:t>系统需要确保高效的性能表现和稳定的运行状态。即快速响应用户操作、快速加载页面内容，以及在高并发场景下保持服务的可用性和稳定性。同时，小程序应具备故障恢复能力，能够在出现故障时迅速恢复服务，确保用户体验的连贯性和满意度。</w:t>
      </w:r>
      <w:bookmarkEnd w:id="156"/>
      <w:bookmarkEnd w:id="157"/>
      <w:bookmarkEnd w:id="158"/>
      <w:commentRangeStart w:id="159"/>
      <w:commentRangeEnd w:id="159"/>
      <w:r>
        <w:commentReference w:id="160"/>
      </w:r>
    </w:p>
    <w:p w14:paraId="3F0180F4" w14:textId="77777777" w:rsidR="00546BC3" w:rsidRDefault="00546BC3">
      <w:pPr>
        <w:pStyle w:val="aff7"/>
        <w:spacing w:before="326" w:after="326" w:line="360" w:lineRule="auto"/>
        <w:rPr>
          <w:rFonts w:ascii="Times New Roman" w:hAnsi="Times New Roman"/>
          <w:snapToGrid w:val="0"/>
          <w:sz w:val="24"/>
          <w:szCs w:val="24"/>
          <w:shd w:val="clear" w:color="auto" w:fill="FFFFFF"/>
        </w:rPr>
      </w:pPr>
      <w:bookmarkStart w:id="161" w:name="_Toc8087"/>
      <w:bookmarkStart w:id="162" w:name="_Toc16246"/>
      <w:r>
        <w:rPr>
          <w:rFonts w:ascii="Times New Roman" w:hAnsi="Times New Roman" w:hint="eastAsia"/>
          <w:snapToGrid w:val="0"/>
          <w:sz w:val="24"/>
          <w:szCs w:val="24"/>
          <w:shd w:val="clear" w:color="auto" w:fill="FFFFFF"/>
        </w:rPr>
        <w:t>3.4.2</w:t>
      </w:r>
      <w:r>
        <w:rPr>
          <w:rFonts w:ascii="Times New Roman" w:hAnsi="Times New Roman" w:hint="eastAsia"/>
          <w:snapToGrid w:val="0"/>
          <w:sz w:val="24"/>
          <w:szCs w:val="24"/>
          <w:shd w:val="clear" w:color="auto" w:fill="FFFFFF"/>
        </w:rPr>
        <w:t>安全性需求分析</w:t>
      </w:r>
      <w:bookmarkEnd w:id="161"/>
      <w:bookmarkEnd w:id="162"/>
    </w:p>
    <w:p w14:paraId="37BCEC21" w14:textId="77777777" w:rsidR="00546BC3" w:rsidRDefault="00546BC3">
      <w:pPr>
        <w:pStyle w:val="aff7"/>
        <w:spacing w:beforeLines="0" w:before="0" w:afterLines="0" w:after="0" w:line="360" w:lineRule="auto"/>
        <w:ind w:firstLineChars="200" w:firstLine="480"/>
        <w:outlineLvl w:val="9"/>
        <w:rPr>
          <w:rFonts w:ascii="Times New Roman" w:hAnsi="Times New Roman"/>
          <w:b w:val="0"/>
          <w:snapToGrid w:val="0"/>
          <w:sz w:val="24"/>
          <w:szCs w:val="21"/>
        </w:rPr>
      </w:pPr>
      <w:bookmarkStart w:id="163" w:name="_Toc14508"/>
      <w:bookmarkStart w:id="164" w:name="_Toc12269"/>
      <w:bookmarkStart w:id="165" w:name="_Toc7546"/>
      <w:r>
        <w:rPr>
          <w:rFonts w:ascii="Times New Roman" w:hAnsi="Times New Roman" w:hint="eastAsia"/>
          <w:b w:val="0"/>
          <w:snapToGrid w:val="0"/>
          <w:sz w:val="24"/>
          <w:szCs w:val="21"/>
        </w:rPr>
        <w:t>需要高度重视用户数据的安全性和隐私保护。即采取加密措施保护用户信息的传输和存储，防止数据泄露或被非法获取。本系统采用的时</w:t>
      </w:r>
      <w:r>
        <w:rPr>
          <w:rFonts w:ascii="Times New Roman" w:hAnsi="Times New Roman" w:hint="eastAsia"/>
          <w:b w:val="0"/>
          <w:snapToGrid w:val="0"/>
          <w:sz w:val="24"/>
          <w:szCs w:val="21"/>
        </w:rPr>
        <w:t>MySQL</w:t>
      </w:r>
      <w:r>
        <w:rPr>
          <w:rFonts w:ascii="Times New Roman" w:hAnsi="Times New Roman" w:hint="eastAsia"/>
          <w:b w:val="0"/>
          <w:snapToGrid w:val="0"/>
          <w:sz w:val="24"/>
          <w:szCs w:val="21"/>
        </w:rPr>
        <w:t>数据库，可以保证数据的安全。对于涉及支付功能的小程序，还需确保交易过程的安全性，防止欺诈行为和资金损失。</w:t>
      </w:r>
      <w:bookmarkEnd w:id="165"/>
      <w:bookmarkEnd w:id="164"/>
      <w:bookmarkEnd w:id="163"/>
    </w:p>
    <w:p w14:paraId="65BB7F82" w14:textId="77777777" w:rsidR="00546BC3" w:rsidRDefault="00546BC3">
      <w:pPr>
        <w:pStyle w:val="aff7"/>
        <w:spacing w:before="326" w:after="326" w:line="360" w:lineRule="auto"/>
        <w:rPr>
          <w:rFonts w:ascii="Times New Roman" w:hAnsi="Times New Roman"/>
          <w:snapToGrid w:val="0"/>
          <w:sz w:val="24"/>
          <w:szCs w:val="24"/>
          <w:shd w:val="clear" w:color="auto" w:fill="FFFFFF"/>
        </w:rPr>
      </w:pPr>
      <w:bookmarkStart w:id="166" w:name="_Toc19639"/>
      <w:bookmarkStart w:id="167" w:name="_Toc909"/>
      <w:r>
        <w:rPr>
          <w:rFonts w:ascii="Times New Roman" w:hAnsi="Times New Roman" w:hint="eastAsia"/>
          <w:snapToGrid w:val="0"/>
          <w:sz w:val="24"/>
          <w:szCs w:val="24"/>
          <w:shd w:val="clear" w:color="auto" w:fill="FFFFFF"/>
        </w:rPr>
        <w:t>3.4.3</w:t>
      </w:r>
      <w:r>
        <w:rPr>
          <w:rFonts w:ascii="Times New Roman" w:hAnsi="Times New Roman" w:hint="eastAsia"/>
          <w:snapToGrid w:val="0"/>
          <w:sz w:val="24"/>
          <w:szCs w:val="24"/>
          <w:shd w:val="clear" w:color="auto" w:fill="FFFFFF"/>
        </w:rPr>
        <w:t>易用性与可维护性需求分析</w:t>
      </w:r>
      <w:bookmarkEnd w:id="166"/>
      <w:bookmarkEnd w:id="167"/>
    </w:p>
    <w:p w14:paraId="6517900A" w14:textId="77777777" w:rsidR="00546BC3" w:rsidRDefault="00546BC3">
      <w:pPr>
        <w:pStyle w:val="aff7"/>
        <w:spacing w:beforeLines="0" w:before="0" w:afterLines="0" w:after="0" w:line="360" w:lineRule="auto"/>
        <w:ind w:firstLineChars="200" w:firstLine="480"/>
        <w:outlineLvl w:val="9"/>
        <w:rPr>
          <w:rFonts w:ascii="Times New Roman" w:hAnsi="Times New Roman"/>
          <w:b w:val="0"/>
          <w:snapToGrid w:val="0"/>
          <w:sz w:val="24"/>
          <w:szCs w:val="21"/>
        </w:rPr>
      </w:pPr>
      <w:bookmarkStart w:id="168" w:name="_Toc2109"/>
      <w:bookmarkStart w:id="169" w:name="_Toc6529"/>
      <w:bookmarkStart w:id="170" w:name="_Toc25461"/>
      <w:r>
        <w:rPr>
          <w:rFonts w:ascii="Times New Roman" w:hAnsi="Times New Roman" w:hint="eastAsia"/>
          <w:b w:val="0"/>
          <w:snapToGrid w:val="0"/>
          <w:sz w:val="24"/>
          <w:szCs w:val="21"/>
        </w:rPr>
        <w:t>应提供简洁明了的界面设计和流畅便捷的操作流程，以降低用户的学习成本和提高使用效率。同时，小程序应具备良好的可维护性，便于开发人员对代码进行后续的修改、升级和维护工作。</w:t>
      </w:r>
      <w:bookmarkEnd w:id="168"/>
      <w:bookmarkEnd w:id="169"/>
      <w:bookmarkEnd w:id="170"/>
    </w:p>
    <w:p w14:paraId="53FDCC76" w14:textId="77777777" w:rsidR="00546BC3" w:rsidRDefault="00546BC3">
      <w:pPr>
        <w:snapToGrid w:val="0"/>
        <w:spacing w:beforeLines="100" w:before="326" w:afterLines="100" w:after="326" w:line="360" w:lineRule="auto"/>
        <w:outlineLvl w:val="1"/>
        <w:rPr>
          <w:b/>
          <w:snapToGrid w:val="0"/>
          <w:sz w:val="30"/>
          <w:szCs w:val="28"/>
          <w:shd w:val="clear" w:color="auto" w:fill="FFFFFF"/>
        </w:rPr>
      </w:pPr>
      <w:bookmarkStart w:id="171" w:name="_Toc19113"/>
      <w:bookmarkStart w:id="172" w:name="_Toc14675"/>
      <w:r>
        <w:rPr>
          <w:rFonts w:hint="eastAsia"/>
          <w:b/>
          <w:snapToGrid w:val="0"/>
          <w:sz w:val="30"/>
          <w:szCs w:val="28"/>
          <w:shd w:val="clear" w:color="auto" w:fill="FFFFFF"/>
        </w:rPr>
        <w:t>第</w:t>
      </w:r>
      <w:r>
        <w:rPr>
          <w:rFonts w:hint="eastAsia"/>
          <w:b/>
          <w:snapToGrid w:val="0"/>
          <w:sz w:val="30"/>
          <w:szCs w:val="28"/>
          <w:shd w:val="clear" w:color="auto" w:fill="FFFFFF"/>
        </w:rPr>
        <w:t>3.5</w:t>
      </w:r>
      <w:r>
        <w:rPr>
          <w:rFonts w:hint="eastAsia"/>
          <w:b/>
          <w:snapToGrid w:val="0"/>
          <w:sz w:val="30"/>
          <w:szCs w:val="28"/>
          <w:shd w:val="clear" w:color="auto" w:fill="FFFFFF"/>
        </w:rPr>
        <w:t>节</w:t>
      </w:r>
      <w:r>
        <w:rPr>
          <w:rFonts w:hint="eastAsia"/>
          <w:b/>
          <w:snapToGrid w:val="0"/>
          <w:sz w:val="30"/>
          <w:szCs w:val="28"/>
          <w:shd w:val="clear" w:color="auto" w:fill="FFFFFF"/>
        </w:rPr>
        <w:t xml:space="preserve"> </w:t>
      </w:r>
      <w:r>
        <w:rPr>
          <w:rFonts w:hint="eastAsia"/>
          <w:b/>
          <w:snapToGrid w:val="0"/>
          <w:sz w:val="30"/>
          <w:szCs w:val="28"/>
          <w:shd w:val="clear" w:color="auto" w:fill="FFFFFF"/>
        </w:rPr>
        <w:t>用例描述与分析</w:t>
      </w:r>
      <w:bookmarkEnd w:id="171"/>
      <w:bookmarkEnd w:id="172"/>
    </w:p>
    <w:p w14:paraId="4A99BC3C" w14:textId="77777777" w:rsidR="00546BC3" w:rsidRDefault="00546BC3">
      <w:pPr>
        <w:pStyle w:val="aff7"/>
        <w:spacing w:beforeLines="0" w:before="0" w:after="326" w:line="360" w:lineRule="auto"/>
        <w:rPr>
          <w:rFonts w:ascii="Times New Roman" w:hAnsi="Times New Roman"/>
          <w:snapToGrid w:val="0"/>
          <w:sz w:val="24"/>
          <w:szCs w:val="24"/>
          <w:shd w:val="clear" w:color="auto" w:fill="FFFFFF"/>
        </w:rPr>
      </w:pPr>
      <w:bookmarkStart w:id="173" w:name="_Toc20636"/>
      <w:bookmarkStart w:id="174" w:name="_Toc1320"/>
      <w:r>
        <w:rPr>
          <w:rFonts w:ascii="Times New Roman" w:hAnsi="Times New Roman" w:hint="eastAsia"/>
          <w:snapToGrid w:val="0"/>
          <w:sz w:val="24"/>
          <w:szCs w:val="24"/>
          <w:shd w:val="clear" w:color="auto" w:fill="FFFFFF"/>
        </w:rPr>
        <w:t xml:space="preserve">3.5.1 </w:t>
      </w:r>
      <w:r>
        <w:rPr>
          <w:rFonts w:ascii="Times New Roman" w:hAnsi="Times New Roman" w:hint="eastAsia"/>
          <w:snapToGrid w:val="0"/>
          <w:sz w:val="24"/>
          <w:szCs w:val="24"/>
          <w:shd w:val="clear" w:color="auto" w:fill="FFFFFF"/>
        </w:rPr>
        <w:t>典型用例描述</w:t>
      </w:r>
      <w:bookmarkEnd w:id="173"/>
      <w:bookmarkEnd w:id="174"/>
    </w:p>
    <w:p w14:paraId="06D71CD2" w14:textId="77777777" w:rsidR="00546BC3" w:rsidRDefault="00546BC3">
      <w:pPr>
        <w:pStyle w:val="aff7"/>
        <w:spacing w:beforeLines="0" w:before="0" w:afterLines="0" w:after="0" w:line="360" w:lineRule="auto"/>
        <w:ind w:firstLineChars="200" w:firstLine="480"/>
        <w:outlineLvl w:val="9"/>
        <w:rPr>
          <w:rFonts w:ascii="Times New Roman" w:hAnsi="Times New Roman"/>
          <w:b w:val="0"/>
          <w:snapToGrid w:val="0"/>
          <w:sz w:val="24"/>
          <w:szCs w:val="24"/>
          <w:lang w:eastAsia="zh-Hans"/>
        </w:rPr>
      </w:pPr>
      <w:bookmarkStart w:id="175" w:name="_Toc28366"/>
      <w:bookmarkStart w:id="176" w:name="_Toc4747"/>
      <w:bookmarkStart w:id="177" w:name="_Toc13348"/>
      <w:r>
        <w:rPr>
          <w:rFonts w:ascii="Times New Roman" w:hAnsi="Times New Roman" w:hint="eastAsia"/>
          <w:b w:val="0"/>
          <w:snapToGrid w:val="0"/>
          <w:sz w:val="24"/>
          <w:szCs w:val="24"/>
          <w:lang w:eastAsia="zh-Hans"/>
        </w:rPr>
        <w:t>下面将举例列举几个关于助农东西山微信小程序相关用例来描述</w:t>
      </w:r>
      <w:r>
        <w:rPr>
          <w:rFonts w:ascii="Times New Roman" w:hAnsi="Times New Roman" w:hint="eastAsia"/>
          <w:b w:val="0"/>
          <w:snapToGrid w:val="0"/>
          <w:sz w:val="24"/>
          <w:szCs w:val="24"/>
        </w:rPr>
        <w:t>该</w:t>
      </w:r>
      <w:r>
        <w:rPr>
          <w:rFonts w:ascii="Times New Roman" w:hAnsi="Times New Roman" w:hint="eastAsia"/>
          <w:b w:val="0"/>
          <w:snapToGrid w:val="0"/>
          <w:sz w:val="24"/>
          <w:szCs w:val="24"/>
          <w:lang w:eastAsia="zh-Hans"/>
        </w:rPr>
        <w:t>微信小程序应该满足什么样的功能。</w:t>
      </w:r>
      <w:bookmarkEnd w:id="175"/>
      <w:bookmarkEnd w:id="176"/>
      <w:bookmarkEnd w:id="177"/>
    </w:p>
    <w:p w14:paraId="057961A9" w14:textId="77777777" w:rsidR="00546BC3" w:rsidRDefault="00546BC3">
      <w:pPr>
        <w:spacing w:line="360" w:lineRule="auto"/>
        <w:ind w:firstLineChars="200" w:firstLine="480"/>
        <w:rPr>
          <w:snapToGrid w:val="0"/>
          <w:sz w:val="24"/>
          <w:lang w:eastAsia="zh-Hans"/>
        </w:rPr>
      </w:pPr>
      <w:r>
        <w:rPr>
          <w:rFonts w:hint="eastAsia"/>
          <w:snapToGrid w:val="0"/>
          <w:sz w:val="24"/>
          <w:lang w:eastAsia="zh-Hans"/>
        </w:rPr>
        <w:t>助农东西山微信小程序的部分用例事件如下：</w:t>
      </w:r>
    </w:p>
    <w:p w14:paraId="1CA43ACE" w14:textId="77777777" w:rsidR="00546BC3" w:rsidRDefault="00546BC3">
      <w:pPr>
        <w:spacing w:line="360" w:lineRule="auto"/>
        <w:ind w:firstLineChars="200" w:firstLine="480"/>
        <w:rPr>
          <w:snapToGrid w:val="0"/>
          <w:sz w:val="24"/>
        </w:rPr>
      </w:pPr>
      <w:r>
        <w:rPr>
          <w:rFonts w:hint="eastAsia"/>
          <w:snapToGrid w:val="0"/>
          <w:sz w:val="24"/>
          <w:lang w:eastAsia="zh-Hans"/>
        </w:rPr>
        <w:t>（一）用例名名称：</w:t>
      </w:r>
      <w:r>
        <w:rPr>
          <w:rFonts w:hint="eastAsia"/>
          <w:snapToGrid w:val="0"/>
          <w:sz w:val="24"/>
        </w:rPr>
        <w:t>微信授权登录</w:t>
      </w:r>
    </w:p>
    <w:p w14:paraId="6370C355" w14:textId="77777777" w:rsidR="00546BC3" w:rsidRDefault="00546BC3">
      <w:pPr>
        <w:spacing w:line="360" w:lineRule="auto"/>
        <w:ind w:firstLineChars="200" w:firstLine="480"/>
        <w:rPr>
          <w:snapToGrid w:val="0"/>
          <w:sz w:val="24"/>
          <w:lang w:eastAsia="zh-Hans"/>
        </w:rPr>
      </w:pPr>
      <w:r>
        <w:rPr>
          <w:rFonts w:hint="eastAsia"/>
          <w:snapToGrid w:val="0"/>
          <w:sz w:val="24"/>
          <w:lang w:eastAsia="zh-Hans"/>
        </w:rPr>
        <w:t>用例描述：用户在使用小程序时，需通过微信授权登录，以便系统获取用户的基本信息，确保购买或认养等操作的顺利进行。</w:t>
      </w:r>
    </w:p>
    <w:p w14:paraId="78026D31" w14:textId="77777777" w:rsidR="00546BC3" w:rsidRDefault="00546BC3">
      <w:pPr>
        <w:spacing w:line="360" w:lineRule="auto"/>
        <w:ind w:firstLineChars="200" w:firstLine="480"/>
        <w:rPr>
          <w:snapToGrid w:val="0"/>
          <w:sz w:val="24"/>
        </w:rPr>
      </w:pPr>
      <w:r>
        <w:rPr>
          <w:rFonts w:hint="eastAsia"/>
          <w:snapToGrid w:val="0"/>
          <w:sz w:val="24"/>
          <w:lang w:eastAsia="zh-Hans"/>
        </w:rPr>
        <w:t>参与者：用户</w:t>
      </w:r>
      <w:r>
        <w:rPr>
          <w:rFonts w:hint="eastAsia"/>
          <w:snapToGrid w:val="0"/>
          <w:sz w:val="24"/>
        </w:rPr>
        <w:t>、微信小程序</w:t>
      </w:r>
    </w:p>
    <w:p w14:paraId="1023DE6D" w14:textId="77777777" w:rsidR="00546BC3" w:rsidRDefault="00546BC3">
      <w:pPr>
        <w:spacing w:line="360" w:lineRule="auto"/>
        <w:ind w:firstLineChars="200" w:firstLine="480"/>
        <w:rPr>
          <w:snapToGrid w:val="0"/>
          <w:sz w:val="24"/>
          <w:lang w:eastAsia="zh-Hans"/>
        </w:rPr>
      </w:pPr>
      <w:r>
        <w:rPr>
          <w:rFonts w:hint="eastAsia"/>
          <w:snapToGrid w:val="0"/>
          <w:sz w:val="24"/>
          <w:lang w:eastAsia="zh-Hans"/>
        </w:rPr>
        <w:t>前置条件：用户</w:t>
      </w:r>
      <w:r>
        <w:rPr>
          <w:rFonts w:hint="eastAsia"/>
          <w:snapToGrid w:val="0"/>
          <w:sz w:val="24"/>
        </w:rPr>
        <w:t>访问小程序进入我的页面或</w:t>
      </w:r>
      <w:r>
        <w:rPr>
          <w:rFonts w:hint="eastAsia"/>
          <w:snapToGrid w:val="0"/>
          <w:sz w:val="24"/>
          <w:lang w:eastAsia="zh-Hans"/>
        </w:rPr>
        <w:t>尝试进行购买或认养操作。</w:t>
      </w:r>
    </w:p>
    <w:p w14:paraId="4B18A52F" w14:textId="77777777" w:rsidR="00546BC3" w:rsidRDefault="00546BC3">
      <w:pPr>
        <w:spacing w:line="360" w:lineRule="auto"/>
        <w:ind w:firstLineChars="200" w:firstLine="480"/>
        <w:rPr>
          <w:snapToGrid w:val="0"/>
          <w:sz w:val="24"/>
          <w:lang w:eastAsia="zh-Hans"/>
        </w:rPr>
      </w:pPr>
      <w:r>
        <w:rPr>
          <w:rFonts w:hint="eastAsia"/>
          <w:snapToGrid w:val="0"/>
          <w:sz w:val="24"/>
          <w:lang w:eastAsia="zh-Hans"/>
        </w:rPr>
        <w:t>基本路径：</w:t>
      </w:r>
    </w:p>
    <w:p w14:paraId="0B85CEA6" w14:textId="77777777" w:rsidR="00546BC3" w:rsidRDefault="00546BC3">
      <w:pPr>
        <w:numPr>
          <w:ilvl w:val="0"/>
          <w:numId w:val="3"/>
        </w:numPr>
        <w:spacing w:line="360" w:lineRule="auto"/>
        <w:ind w:left="0" w:firstLineChars="200" w:firstLine="480"/>
        <w:rPr>
          <w:snapToGrid w:val="0"/>
          <w:sz w:val="24"/>
          <w:lang w:eastAsia="zh-Hans"/>
        </w:rPr>
      </w:pPr>
      <w:r>
        <w:rPr>
          <w:rFonts w:hint="eastAsia"/>
          <w:snapToGrid w:val="0"/>
          <w:sz w:val="24"/>
          <w:lang w:eastAsia="zh-Hans"/>
        </w:rPr>
        <w:t>用户点击购买或认养按钮。</w:t>
      </w:r>
    </w:p>
    <w:p w14:paraId="2755703A" w14:textId="77777777" w:rsidR="00546BC3" w:rsidRDefault="00546BC3">
      <w:pPr>
        <w:numPr>
          <w:ilvl w:val="0"/>
          <w:numId w:val="3"/>
        </w:numPr>
        <w:spacing w:line="360" w:lineRule="auto"/>
        <w:ind w:left="0" w:firstLineChars="200" w:firstLine="480"/>
        <w:rPr>
          <w:snapToGrid w:val="0"/>
          <w:sz w:val="24"/>
          <w:lang w:eastAsia="zh-Hans"/>
        </w:rPr>
      </w:pPr>
      <w:r>
        <w:rPr>
          <w:rFonts w:hint="eastAsia"/>
          <w:snapToGrid w:val="0"/>
          <w:sz w:val="24"/>
          <w:lang w:eastAsia="zh-Hans"/>
        </w:rPr>
        <w:t>系统提示用户登录，并跳转至我的页面进行微信授权。</w:t>
      </w:r>
    </w:p>
    <w:p w14:paraId="13BF2436" w14:textId="77777777" w:rsidR="00546BC3" w:rsidRDefault="00546BC3">
      <w:pPr>
        <w:numPr>
          <w:ilvl w:val="0"/>
          <w:numId w:val="3"/>
        </w:numPr>
        <w:spacing w:line="360" w:lineRule="auto"/>
        <w:ind w:left="0" w:firstLineChars="200" w:firstLine="480"/>
        <w:rPr>
          <w:snapToGrid w:val="0"/>
          <w:sz w:val="24"/>
          <w:lang w:eastAsia="zh-Hans"/>
        </w:rPr>
      </w:pPr>
      <w:r>
        <w:rPr>
          <w:rFonts w:hint="eastAsia"/>
          <w:snapToGrid w:val="0"/>
          <w:sz w:val="24"/>
          <w:lang w:eastAsia="zh-Hans"/>
        </w:rPr>
        <w:t>用户确认授权，小程序获取微信基本信息。</w:t>
      </w:r>
    </w:p>
    <w:p w14:paraId="26DCD581" w14:textId="77777777" w:rsidR="00546BC3" w:rsidRDefault="00546BC3">
      <w:pPr>
        <w:numPr>
          <w:ilvl w:val="0"/>
          <w:numId w:val="3"/>
        </w:numPr>
        <w:spacing w:line="360" w:lineRule="auto"/>
        <w:ind w:left="0" w:firstLineChars="200" w:firstLine="480"/>
        <w:rPr>
          <w:snapToGrid w:val="0"/>
          <w:sz w:val="24"/>
          <w:lang w:eastAsia="zh-Hans"/>
        </w:rPr>
      </w:pPr>
      <w:r>
        <w:rPr>
          <w:rFonts w:hint="eastAsia"/>
          <w:snapToGrid w:val="0"/>
          <w:sz w:val="24"/>
          <w:lang w:eastAsia="zh-Hans"/>
        </w:rPr>
        <w:t>授权成功，用户可继续购买或认养农产品。</w:t>
      </w:r>
    </w:p>
    <w:p w14:paraId="00F77DF3" w14:textId="77777777" w:rsidR="00546BC3" w:rsidRDefault="00546BC3">
      <w:pPr>
        <w:spacing w:line="360" w:lineRule="auto"/>
        <w:ind w:firstLineChars="200" w:firstLine="480"/>
        <w:rPr>
          <w:snapToGrid w:val="0"/>
          <w:sz w:val="24"/>
        </w:rPr>
      </w:pPr>
      <w:r>
        <w:rPr>
          <w:rFonts w:hint="eastAsia"/>
          <w:snapToGrid w:val="0"/>
          <w:sz w:val="24"/>
          <w:lang w:eastAsia="zh-Hans"/>
        </w:rPr>
        <w:t>（</w:t>
      </w:r>
      <w:r>
        <w:rPr>
          <w:rFonts w:hint="eastAsia"/>
          <w:snapToGrid w:val="0"/>
          <w:sz w:val="24"/>
        </w:rPr>
        <w:t>二</w:t>
      </w:r>
      <w:r>
        <w:rPr>
          <w:rFonts w:hint="eastAsia"/>
          <w:snapToGrid w:val="0"/>
          <w:sz w:val="24"/>
          <w:lang w:eastAsia="zh-Hans"/>
        </w:rPr>
        <w:t>）用例名名称：</w:t>
      </w:r>
      <w:r>
        <w:rPr>
          <w:rFonts w:hint="eastAsia"/>
          <w:snapToGrid w:val="0"/>
          <w:sz w:val="24"/>
        </w:rPr>
        <w:t>购物车功能</w:t>
      </w:r>
    </w:p>
    <w:p w14:paraId="31A77CB7" w14:textId="77777777" w:rsidR="00546BC3" w:rsidRDefault="00546BC3">
      <w:pPr>
        <w:spacing w:line="360" w:lineRule="auto"/>
        <w:ind w:firstLineChars="200" w:firstLine="480"/>
        <w:rPr>
          <w:snapToGrid w:val="0"/>
          <w:sz w:val="24"/>
          <w:lang w:eastAsia="zh-Hans"/>
        </w:rPr>
      </w:pPr>
      <w:r>
        <w:rPr>
          <w:rFonts w:hint="eastAsia"/>
          <w:snapToGrid w:val="0"/>
          <w:sz w:val="24"/>
          <w:lang w:eastAsia="zh-Hans"/>
        </w:rPr>
        <w:t>用例描述：用户在购物车中添加、修改农产品，并生成订单进行购买。</w:t>
      </w:r>
    </w:p>
    <w:p w14:paraId="01683D1F" w14:textId="77777777" w:rsidR="00546BC3" w:rsidRDefault="00546BC3">
      <w:pPr>
        <w:spacing w:line="360" w:lineRule="auto"/>
        <w:ind w:firstLineChars="200" w:firstLine="480"/>
        <w:rPr>
          <w:snapToGrid w:val="0"/>
          <w:sz w:val="24"/>
        </w:rPr>
      </w:pPr>
      <w:r>
        <w:rPr>
          <w:rFonts w:hint="eastAsia"/>
          <w:snapToGrid w:val="0"/>
          <w:sz w:val="24"/>
          <w:lang w:eastAsia="zh-Hans"/>
        </w:rPr>
        <w:t>参与者：用户</w:t>
      </w:r>
      <w:r>
        <w:rPr>
          <w:rFonts w:hint="eastAsia"/>
          <w:snapToGrid w:val="0"/>
          <w:sz w:val="24"/>
        </w:rPr>
        <w:t>、微信小程序</w:t>
      </w:r>
    </w:p>
    <w:p w14:paraId="16FD7590" w14:textId="77777777" w:rsidR="00546BC3" w:rsidRDefault="00546BC3">
      <w:pPr>
        <w:spacing w:line="360" w:lineRule="auto"/>
        <w:ind w:firstLineChars="200" w:firstLine="480"/>
        <w:rPr>
          <w:snapToGrid w:val="0"/>
          <w:sz w:val="24"/>
        </w:rPr>
      </w:pPr>
      <w:r>
        <w:rPr>
          <w:rFonts w:hint="eastAsia"/>
          <w:snapToGrid w:val="0"/>
          <w:sz w:val="24"/>
          <w:lang w:eastAsia="zh-Hans"/>
        </w:rPr>
        <w:t>前置条件：用户已成功登录小程序，</w:t>
      </w:r>
      <w:r>
        <w:rPr>
          <w:rFonts w:hint="eastAsia"/>
          <w:snapToGrid w:val="0"/>
          <w:sz w:val="24"/>
        </w:rPr>
        <w:t>在商品详情页将商品加入购物车</w:t>
      </w:r>
      <w:r>
        <w:rPr>
          <w:rFonts w:hint="eastAsia"/>
          <w:snapToGrid w:val="0"/>
          <w:sz w:val="24"/>
          <w:lang w:eastAsia="zh-Hans"/>
        </w:rPr>
        <w:t>。</w:t>
      </w:r>
    </w:p>
    <w:p w14:paraId="1493E65A" w14:textId="77777777" w:rsidR="00546BC3" w:rsidRDefault="00546BC3">
      <w:pPr>
        <w:spacing w:line="360" w:lineRule="auto"/>
        <w:ind w:firstLineChars="200" w:firstLine="480"/>
        <w:rPr>
          <w:snapToGrid w:val="0"/>
          <w:sz w:val="24"/>
          <w:lang w:eastAsia="zh-Hans"/>
        </w:rPr>
      </w:pPr>
      <w:r>
        <w:rPr>
          <w:rFonts w:hint="eastAsia"/>
          <w:snapToGrid w:val="0"/>
          <w:sz w:val="24"/>
          <w:lang w:eastAsia="zh-Hans"/>
        </w:rPr>
        <w:t>基本路径：</w:t>
      </w:r>
    </w:p>
    <w:p w14:paraId="08F8C78A" w14:textId="77777777" w:rsidR="00546BC3" w:rsidRDefault="00546BC3">
      <w:pPr>
        <w:numPr>
          <w:ilvl w:val="0"/>
          <w:numId w:val="4"/>
        </w:numPr>
        <w:spacing w:line="360" w:lineRule="auto"/>
        <w:ind w:left="0" w:firstLineChars="200" w:firstLine="480"/>
        <w:rPr>
          <w:snapToGrid w:val="0"/>
          <w:sz w:val="24"/>
          <w:lang w:eastAsia="zh-Hans"/>
        </w:rPr>
      </w:pPr>
      <w:r>
        <w:rPr>
          <w:rFonts w:hint="eastAsia"/>
          <w:snapToGrid w:val="0"/>
          <w:sz w:val="24"/>
          <w:lang w:eastAsia="zh-Hans"/>
        </w:rPr>
        <w:t>用户将农产品加入购物车。</w:t>
      </w:r>
    </w:p>
    <w:p w14:paraId="4B0BBF7D" w14:textId="77777777" w:rsidR="00546BC3" w:rsidRDefault="00546BC3">
      <w:pPr>
        <w:numPr>
          <w:ilvl w:val="0"/>
          <w:numId w:val="4"/>
        </w:numPr>
        <w:spacing w:line="360" w:lineRule="auto"/>
        <w:ind w:left="0" w:firstLineChars="200" w:firstLine="480"/>
        <w:rPr>
          <w:snapToGrid w:val="0"/>
          <w:sz w:val="24"/>
          <w:lang w:eastAsia="zh-Hans"/>
        </w:rPr>
      </w:pPr>
      <w:r>
        <w:rPr>
          <w:rFonts w:hint="eastAsia"/>
          <w:snapToGrid w:val="0"/>
          <w:sz w:val="24"/>
          <w:lang w:eastAsia="zh-Hans"/>
        </w:rPr>
        <w:t>系统更新购物车列表，显示已选农产品及数量。</w:t>
      </w:r>
    </w:p>
    <w:p w14:paraId="1CBE0DC2" w14:textId="77777777" w:rsidR="00546BC3" w:rsidRDefault="00546BC3">
      <w:pPr>
        <w:numPr>
          <w:ilvl w:val="0"/>
          <w:numId w:val="4"/>
        </w:numPr>
        <w:spacing w:line="360" w:lineRule="auto"/>
        <w:ind w:left="0" w:firstLineChars="200" w:firstLine="480"/>
        <w:rPr>
          <w:snapToGrid w:val="0"/>
          <w:sz w:val="24"/>
          <w:lang w:eastAsia="zh-Hans"/>
        </w:rPr>
      </w:pPr>
      <w:r>
        <w:rPr>
          <w:rFonts w:hint="eastAsia"/>
          <w:snapToGrid w:val="0"/>
          <w:sz w:val="24"/>
          <w:lang w:eastAsia="zh-Hans"/>
        </w:rPr>
        <w:t>用户对购物车内的农产品进行全选、增减数量等操作。</w:t>
      </w:r>
    </w:p>
    <w:p w14:paraId="42227BCE" w14:textId="77777777" w:rsidR="00546BC3" w:rsidRDefault="00546BC3">
      <w:pPr>
        <w:numPr>
          <w:ilvl w:val="0"/>
          <w:numId w:val="4"/>
        </w:numPr>
        <w:spacing w:line="360" w:lineRule="auto"/>
        <w:ind w:left="0" w:firstLineChars="200" w:firstLine="480"/>
        <w:rPr>
          <w:snapToGrid w:val="0"/>
          <w:sz w:val="24"/>
          <w:lang w:eastAsia="zh-Hans"/>
        </w:rPr>
      </w:pPr>
      <w:r>
        <w:rPr>
          <w:rFonts w:hint="eastAsia"/>
          <w:snapToGrid w:val="0"/>
          <w:sz w:val="24"/>
          <w:lang w:eastAsia="zh-Hans"/>
        </w:rPr>
        <w:t>用户确认购买，系统生成订单并计算总价。</w:t>
      </w:r>
    </w:p>
    <w:p w14:paraId="3FF46DBF" w14:textId="77777777" w:rsidR="00546BC3" w:rsidRDefault="00546BC3">
      <w:pPr>
        <w:numPr>
          <w:ilvl w:val="0"/>
          <w:numId w:val="4"/>
        </w:numPr>
        <w:spacing w:line="360" w:lineRule="auto"/>
        <w:ind w:left="0" w:firstLineChars="200" w:firstLine="480"/>
        <w:rPr>
          <w:snapToGrid w:val="0"/>
          <w:sz w:val="24"/>
        </w:rPr>
      </w:pPr>
      <w:r>
        <w:rPr>
          <w:rFonts w:hint="eastAsia"/>
          <w:snapToGrid w:val="0"/>
          <w:sz w:val="24"/>
          <w:lang w:eastAsia="zh-Hans"/>
        </w:rPr>
        <w:t>用户进行在线支付，完成购买流程。</w:t>
      </w:r>
    </w:p>
    <w:p w14:paraId="1F22FF0C" w14:textId="77777777" w:rsidR="00546BC3" w:rsidRDefault="00546BC3">
      <w:pPr>
        <w:spacing w:line="360" w:lineRule="auto"/>
        <w:ind w:firstLineChars="200" w:firstLine="480"/>
        <w:rPr>
          <w:snapToGrid w:val="0"/>
          <w:sz w:val="24"/>
        </w:rPr>
      </w:pPr>
      <w:r>
        <w:rPr>
          <w:snapToGrid w:val="0"/>
          <w:sz w:val="24"/>
        </w:rPr>
        <w:t>主事件流：</w:t>
      </w:r>
    </w:p>
    <w:p w14:paraId="1C9F2DDA" w14:textId="77777777" w:rsidR="00546BC3" w:rsidRDefault="00546BC3">
      <w:pPr>
        <w:spacing w:line="360" w:lineRule="auto"/>
        <w:ind w:firstLineChars="200" w:firstLine="480"/>
        <w:rPr>
          <w:snapToGrid w:val="0"/>
          <w:sz w:val="24"/>
        </w:rPr>
      </w:pPr>
      <w:r>
        <w:rPr>
          <w:snapToGrid w:val="0"/>
          <w:sz w:val="24"/>
        </w:rPr>
        <w:t>(1)</w:t>
      </w:r>
      <w:r>
        <w:rPr>
          <w:rFonts w:hint="eastAsia"/>
          <w:snapToGrid w:val="0"/>
          <w:sz w:val="24"/>
        </w:rPr>
        <w:t>用户成功授权登录小程序</w:t>
      </w:r>
      <w:r>
        <w:rPr>
          <w:snapToGrid w:val="0"/>
          <w:sz w:val="24"/>
        </w:rPr>
        <w:t>。</w:t>
      </w:r>
    </w:p>
    <w:p w14:paraId="21AECA68" w14:textId="77777777" w:rsidR="00546BC3" w:rsidRDefault="00546BC3">
      <w:pPr>
        <w:spacing w:line="360" w:lineRule="auto"/>
        <w:ind w:firstLineChars="200" w:firstLine="480"/>
        <w:rPr>
          <w:snapToGrid w:val="0"/>
          <w:sz w:val="24"/>
        </w:rPr>
      </w:pPr>
      <w:r>
        <w:rPr>
          <w:snapToGrid w:val="0"/>
          <w:sz w:val="24"/>
        </w:rPr>
        <w:t>(2)</w:t>
      </w:r>
      <w:r>
        <w:rPr>
          <w:rFonts w:hint="eastAsia"/>
          <w:snapToGrid w:val="0"/>
          <w:sz w:val="24"/>
        </w:rPr>
        <w:t>用户在商品详情页点击“加入购物车”按钮</w:t>
      </w:r>
      <w:r>
        <w:rPr>
          <w:snapToGrid w:val="0"/>
          <w:sz w:val="24"/>
        </w:rPr>
        <w:t>。</w:t>
      </w:r>
    </w:p>
    <w:p w14:paraId="4997B2D3" w14:textId="77777777" w:rsidR="00546BC3" w:rsidRDefault="00546BC3">
      <w:pPr>
        <w:spacing w:line="360" w:lineRule="auto"/>
        <w:ind w:firstLineChars="200" w:firstLine="480"/>
        <w:rPr>
          <w:snapToGrid w:val="0"/>
          <w:sz w:val="24"/>
        </w:rPr>
      </w:pPr>
      <w:r>
        <w:rPr>
          <w:snapToGrid w:val="0"/>
          <w:sz w:val="24"/>
        </w:rPr>
        <w:t>(3)</w:t>
      </w:r>
      <w:r>
        <w:rPr>
          <w:rFonts w:hint="eastAsia"/>
          <w:snapToGrid w:val="0"/>
          <w:sz w:val="24"/>
        </w:rPr>
        <w:t>系统更新购物车列表，添加所选农产品及数量，并显示给用户</w:t>
      </w:r>
      <w:r>
        <w:rPr>
          <w:snapToGrid w:val="0"/>
          <w:sz w:val="24"/>
        </w:rPr>
        <w:t>。</w:t>
      </w:r>
    </w:p>
    <w:p w14:paraId="5BB42796" w14:textId="77777777" w:rsidR="00546BC3" w:rsidRDefault="00546BC3">
      <w:pPr>
        <w:spacing w:line="360" w:lineRule="auto"/>
        <w:ind w:firstLineChars="200" w:firstLine="480"/>
        <w:rPr>
          <w:snapToGrid w:val="0"/>
          <w:sz w:val="24"/>
        </w:rPr>
      </w:pPr>
      <w:r>
        <w:rPr>
          <w:snapToGrid w:val="0"/>
          <w:sz w:val="24"/>
        </w:rPr>
        <w:t>(4)</w:t>
      </w:r>
      <w:r>
        <w:rPr>
          <w:rFonts w:hint="eastAsia"/>
          <w:snapToGrid w:val="0"/>
          <w:sz w:val="24"/>
        </w:rPr>
        <w:t>用户查看购物车页面，显示已选农产品的列表，包括名称、单价、数量等信息</w:t>
      </w:r>
      <w:r>
        <w:rPr>
          <w:snapToGrid w:val="0"/>
          <w:sz w:val="24"/>
        </w:rPr>
        <w:t>。</w:t>
      </w:r>
    </w:p>
    <w:p w14:paraId="295F84A7" w14:textId="77777777" w:rsidR="00546BC3" w:rsidRDefault="00546BC3">
      <w:pPr>
        <w:spacing w:line="360" w:lineRule="auto"/>
        <w:ind w:firstLineChars="200" w:firstLine="480"/>
        <w:rPr>
          <w:snapToGrid w:val="0"/>
          <w:sz w:val="24"/>
        </w:rPr>
      </w:pPr>
      <w:r>
        <w:rPr>
          <w:snapToGrid w:val="0"/>
          <w:sz w:val="24"/>
        </w:rPr>
        <w:t>(5)</w:t>
      </w:r>
      <w:r>
        <w:rPr>
          <w:rFonts w:hint="eastAsia"/>
          <w:snapToGrid w:val="0"/>
          <w:sz w:val="24"/>
        </w:rPr>
        <w:t>用户在购物车内进行操作，包括全选、增减数量等，系统实时更新购物车数量和总价</w:t>
      </w:r>
      <w:r>
        <w:rPr>
          <w:snapToGrid w:val="0"/>
          <w:sz w:val="24"/>
        </w:rPr>
        <w:t>。</w:t>
      </w:r>
    </w:p>
    <w:p w14:paraId="5070C85E" w14:textId="77777777" w:rsidR="00546BC3" w:rsidRDefault="00546BC3">
      <w:pPr>
        <w:spacing w:line="360" w:lineRule="auto"/>
        <w:ind w:firstLineChars="200" w:firstLine="480"/>
        <w:rPr>
          <w:snapToGrid w:val="0"/>
          <w:sz w:val="24"/>
        </w:rPr>
      </w:pPr>
      <w:r>
        <w:rPr>
          <w:snapToGrid w:val="0"/>
          <w:sz w:val="24"/>
        </w:rPr>
        <w:t>(6)</w:t>
      </w:r>
      <w:r>
        <w:rPr>
          <w:snapToGrid w:val="0"/>
          <w:sz w:val="24"/>
        </w:rPr>
        <w:t>用户确认购买，点击</w:t>
      </w:r>
      <w:r>
        <w:rPr>
          <w:snapToGrid w:val="0"/>
          <w:sz w:val="24"/>
        </w:rPr>
        <w:t>“</w:t>
      </w:r>
      <w:r>
        <w:rPr>
          <w:snapToGrid w:val="0"/>
          <w:sz w:val="24"/>
        </w:rPr>
        <w:t>结算</w:t>
      </w:r>
      <w:r>
        <w:rPr>
          <w:snapToGrid w:val="0"/>
          <w:sz w:val="24"/>
        </w:rPr>
        <w:t>”</w:t>
      </w:r>
      <w:r>
        <w:rPr>
          <w:snapToGrid w:val="0"/>
          <w:sz w:val="24"/>
        </w:rPr>
        <w:t>按钮。</w:t>
      </w:r>
    </w:p>
    <w:p w14:paraId="11C3A5DA" w14:textId="77777777" w:rsidR="00546BC3" w:rsidRDefault="00546BC3">
      <w:pPr>
        <w:spacing w:line="360" w:lineRule="auto"/>
        <w:ind w:firstLineChars="200" w:firstLine="480"/>
        <w:rPr>
          <w:snapToGrid w:val="0"/>
          <w:sz w:val="24"/>
        </w:rPr>
      </w:pPr>
      <w:r>
        <w:rPr>
          <w:snapToGrid w:val="0"/>
          <w:sz w:val="24"/>
        </w:rPr>
        <w:t>(7)</w:t>
      </w:r>
      <w:r>
        <w:rPr>
          <w:rFonts w:hint="eastAsia"/>
          <w:snapToGrid w:val="0"/>
          <w:sz w:val="24"/>
        </w:rPr>
        <w:t>系统生成订单，包括农产品列表、单价、数量、总价等，展示给用户确认</w:t>
      </w:r>
      <w:r>
        <w:rPr>
          <w:snapToGrid w:val="0"/>
          <w:sz w:val="24"/>
        </w:rPr>
        <w:t>。</w:t>
      </w:r>
    </w:p>
    <w:p w14:paraId="19BE5EA9" w14:textId="77777777" w:rsidR="00546BC3" w:rsidRDefault="00546BC3">
      <w:pPr>
        <w:spacing w:line="360" w:lineRule="auto"/>
        <w:ind w:firstLineChars="200" w:firstLine="480"/>
        <w:rPr>
          <w:snapToGrid w:val="0"/>
          <w:sz w:val="24"/>
        </w:rPr>
      </w:pPr>
      <w:r>
        <w:rPr>
          <w:rFonts w:hint="eastAsia"/>
          <w:snapToGrid w:val="0"/>
          <w:sz w:val="24"/>
        </w:rPr>
        <w:t>(8)</w:t>
      </w:r>
      <w:r>
        <w:rPr>
          <w:rFonts w:hint="eastAsia"/>
          <w:snapToGrid w:val="0"/>
          <w:sz w:val="24"/>
        </w:rPr>
        <w:t>用户确认订单信息无误后，点击支付。</w:t>
      </w:r>
    </w:p>
    <w:p w14:paraId="3742314B" w14:textId="77777777" w:rsidR="00546BC3" w:rsidRDefault="00546BC3">
      <w:pPr>
        <w:spacing w:line="360" w:lineRule="auto"/>
        <w:ind w:firstLineChars="200" w:firstLine="480"/>
        <w:rPr>
          <w:snapToGrid w:val="0"/>
          <w:sz w:val="24"/>
        </w:rPr>
      </w:pPr>
      <w:r>
        <w:rPr>
          <w:rFonts w:hint="eastAsia"/>
          <w:snapToGrid w:val="0"/>
          <w:sz w:val="24"/>
        </w:rPr>
        <w:t>(9)</w:t>
      </w:r>
      <w:r>
        <w:rPr>
          <w:rFonts w:hint="eastAsia"/>
          <w:snapToGrid w:val="0"/>
          <w:sz w:val="24"/>
        </w:rPr>
        <w:t>用户完成支付，系统提示支付成功，并跳转至我的订单页面。</w:t>
      </w:r>
    </w:p>
    <w:p w14:paraId="0169D10F" w14:textId="77777777" w:rsidR="00546BC3" w:rsidRDefault="00546BC3">
      <w:pPr>
        <w:spacing w:line="360" w:lineRule="auto"/>
        <w:ind w:firstLineChars="200" w:firstLine="480"/>
        <w:rPr>
          <w:snapToGrid w:val="0"/>
          <w:sz w:val="24"/>
        </w:rPr>
      </w:pPr>
      <w:r>
        <w:rPr>
          <w:rFonts w:hint="eastAsia"/>
          <w:snapToGrid w:val="0"/>
          <w:sz w:val="24"/>
        </w:rPr>
        <w:t>(10)</w:t>
      </w:r>
      <w:r>
        <w:rPr>
          <w:rFonts w:hint="eastAsia"/>
          <w:snapToGrid w:val="0"/>
          <w:sz w:val="24"/>
        </w:rPr>
        <w:t>用户可以在订单页面查看订单详情，包括订单状态、订单详情等</w:t>
      </w:r>
    </w:p>
    <w:p w14:paraId="5385D283" w14:textId="77777777" w:rsidR="00546BC3" w:rsidRDefault="00546BC3">
      <w:pPr>
        <w:spacing w:line="360" w:lineRule="auto"/>
        <w:ind w:firstLineChars="200" w:firstLine="480"/>
        <w:rPr>
          <w:snapToGrid w:val="0"/>
          <w:sz w:val="24"/>
        </w:rPr>
      </w:pPr>
      <w:r>
        <w:rPr>
          <w:snapToGrid w:val="0"/>
          <w:sz w:val="24"/>
        </w:rPr>
        <w:t>异常事件流：</w:t>
      </w:r>
    </w:p>
    <w:p w14:paraId="4FE9CFEB" w14:textId="77777777" w:rsidR="00546BC3" w:rsidRDefault="00546BC3">
      <w:pPr>
        <w:spacing w:line="360" w:lineRule="auto"/>
        <w:ind w:firstLineChars="200" w:firstLine="480"/>
        <w:rPr>
          <w:snapToGrid w:val="0"/>
          <w:sz w:val="24"/>
        </w:rPr>
      </w:pPr>
      <w:r>
        <w:rPr>
          <w:snapToGrid w:val="0"/>
          <w:sz w:val="24"/>
        </w:rPr>
        <w:t>(1)</w:t>
      </w:r>
      <w:r>
        <w:rPr>
          <w:rFonts w:hint="eastAsia"/>
          <w:snapToGrid w:val="0"/>
          <w:sz w:val="24"/>
        </w:rPr>
        <w:t>若购物车为空，系统提示“购物车为空，请选择商品”</w:t>
      </w:r>
      <w:r>
        <w:rPr>
          <w:snapToGrid w:val="0"/>
          <w:sz w:val="24"/>
        </w:rPr>
        <w:t>。</w:t>
      </w:r>
    </w:p>
    <w:p w14:paraId="57DA57FD" w14:textId="77777777" w:rsidR="00546BC3" w:rsidRDefault="00546BC3">
      <w:pPr>
        <w:spacing w:line="360" w:lineRule="auto"/>
        <w:ind w:firstLineChars="200" w:firstLine="480"/>
        <w:rPr>
          <w:snapToGrid w:val="0"/>
          <w:sz w:val="24"/>
        </w:rPr>
      </w:pPr>
      <w:r>
        <w:rPr>
          <w:snapToGrid w:val="0"/>
          <w:sz w:val="24"/>
        </w:rPr>
        <w:t>(2)</w:t>
      </w:r>
      <w:r>
        <w:rPr>
          <w:rFonts w:hint="eastAsia"/>
          <w:snapToGrid w:val="0"/>
          <w:sz w:val="24"/>
        </w:rPr>
        <w:t>若支付失败，系统提示支付失败原因，并允许用户重新支付或取消订单</w:t>
      </w:r>
      <w:r>
        <w:rPr>
          <w:snapToGrid w:val="0"/>
          <w:sz w:val="24"/>
        </w:rPr>
        <w:t>。</w:t>
      </w:r>
    </w:p>
    <w:p w14:paraId="6E6E7B25" w14:textId="77777777" w:rsidR="00546BC3" w:rsidRDefault="00546BC3">
      <w:pPr>
        <w:snapToGrid w:val="0"/>
        <w:spacing w:beforeLines="100" w:before="326" w:afterLines="100" w:after="326" w:line="360" w:lineRule="auto"/>
        <w:outlineLvl w:val="2"/>
        <w:rPr>
          <w:b/>
          <w:snapToGrid w:val="0"/>
          <w:sz w:val="24"/>
          <w:shd w:val="clear" w:color="auto" w:fill="FFFFFF"/>
        </w:rPr>
      </w:pPr>
      <w:bookmarkStart w:id="178" w:name="_Toc24344"/>
      <w:bookmarkStart w:id="179" w:name="_Toc27167"/>
      <w:r>
        <w:rPr>
          <w:rFonts w:hint="eastAsia"/>
          <w:b/>
          <w:snapToGrid w:val="0"/>
          <w:sz w:val="24"/>
          <w:shd w:val="clear" w:color="auto" w:fill="FFFFFF"/>
        </w:rPr>
        <w:t xml:space="preserve">3.5.2 </w:t>
      </w:r>
      <w:r>
        <w:rPr>
          <w:rFonts w:hint="eastAsia"/>
          <w:b/>
          <w:snapToGrid w:val="0"/>
          <w:sz w:val="24"/>
          <w:shd w:val="clear" w:color="auto" w:fill="FFFFFF"/>
        </w:rPr>
        <w:t>用</w:t>
      </w:r>
      <w:commentRangeStart w:id="180"/>
      <w:r>
        <w:rPr>
          <w:rFonts w:hint="eastAsia"/>
          <w:b/>
          <w:snapToGrid w:val="0"/>
          <w:sz w:val="24"/>
          <w:shd w:val="clear" w:color="auto" w:fill="FFFFFF"/>
        </w:rPr>
        <w:t>例图</w:t>
      </w:r>
      <w:bookmarkEnd w:id="178"/>
      <w:bookmarkEnd w:id="179"/>
      <w:commentRangeEnd w:id="180"/>
      <w:r>
        <w:rPr>
          <w:rStyle w:val="aff0"/>
        </w:rPr>
        <w:commentReference w:id="180"/>
      </w:r>
    </w:p>
    <w:p w14:paraId="1F772C69" w14:textId="77777777" w:rsidR="00546BC3" w:rsidRDefault="00546BC3">
      <w:pPr>
        <w:snapToGrid w:val="0"/>
        <w:spacing w:line="360" w:lineRule="auto"/>
        <w:ind w:firstLineChars="200" w:firstLine="480"/>
        <w:outlineLvl w:val="2"/>
        <w:rPr>
          <w:b/>
          <w:snapToGrid w:val="0"/>
          <w:sz w:val="24"/>
          <w:shd w:val="clear" w:color="auto" w:fill="FFFFFF"/>
        </w:rPr>
      </w:pPr>
      <w:bookmarkStart w:id="181" w:name="_Toc11298"/>
      <w:bookmarkStart w:id="182" w:name="_Toc22868"/>
      <w:r>
        <w:rPr>
          <w:rFonts w:hint="eastAsia"/>
          <w:snapToGrid w:val="0"/>
          <w:sz w:val="24"/>
          <w:szCs w:val="21"/>
        </w:rPr>
        <w:t>为了更加清晰直观的显示</w:t>
      </w:r>
      <w:r>
        <w:rPr>
          <w:rFonts w:hint="eastAsia"/>
          <w:snapToGrid w:val="0"/>
          <w:sz w:val="24"/>
          <w:szCs w:val="21"/>
        </w:rPr>
        <w:t>购物车功能</w:t>
      </w:r>
      <w:r>
        <w:rPr>
          <w:rFonts w:hint="eastAsia"/>
          <w:snapToGrid w:val="0"/>
          <w:sz w:val="24"/>
          <w:szCs w:val="21"/>
        </w:rPr>
        <w:t>的流程，</w:t>
      </w:r>
      <w:r>
        <w:rPr>
          <w:rFonts w:hint="eastAsia"/>
          <w:snapToGrid w:val="0"/>
          <w:sz w:val="24"/>
          <w:szCs w:val="21"/>
        </w:rPr>
        <w:t>下面</w:t>
      </w:r>
      <w:r>
        <w:rPr>
          <w:rFonts w:hint="eastAsia"/>
          <w:snapToGrid w:val="0"/>
          <w:sz w:val="24"/>
          <w:szCs w:val="21"/>
        </w:rPr>
        <w:t>采用时序图的方式，再次描述用户</w:t>
      </w:r>
      <w:r>
        <w:rPr>
          <w:rFonts w:hint="eastAsia"/>
          <w:snapToGrid w:val="0"/>
          <w:sz w:val="24"/>
          <w:szCs w:val="21"/>
        </w:rPr>
        <w:t>将农产品加入购物车直至结算成功</w:t>
      </w:r>
      <w:r>
        <w:rPr>
          <w:rFonts w:hint="eastAsia"/>
          <w:snapToGrid w:val="0"/>
          <w:sz w:val="24"/>
          <w:szCs w:val="21"/>
        </w:rPr>
        <w:t>的过程，</w:t>
      </w:r>
      <w:r>
        <w:rPr>
          <w:snapToGrid w:val="0"/>
          <w:sz w:val="24"/>
          <w:szCs w:val="21"/>
        </w:rPr>
        <w:t>如图</w:t>
      </w:r>
      <w:r>
        <w:rPr>
          <w:snapToGrid w:val="0"/>
          <w:sz w:val="24"/>
          <w:szCs w:val="21"/>
        </w:rPr>
        <w:t>3-</w:t>
      </w:r>
      <w:r>
        <w:rPr>
          <w:rFonts w:hint="eastAsia"/>
          <w:snapToGrid w:val="0"/>
          <w:sz w:val="24"/>
          <w:szCs w:val="21"/>
        </w:rPr>
        <w:t>1</w:t>
      </w:r>
      <w:r>
        <w:rPr>
          <w:snapToGrid w:val="0"/>
          <w:sz w:val="24"/>
          <w:szCs w:val="21"/>
        </w:rPr>
        <w:t>所示。</w:t>
      </w:r>
      <w:bookmarkEnd w:id="181"/>
      <w:bookmarkEnd w:id="182"/>
    </w:p>
    <w:p w14:paraId="39EF7643" w14:textId="77777777" w:rsidR="00546BC3" w:rsidRDefault="00ED03C1">
      <w:pPr>
        <w:spacing w:line="360" w:lineRule="auto"/>
        <w:jc w:val="center"/>
        <w:rPr>
          <w:rFonts w:hint="eastAsia"/>
          <w:snapToGrid w:val="0"/>
          <w:sz w:val="24"/>
          <w:szCs w:val="21"/>
        </w:rPr>
      </w:pPr>
      <w:r>
        <w:rPr>
          <w:rFonts w:hint="eastAsia"/>
          <w:noProof/>
          <w:snapToGrid w:val="0"/>
          <w:sz w:val="24"/>
          <w:szCs w:val="21"/>
        </w:rPr>
        <w:drawing>
          <wp:inline distT="0" distB="0" distL="0" distR="0" wp14:anchorId="41A33FDB" wp14:editId="2ED58EEC">
            <wp:extent cx="3450590" cy="4714240"/>
            <wp:effectExtent l="0" t="0" r="0" b="0"/>
            <wp:docPr id="1" name="图片 21" descr="时序图"/>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1" descr="时序图"/>
                    <pic:cNvPicPr>
                      <a:picLocks/>
                    </pic:cNvPicPr>
                  </pic:nvPicPr>
                  <pic:blipFill>
                    <a:blip r:embed="rId21">
                      <a:extLst>
                        <a:ext uri="{28A0092B-C50C-407E-A947-70E740481C1C}">
                          <a14:useLocalDpi xmlns:a14="http://schemas.microsoft.com/office/drawing/2010/main" val="0"/>
                        </a:ext>
                      </a:extLst>
                    </a:blip>
                    <a:srcRect b="27692"/>
                    <a:stretch>
                      <a:fillRect/>
                    </a:stretch>
                  </pic:blipFill>
                  <pic:spPr bwMode="auto">
                    <a:xfrm>
                      <a:off x="0" y="0"/>
                      <a:ext cx="3450590" cy="4714240"/>
                    </a:xfrm>
                    <a:prstGeom prst="rect">
                      <a:avLst/>
                    </a:prstGeom>
                    <a:noFill/>
                    <a:ln>
                      <a:noFill/>
                    </a:ln>
                  </pic:spPr>
                </pic:pic>
              </a:graphicData>
            </a:graphic>
          </wp:inline>
        </w:drawing>
      </w:r>
    </w:p>
    <w:p w14:paraId="3298B212" w14:textId="77777777" w:rsidR="00546BC3" w:rsidRDefault="00546BC3">
      <w:pPr>
        <w:spacing w:line="360" w:lineRule="auto"/>
        <w:jc w:val="center"/>
        <w:rPr>
          <w:lang w:eastAsia="zh-Hans"/>
        </w:rPr>
      </w:pPr>
      <w:r>
        <w:rPr>
          <w:rFonts w:ascii="宋体" w:hAnsi="宋体" w:cs="宋体" w:hint="eastAsia"/>
          <w:szCs w:val="21"/>
          <w:lang w:eastAsia="zh-Hans"/>
        </w:rPr>
        <w:t>图</w:t>
      </w:r>
      <w:r>
        <w:rPr>
          <w:rFonts w:ascii="宋体" w:hAnsi="宋体" w:cs="宋体" w:hint="eastAsia"/>
          <w:szCs w:val="21"/>
          <w:lang w:eastAsia="zh-Hans"/>
        </w:rPr>
        <w:t>3-</w:t>
      </w:r>
      <w:r>
        <w:rPr>
          <w:rFonts w:ascii="宋体" w:hAnsi="宋体" w:cs="宋体" w:hint="eastAsia"/>
          <w:szCs w:val="21"/>
        </w:rPr>
        <w:t>1</w:t>
      </w:r>
      <w:r>
        <w:rPr>
          <w:rFonts w:ascii="宋体" w:hAnsi="宋体" w:cs="宋体" w:hint="eastAsia"/>
          <w:szCs w:val="21"/>
        </w:rPr>
        <w:t>助农东西山</w:t>
      </w:r>
      <w:r>
        <w:rPr>
          <w:rFonts w:ascii="宋体" w:hAnsi="宋体" w:cs="宋体" w:hint="eastAsia"/>
          <w:szCs w:val="21"/>
          <w:lang w:eastAsia="zh-Hans"/>
        </w:rPr>
        <w:t>微信小程序用例图</w:t>
      </w:r>
    </w:p>
    <w:p w14:paraId="26F42C31" w14:textId="77777777" w:rsidR="00546BC3" w:rsidRDefault="00546BC3">
      <w:pPr>
        <w:pStyle w:val="aff6"/>
        <w:spacing w:before="326" w:after="326" w:line="360" w:lineRule="auto"/>
        <w:rPr>
          <w:rFonts w:ascii="Times New Roman" w:hAnsi="Times New Roman"/>
        </w:rPr>
      </w:pPr>
      <w:bookmarkStart w:id="183" w:name="_Toc17954"/>
      <w:bookmarkStart w:id="184" w:name="_Toc12368"/>
      <w:bookmarkStart w:id="185" w:name="_Toc133422787"/>
      <w:bookmarkStart w:id="186" w:name="_Toc132559240"/>
      <w:bookmarkStart w:id="187" w:name="_Toc133521808"/>
      <w:bookmarkStart w:id="188" w:name="_Toc134894157"/>
      <w:bookmarkStart w:id="189" w:name="_Toc133521439"/>
      <w:r>
        <w:rPr>
          <w:rFonts w:ascii="Times New Roman" w:hAnsi="Times New Roman" w:hint="eastAsia"/>
        </w:rPr>
        <w:t>第</w:t>
      </w:r>
      <w:r>
        <w:rPr>
          <w:rFonts w:ascii="Times New Roman" w:hAnsi="Times New Roman" w:hint="eastAsia"/>
        </w:rPr>
        <w:t>3</w:t>
      </w:r>
      <w:r>
        <w:rPr>
          <w:rFonts w:ascii="Times New Roman" w:hAnsi="Times New Roman"/>
        </w:rPr>
        <w:t>.6</w:t>
      </w:r>
      <w:r>
        <w:rPr>
          <w:rFonts w:ascii="Times New Roman" w:hAnsi="Times New Roman" w:hint="eastAsia"/>
        </w:rPr>
        <w:t>节</w:t>
      </w:r>
      <w:r>
        <w:rPr>
          <w:rFonts w:ascii="Times New Roman" w:hAnsi="Times New Roman" w:hint="eastAsia"/>
        </w:rPr>
        <w:t xml:space="preserve"> </w:t>
      </w:r>
      <w:r>
        <w:rPr>
          <w:rFonts w:ascii="Times New Roman" w:hAnsi="Times New Roman" w:hint="eastAsia"/>
        </w:rPr>
        <w:t>本章小结</w:t>
      </w:r>
      <w:bookmarkEnd w:id="183"/>
      <w:bookmarkEnd w:id="184"/>
      <w:bookmarkEnd w:id="185"/>
      <w:bookmarkEnd w:id="186"/>
      <w:bookmarkEnd w:id="187"/>
      <w:bookmarkEnd w:id="188"/>
      <w:bookmarkEnd w:id="189"/>
    </w:p>
    <w:p w14:paraId="00500A81" w14:textId="77777777" w:rsidR="00546BC3" w:rsidRDefault="00546BC3">
      <w:pPr>
        <w:pStyle w:val="11"/>
        <w:ind w:firstLine="480"/>
        <w:rPr>
          <w:rFonts w:cs="Times New Roman"/>
          <w:snapToGrid w:val="0"/>
          <w:sz w:val="24"/>
          <w:szCs w:val="21"/>
        </w:rPr>
      </w:pPr>
      <w:r>
        <w:rPr>
          <w:rFonts w:cs="Times New Roman" w:hint="eastAsia"/>
          <w:snapToGrid w:val="0"/>
          <w:sz w:val="24"/>
          <w:szCs w:val="21"/>
        </w:rPr>
        <w:t>本章主要对系统进行了全面的分析，包括可行性分析、需求分析和用例分析。其中，需求分析和用例分析是重点，将深入探讨系统功能和用户需求。特别是用例分析部分，通过</w:t>
      </w:r>
      <w:r>
        <w:rPr>
          <w:rFonts w:cs="Times New Roman" w:hint="eastAsia"/>
          <w:snapToGrid w:val="0"/>
          <w:sz w:val="24"/>
          <w:szCs w:val="21"/>
        </w:rPr>
        <w:t>时序</w:t>
      </w:r>
      <w:r>
        <w:rPr>
          <w:rFonts w:cs="Times New Roman" w:hint="eastAsia"/>
          <w:snapToGrid w:val="0"/>
          <w:sz w:val="24"/>
          <w:szCs w:val="21"/>
        </w:rPr>
        <w:t>图展示系统的功能特性和用户需求，以便更好地理解系统。</w:t>
      </w:r>
    </w:p>
    <w:p w14:paraId="19AF9AE8" w14:textId="77777777" w:rsidR="00546BC3" w:rsidRDefault="00546BC3">
      <w:pPr>
        <w:rPr>
          <w:snapToGrid w:val="0"/>
          <w:sz w:val="24"/>
          <w:szCs w:val="21"/>
        </w:rPr>
      </w:pPr>
      <w:r>
        <w:rPr>
          <w:rFonts w:hint="eastAsia"/>
          <w:snapToGrid w:val="0"/>
          <w:sz w:val="24"/>
          <w:szCs w:val="21"/>
        </w:rPr>
        <w:br w:type="page"/>
      </w:r>
    </w:p>
    <w:p w14:paraId="00D677ED" w14:textId="77777777" w:rsidR="00546BC3" w:rsidRDefault="00546BC3">
      <w:pPr>
        <w:snapToGrid w:val="0"/>
        <w:spacing w:afterLines="100" w:after="326" w:line="360" w:lineRule="auto"/>
        <w:jc w:val="center"/>
        <w:outlineLvl w:val="0"/>
        <w:rPr>
          <w:snapToGrid w:val="0"/>
          <w:szCs w:val="21"/>
        </w:rPr>
      </w:pPr>
      <w:bookmarkStart w:id="190" w:name="_Toc7766_WPSOffice_Level1"/>
      <w:bookmarkStart w:id="191" w:name="_Toc17709"/>
      <w:bookmarkStart w:id="192" w:name="_Toc18149"/>
      <w:bookmarkStart w:id="193" w:name="_Toc10585"/>
      <w:bookmarkStart w:id="194" w:name="_Toc9243"/>
      <w:bookmarkStart w:id="195" w:name="_Toc21119"/>
      <w:bookmarkStart w:id="196" w:name="_Toc15271"/>
      <w:r>
        <w:rPr>
          <w:rFonts w:hint="eastAsia"/>
          <w:b/>
          <w:snapToGrid w:val="0"/>
          <w:color w:val="000000"/>
          <w:sz w:val="30"/>
          <w:szCs w:val="30"/>
          <w:shd w:val="clear" w:color="auto" w:fill="FFFFFF"/>
        </w:rPr>
        <w:t>第</w:t>
      </w:r>
      <w:r>
        <w:rPr>
          <w:rFonts w:hint="eastAsia"/>
          <w:b/>
          <w:snapToGrid w:val="0"/>
          <w:color w:val="000000"/>
          <w:sz w:val="30"/>
          <w:szCs w:val="30"/>
          <w:shd w:val="clear" w:color="auto" w:fill="FFFFFF"/>
        </w:rPr>
        <w:t>4</w:t>
      </w:r>
      <w:r>
        <w:rPr>
          <w:rFonts w:hint="eastAsia"/>
          <w:b/>
          <w:snapToGrid w:val="0"/>
          <w:color w:val="000000"/>
          <w:sz w:val="30"/>
          <w:szCs w:val="30"/>
          <w:shd w:val="clear" w:color="auto" w:fill="FFFFFF"/>
        </w:rPr>
        <w:t>章</w:t>
      </w:r>
      <w:r>
        <w:rPr>
          <w:rFonts w:hint="eastAsia"/>
          <w:b/>
          <w:snapToGrid w:val="0"/>
          <w:color w:val="000000"/>
          <w:sz w:val="30"/>
          <w:szCs w:val="30"/>
          <w:shd w:val="clear" w:color="auto" w:fill="FFFFFF"/>
        </w:rPr>
        <w:t xml:space="preserve"> </w:t>
      </w:r>
      <w:bookmarkEnd w:id="190"/>
      <w:bookmarkEnd w:id="191"/>
      <w:bookmarkEnd w:id="192"/>
      <w:bookmarkEnd w:id="193"/>
      <w:bookmarkEnd w:id="194"/>
      <w:r>
        <w:rPr>
          <w:rFonts w:hint="eastAsia"/>
          <w:b/>
          <w:snapToGrid w:val="0"/>
          <w:color w:val="000000"/>
          <w:sz w:val="30"/>
          <w:szCs w:val="30"/>
          <w:shd w:val="clear" w:color="auto" w:fill="FFFFFF"/>
        </w:rPr>
        <w:t>系统设计</w:t>
      </w:r>
      <w:bookmarkEnd w:id="195"/>
      <w:bookmarkEnd w:id="196"/>
    </w:p>
    <w:p w14:paraId="3EC35F13" w14:textId="77777777" w:rsidR="00546BC3" w:rsidRDefault="00546BC3">
      <w:pPr>
        <w:snapToGrid w:val="0"/>
        <w:spacing w:line="360" w:lineRule="auto"/>
        <w:outlineLvl w:val="1"/>
        <w:rPr>
          <w:b/>
          <w:snapToGrid w:val="0"/>
          <w:sz w:val="30"/>
          <w:szCs w:val="28"/>
          <w:shd w:val="clear" w:color="auto" w:fill="FFFFFF"/>
        </w:rPr>
      </w:pPr>
      <w:bookmarkStart w:id="197" w:name="_Toc23535_WPSOffice_Level2"/>
      <w:bookmarkStart w:id="198" w:name="_Toc28228"/>
      <w:bookmarkStart w:id="199" w:name="_Toc25690"/>
      <w:bookmarkStart w:id="200" w:name="_Toc22371"/>
      <w:bookmarkStart w:id="201" w:name="_Toc14441"/>
      <w:bookmarkStart w:id="202" w:name="_Toc30243"/>
      <w:bookmarkStart w:id="203" w:name="_Toc31743"/>
      <w:r>
        <w:rPr>
          <w:rFonts w:hint="eastAsia"/>
          <w:b/>
          <w:snapToGrid w:val="0"/>
          <w:sz w:val="30"/>
          <w:szCs w:val="28"/>
          <w:shd w:val="clear" w:color="auto" w:fill="FFFFFF"/>
        </w:rPr>
        <w:t>第</w:t>
      </w:r>
      <w:r>
        <w:rPr>
          <w:rFonts w:hint="eastAsia"/>
          <w:b/>
          <w:snapToGrid w:val="0"/>
          <w:sz w:val="30"/>
          <w:szCs w:val="28"/>
          <w:shd w:val="clear" w:color="auto" w:fill="FFFFFF"/>
        </w:rPr>
        <w:t>4.1</w:t>
      </w:r>
      <w:r>
        <w:rPr>
          <w:rFonts w:hint="eastAsia"/>
          <w:b/>
          <w:snapToGrid w:val="0"/>
          <w:sz w:val="30"/>
          <w:szCs w:val="28"/>
          <w:shd w:val="clear" w:color="auto" w:fill="FFFFFF"/>
        </w:rPr>
        <w:t>节</w:t>
      </w:r>
      <w:r>
        <w:rPr>
          <w:rFonts w:hint="eastAsia"/>
          <w:b/>
          <w:snapToGrid w:val="0"/>
          <w:sz w:val="30"/>
          <w:szCs w:val="28"/>
          <w:shd w:val="clear" w:color="auto" w:fill="FFFFFF"/>
        </w:rPr>
        <w:t xml:space="preserve"> </w:t>
      </w:r>
      <w:bookmarkEnd w:id="197"/>
      <w:bookmarkEnd w:id="198"/>
      <w:bookmarkEnd w:id="199"/>
      <w:bookmarkEnd w:id="200"/>
      <w:bookmarkEnd w:id="201"/>
      <w:r>
        <w:rPr>
          <w:rFonts w:hint="eastAsia"/>
          <w:b/>
          <w:snapToGrid w:val="0"/>
          <w:sz w:val="30"/>
          <w:szCs w:val="28"/>
          <w:shd w:val="clear" w:color="auto" w:fill="FFFFFF"/>
        </w:rPr>
        <w:t>系统设计概述</w:t>
      </w:r>
      <w:bookmarkStart w:id="204" w:name="_Toc24250"/>
      <w:bookmarkEnd w:id="202"/>
      <w:bookmarkEnd w:id="203"/>
    </w:p>
    <w:p w14:paraId="68232CBB" w14:textId="77777777" w:rsidR="00546BC3" w:rsidRDefault="00546BC3">
      <w:pPr>
        <w:snapToGrid w:val="0"/>
        <w:spacing w:beforeLines="100" w:before="326" w:afterLines="100" w:after="326" w:line="360" w:lineRule="auto"/>
        <w:outlineLvl w:val="2"/>
        <w:rPr>
          <w:b/>
          <w:snapToGrid w:val="0"/>
          <w:sz w:val="24"/>
          <w:shd w:val="clear" w:color="auto" w:fill="FFFFFF"/>
        </w:rPr>
      </w:pPr>
      <w:bookmarkStart w:id="205" w:name="_Toc6704"/>
      <w:bookmarkStart w:id="206" w:name="_Toc29520"/>
      <w:r>
        <w:rPr>
          <w:rFonts w:hint="eastAsia"/>
          <w:b/>
          <w:snapToGrid w:val="0"/>
          <w:sz w:val="24"/>
          <w:shd w:val="clear" w:color="auto" w:fill="FFFFFF"/>
        </w:rPr>
        <w:t>4.1.1</w:t>
      </w:r>
      <w:r>
        <w:rPr>
          <w:rFonts w:hint="eastAsia"/>
          <w:b/>
          <w:snapToGrid w:val="0"/>
          <w:sz w:val="24"/>
          <w:shd w:val="clear" w:color="auto" w:fill="FFFFFF"/>
        </w:rPr>
        <w:t>主要任务和内容</w:t>
      </w:r>
      <w:bookmarkEnd w:id="204"/>
      <w:bookmarkEnd w:id="205"/>
      <w:bookmarkEnd w:id="206"/>
    </w:p>
    <w:p w14:paraId="2877EEBB" w14:textId="77777777" w:rsidR="00546BC3" w:rsidRDefault="00546BC3">
      <w:pPr>
        <w:snapToGrid w:val="0"/>
        <w:spacing w:line="360" w:lineRule="auto"/>
        <w:ind w:firstLineChars="200" w:firstLine="480"/>
        <w:rPr>
          <w:snapToGrid w:val="0"/>
          <w:color w:val="000000"/>
          <w:sz w:val="24"/>
          <w:szCs w:val="21"/>
        </w:rPr>
      </w:pPr>
      <w:r>
        <w:rPr>
          <w:rFonts w:hint="eastAsia"/>
          <w:snapToGrid w:val="0"/>
          <w:sz w:val="24"/>
          <w:szCs w:val="21"/>
        </w:rPr>
        <w:t>本阶段的主要任务是根据需求分析阶段的文档确定系统的模块组合和交互方式，并构建系统的整体结构。同时，需要选择合适的工具和技术展现系统实现成果，并设计系统涉及的数据库</w:t>
      </w:r>
      <w:r>
        <w:rPr>
          <w:rFonts w:hint="eastAsia"/>
          <w:snapToGrid w:val="0"/>
          <w:color w:val="000000"/>
          <w:sz w:val="24"/>
          <w:szCs w:val="21"/>
        </w:rPr>
        <w:t>。</w:t>
      </w:r>
    </w:p>
    <w:p w14:paraId="1C0E4BE2" w14:textId="77777777" w:rsidR="00546BC3" w:rsidRDefault="00546BC3">
      <w:pPr>
        <w:snapToGrid w:val="0"/>
        <w:spacing w:line="360" w:lineRule="auto"/>
        <w:ind w:firstLineChars="200" w:firstLine="480"/>
        <w:rPr>
          <w:snapToGrid w:val="0"/>
          <w:sz w:val="24"/>
          <w:szCs w:val="21"/>
        </w:rPr>
      </w:pPr>
      <w:r>
        <w:rPr>
          <w:rFonts w:hint="eastAsia"/>
          <w:snapToGrid w:val="0"/>
          <w:sz w:val="24"/>
          <w:szCs w:val="21"/>
        </w:rPr>
        <w:t>具体内容包括通过类图等详细描述系统各部分的设计，包括内部结构、使用方法以及数据库表间的关系和数据字典的展示。这些设计文档将清晰展现助农</w:t>
      </w:r>
      <w:r>
        <w:rPr>
          <w:rFonts w:hint="eastAsia"/>
          <w:snapToGrid w:val="0"/>
          <w:sz w:val="24"/>
          <w:szCs w:val="21"/>
        </w:rPr>
        <w:t>东西山</w:t>
      </w:r>
      <w:r>
        <w:rPr>
          <w:rFonts w:hint="eastAsia"/>
          <w:snapToGrid w:val="0"/>
          <w:sz w:val="24"/>
          <w:szCs w:val="21"/>
        </w:rPr>
        <w:t>微信小程序的功能、数据流动、业务逻辑和数据存储结构。</w:t>
      </w:r>
    </w:p>
    <w:p w14:paraId="6B81EFAC" w14:textId="77777777" w:rsidR="00546BC3" w:rsidRDefault="00546BC3">
      <w:pPr>
        <w:snapToGrid w:val="0"/>
        <w:spacing w:beforeLines="100" w:before="326" w:afterLines="100" w:after="326" w:line="360" w:lineRule="auto"/>
        <w:outlineLvl w:val="2"/>
        <w:rPr>
          <w:b/>
          <w:snapToGrid w:val="0"/>
          <w:sz w:val="24"/>
          <w:shd w:val="clear" w:color="auto" w:fill="FFFFFF"/>
        </w:rPr>
      </w:pPr>
      <w:bookmarkStart w:id="207" w:name="_Toc28522"/>
      <w:bookmarkStart w:id="208" w:name="_Toc7203"/>
      <w:r>
        <w:rPr>
          <w:rFonts w:hint="eastAsia"/>
          <w:b/>
          <w:snapToGrid w:val="0"/>
          <w:sz w:val="24"/>
          <w:shd w:val="clear" w:color="auto" w:fill="FFFFFF"/>
        </w:rPr>
        <w:t>4.1.2</w:t>
      </w:r>
      <w:r>
        <w:rPr>
          <w:rFonts w:hint="eastAsia"/>
          <w:b/>
          <w:snapToGrid w:val="0"/>
          <w:sz w:val="24"/>
          <w:shd w:val="clear" w:color="auto" w:fill="FFFFFF"/>
        </w:rPr>
        <w:t>系统设计原则</w:t>
      </w:r>
      <w:bookmarkEnd w:id="207"/>
      <w:bookmarkEnd w:id="208"/>
    </w:p>
    <w:p w14:paraId="72D479C4" w14:textId="77777777" w:rsidR="00546BC3" w:rsidRDefault="00546BC3">
      <w:pPr>
        <w:snapToGrid w:val="0"/>
        <w:spacing w:line="360" w:lineRule="auto"/>
        <w:ind w:firstLineChars="200" w:firstLine="480"/>
        <w:rPr>
          <w:snapToGrid w:val="0"/>
          <w:sz w:val="24"/>
          <w:szCs w:val="21"/>
        </w:rPr>
      </w:pPr>
      <w:r>
        <w:rPr>
          <w:rFonts w:hint="eastAsia"/>
          <w:snapToGrid w:val="0"/>
          <w:sz w:val="24"/>
          <w:szCs w:val="21"/>
        </w:rPr>
        <w:t>在设计助农东西山微信小程序时，我们将遵循以下原则，以确保系统的有效性、易用性和可扩展性：</w:t>
      </w:r>
    </w:p>
    <w:p w14:paraId="5C503DC7" w14:textId="77777777" w:rsidR="00546BC3" w:rsidRDefault="00546BC3">
      <w:pPr>
        <w:snapToGrid w:val="0"/>
        <w:spacing w:line="360" w:lineRule="auto"/>
        <w:ind w:firstLineChars="200" w:firstLine="480"/>
        <w:rPr>
          <w:snapToGrid w:val="0"/>
          <w:sz w:val="24"/>
          <w:szCs w:val="21"/>
        </w:rPr>
      </w:pPr>
      <w:r>
        <w:rPr>
          <w:rFonts w:hint="eastAsia"/>
          <w:snapToGrid w:val="0"/>
          <w:sz w:val="24"/>
          <w:szCs w:val="21"/>
        </w:rPr>
        <w:t>1.</w:t>
      </w:r>
      <w:r>
        <w:rPr>
          <w:rFonts w:hint="eastAsia"/>
          <w:snapToGrid w:val="0"/>
          <w:sz w:val="24"/>
          <w:szCs w:val="21"/>
        </w:rPr>
        <w:t>非功能需求原则</w:t>
      </w:r>
    </w:p>
    <w:p w14:paraId="0D5ED296" w14:textId="77777777" w:rsidR="00546BC3" w:rsidRDefault="00546BC3">
      <w:pPr>
        <w:snapToGrid w:val="0"/>
        <w:spacing w:line="360" w:lineRule="auto"/>
        <w:ind w:firstLineChars="200" w:firstLine="480"/>
        <w:rPr>
          <w:snapToGrid w:val="0"/>
          <w:sz w:val="24"/>
          <w:szCs w:val="21"/>
        </w:rPr>
      </w:pPr>
      <w:r>
        <w:rPr>
          <w:rFonts w:hint="eastAsia"/>
          <w:snapToGrid w:val="0"/>
          <w:sz w:val="24"/>
          <w:szCs w:val="21"/>
        </w:rPr>
        <w:t>（</w:t>
      </w:r>
      <w:r>
        <w:rPr>
          <w:rFonts w:hint="eastAsia"/>
          <w:snapToGrid w:val="0"/>
          <w:sz w:val="24"/>
          <w:szCs w:val="21"/>
        </w:rPr>
        <w:t>1</w:t>
      </w:r>
      <w:r>
        <w:rPr>
          <w:rFonts w:hint="eastAsia"/>
          <w:snapToGrid w:val="0"/>
          <w:sz w:val="24"/>
          <w:szCs w:val="21"/>
        </w:rPr>
        <w:t>）实用性：系统需紧密结合助农业务实际，提供实用的功能和服务。</w:t>
      </w:r>
    </w:p>
    <w:p w14:paraId="09C18F6D" w14:textId="77777777" w:rsidR="00546BC3" w:rsidRDefault="00546BC3">
      <w:pPr>
        <w:snapToGrid w:val="0"/>
        <w:spacing w:line="360" w:lineRule="auto"/>
        <w:ind w:firstLineChars="200" w:firstLine="480"/>
        <w:rPr>
          <w:snapToGrid w:val="0"/>
          <w:sz w:val="24"/>
          <w:szCs w:val="21"/>
        </w:rPr>
      </w:pPr>
      <w:r>
        <w:rPr>
          <w:rFonts w:hint="eastAsia"/>
          <w:snapToGrid w:val="0"/>
          <w:sz w:val="24"/>
          <w:szCs w:val="21"/>
        </w:rPr>
        <w:t>（</w:t>
      </w:r>
      <w:r>
        <w:rPr>
          <w:rFonts w:hint="eastAsia"/>
          <w:snapToGrid w:val="0"/>
          <w:sz w:val="24"/>
          <w:szCs w:val="21"/>
        </w:rPr>
        <w:t>2</w:t>
      </w:r>
      <w:r>
        <w:rPr>
          <w:rFonts w:hint="eastAsia"/>
          <w:snapToGrid w:val="0"/>
          <w:sz w:val="24"/>
          <w:szCs w:val="21"/>
        </w:rPr>
        <w:t>）可靠性：确保系统稳定可靠，避免数据丢失或损坏。</w:t>
      </w:r>
    </w:p>
    <w:p w14:paraId="61A7EE49" w14:textId="77777777" w:rsidR="00546BC3" w:rsidRDefault="00546BC3">
      <w:pPr>
        <w:snapToGrid w:val="0"/>
        <w:spacing w:line="360" w:lineRule="auto"/>
        <w:ind w:firstLineChars="200" w:firstLine="480"/>
        <w:rPr>
          <w:snapToGrid w:val="0"/>
          <w:sz w:val="24"/>
          <w:szCs w:val="21"/>
        </w:rPr>
      </w:pPr>
      <w:r>
        <w:rPr>
          <w:rFonts w:hint="eastAsia"/>
          <w:snapToGrid w:val="0"/>
          <w:sz w:val="24"/>
          <w:szCs w:val="21"/>
        </w:rPr>
        <w:t>（</w:t>
      </w:r>
      <w:r>
        <w:rPr>
          <w:rFonts w:hint="eastAsia"/>
          <w:snapToGrid w:val="0"/>
          <w:sz w:val="24"/>
          <w:szCs w:val="21"/>
        </w:rPr>
        <w:t>3</w:t>
      </w:r>
      <w:r>
        <w:rPr>
          <w:rFonts w:hint="eastAsia"/>
          <w:snapToGrid w:val="0"/>
          <w:sz w:val="24"/>
          <w:szCs w:val="21"/>
        </w:rPr>
        <w:t>）易用性：系界面简洁明了，操作流程简单易懂，用户能快速上手并高效使用。</w:t>
      </w:r>
    </w:p>
    <w:p w14:paraId="026D4E60" w14:textId="77777777" w:rsidR="00546BC3" w:rsidRDefault="00546BC3">
      <w:pPr>
        <w:snapToGrid w:val="0"/>
        <w:spacing w:line="360" w:lineRule="auto"/>
        <w:ind w:firstLineChars="200" w:firstLine="480"/>
        <w:rPr>
          <w:snapToGrid w:val="0"/>
          <w:sz w:val="24"/>
          <w:szCs w:val="21"/>
        </w:rPr>
      </w:pPr>
      <w:r>
        <w:rPr>
          <w:rFonts w:hint="eastAsia"/>
          <w:snapToGrid w:val="0"/>
          <w:sz w:val="24"/>
          <w:szCs w:val="21"/>
        </w:rPr>
        <w:t>（</w:t>
      </w:r>
      <w:r>
        <w:rPr>
          <w:rFonts w:hint="eastAsia"/>
          <w:snapToGrid w:val="0"/>
          <w:sz w:val="24"/>
          <w:szCs w:val="21"/>
        </w:rPr>
        <w:t>4</w:t>
      </w:r>
      <w:r>
        <w:rPr>
          <w:rFonts w:hint="eastAsia"/>
          <w:snapToGrid w:val="0"/>
          <w:sz w:val="24"/>
          <w:szCs w:val="21"/>
        </w:rPr>
        <w:t>）可扩展性：具备良好的可扩展性，以适应未来业务的变化和扩展。</w:t>
      </w:r>
    </w:p>
    <w:p w14:paraId="366462E9" w14:textId="77777777" w:rsidR="00546BC3" w:rsidRDefault="00546BC3">
      <w:pPr>
        <w:snapToGrid w:val="0"/>
        <w:spacing w:line="360" w:lineRule="auto"/>
        <w:ind w:firstLineChars="200" w:firstLine="480"/>
        <w:rPr>
          <w:snapToGrid w:val="0"/>
          <w:sz w:val="24"/>
          <w:szCs w:val="21"/>
        </w:rPr>
      </w:pPr>
      <w:r>
        <w:rPr>
          <w:rFonts w:hint="eastAsia"/>
          <w:snapToGrid w:val="0"/>
          <w:sz w:val="24"/>
          <w:szCs w:val="21"/>
        </w:rPr>
        <w:t>（</w:t>
      </w:r>
      <w:r>
        <w:rPr>
          <w:rFonts w:hint="eastAsia"/>
          <w:snapToGrid w:val="0"/>
          <w:sz w:val="24"/>
          <w:szCs w:val="21"/>
        </w:rPr>
        <w:t>5</w:t>
      </w:r>
      <w:r>
        <w:rPr>
          <w:rFonts w:hint="eastAsia"/>
          <w:snapToGrid w:val="0"/>
          <w:sz w:val="24"/>
          <w:szCs w:val="21"/>
        </w:rPr>
        <w:t>）安全性：保证数据传输和存储的安全，防止数据泄露和非法访问。</w:t>
      </w:r>
    </w:p>
    <w:p w14:paraId="44335AAA" w14:textId="77777777" w:rsidR="00546BC3" w:rsidRDefault="00546BC3">
      <w:pPr>
        <w:snapToGrid w:val="0"/>
        <w:spacing w:line="360" w:lineRule="auto"/>
        <w:ind w:firstLineChars="200" w:firstLine="480"/>
        <w:rPr>
          <w:snapToGrid w:val="0"/>
          <w:sz w:val="24"/>
          <w:szCs w:val="21"/>
        </w:rPr>
      </w:pPr>
      <w:r>
        <w:rPr>
          <w:rFonts w:hint="eastAsia"/>
          <w:snapToGrid w:val="0"/>
          <w:sz w:val="24"/>
          <w:szCs w:val="21"/>
        </w:rPr>
        <w:t>2.</w:t>
      </w:r>
      <w:r>
        <w:rPr>
          <w:rFonts w:hint="eastAsia"/>
          <w:snapToGrid w:val="0"/>
          <w:sz w:val="24"/>
          <w:szCs w:val="21"/>
        </w:rPr>
        <w:t>开发设计原则</w:t>
      </w:r>
    </w:p>
    <w:p w14:paraId="012A0A52" w14:textId="77777777" w:rsidR="00546BC3" w:rsidRDefault="00546BC3">
      <w:pPr>
        <w:snapToGrid w:val="0"/>
        <w:spacing w:line="360" w:lineRule="auto"/>
        <w:ind w:firstLineChars="200" w:firstLine="480"/>
        <w:rPr>
          <w:snapToGrid w:val="0"/>
          <w:sz w:val="24"/>
          <w:szCs w:val="21"/>
        </w:rPr>
      </w:pPr>
      <w:r>
        <w:rPr>
          <w:rFonts w:hint="eastAsia"/>
          <w:snapToGrid w:val="0"/>
          <w:sz w:val="24"/>
          <w:szCs w:val="21"/>
        </w:rPr>
        <w:t>（</w:t>
      </w:r>
      <w:r>
        <w:rPr>
          <w:rFonts w:hint="eastAsia"/>
          <w:snapToGrid w:val="0"/>
          <w:sz w:val="24"/>
          <w:szCs w:val="21"/>
        </w:rPr>
        <w:t>1</w:t>
      </w:r>
      <w:r>
        <w:rPr>
          <w:rFonts w:hint="eastAsia"/>
          <w:snapToGrid w:val="0"/>
          <w:sz w:val="24"/>
          <w:szCs w:val="21"/>
        </w:rPr>
        <w:t>）模块化设计：划分独立模块，降低耦合度，提高可维护性和可扩展性。</w:t>
      </w:r>
    </w:p>
    <w:p w14:paraId="44DAA81B" w14:textId="77777777" w:rsidR="00546BC3" w:rsidRDefault="00546BC3">
      <w:pPr>
        <w:snapToGrid w:val="0"/>
        <w:spacing w:line="360" w:lineRule="auto"/>
        <w:ind w:firstLineChars="200" w:firstLine="480"/>
        <w:rPr>
          <w:snapToGrid w:val="0"/>
          <w:sz w:val="24"/>
          <w:szCs w:val="21"/>
        </w:rPr>
      </w:pPr>
      <w:r>
        <w:rPr>
          <w:rFonts w:hint="eastAsia"/>
          <w:snapToGrid w:val="0"/>
          <w:sz w:val="24"/>
          <w:szCs w:val="21"/>
        </w:rPr>
        <w:t>（</w:t>
      </w:r>
      <w:r>
        <w:rPr>
          <w:rFonts w:hint="eastAsia"/>
          <w:snapToGrid w:val="0"/>
          <w:sz w:val="24"/>
          <w:szCs w:val="21"/>
        </w:rPr>
        <w:t>2</w:t>
      </w:r>
      <w:r>
        <w:rPr>
          <w:rFonts w:hint="eastAsia"/>
          <w:snapToGrid w:val="0"/>
          <w:sz w:val="24"/>
          <w:szCs w:val="21"/>
        </w:rPr>
        <w:t>）接口统一：统一内部接口规范，保证数据交换和通信的一致性。</w:t>
      </w:r>
    </w:p>
    <w:p w14:paraId="136FF61E" w14:textId="77777777" w:rsidR="00546BC3" w:rsidRDefault="00546BC3">
      <w:pPr>
        <w:snapToGrid w:val="0"/>
        <w:spacing w:line="360" w:lineRule="auto"/>
        <w:ind w:firstLineChars="200" w:firstLine="480"/>
        <w:rPr>
          <w:snapToGrid w:val="0"/>
          <w:sz w:val="24"/>
          <w:szCs w:val="21"/>
        </w:rPr>
      </w:pPr>
      <w:r>
        <w:rPr>
          <w:rFonts w:hint="eastAsia"/>
          <w:snapToGrid w:val="0"/>
          <w:sz w:val="24"/>
          <w:szCs w:val="21"/>
        </w:rPr>
        <w:t>（</w:t>
      </w:r>
      <w:r>
        <w:rPr>
          <w:rFonts w:hint="eastAsia"/>
          <w:snapToGrid w:val="0"/>
          <w:sz w:val="24"/>
          <w:szCs w:val="21"/>
        </w:rPr>
        <w:t>3</w:t>
      </w:r>
      <w:r>
        <w:rPr>
          <w:rFonts w:hint="eastAsia"/>
          <w:snapToGrid w:val="0"/>
          <w:sz w:val="24"/>
          <w:szCs w:val="21"/>
        </w:rPr>
        <w:t>）代码规范：遵循良好编码规范，提高代码可读性和可维护性。</w:t>
      </w:r>
    </w:p>
    <w:p w14:paraId="4941A7D4" w14:textId="77777777" w:rsidR="00546BC3" w:rsidRDefault="00546BC3">
      <w:pPr>
        <w:snapToGrid w:val="0"/>
        <w:spacing w:line="360" w:lineRule="auto"/>
        <w:ind w:firstLineChars="200" w:firstLine="480"/>
        <w:rPr>
          <w:snapToGrid w:val="0"/>
          <w:sz w:val="24"/>
          <w:szCs w:val="21"/>
        </w:rPr>
      </w:pPr>
      <w:r>
        <w:rPr>
          <w:rFonts w:hint="eastAsia"/>
          <w:snapToGrid w:val="0"/>
          <w:sz w:val="24"/>
          <w:szCs w:val="21"/>
        </w:rPr>
        <w:t>（</w:t>
      </w:r>
      <w:r>
        <w:rPr>
          <w:rFonts w:hint="eastAsia"/>
          <w:snapToGrid w:val="0"/>
          <w:sz w:val="24"/>
          <w:szCs w:val="21"/>
        </w:rPr>
        <w:t>4</w:t>
      </w:r>
      <w:r>
        <w:rPr>
          <w:rFonts w:hint="eastAsia"/>
          <w:snapToGrid w:val="0"/>
          <w:sz w:val="24"/>
          <w:szCs w:val="21"/>
        </w:rPr>
        <w:t>）分层设计：采将系统划分不同层次，提高灵活性和可重用性。</w:t>
      </w:r>
    </w:p>
    <w:p w14:paraId="76D03C11" w14:textId="77777777" w:rsidR="00546BC3" w:rsidRDefault="00546BC3">
      <w:pPr>
        <w:snapToGrid w:val="0"/>
        <w:spacing w:line="360" w:lineRule="auto"/>
        <w:ind w:firstLineChars="200" w:firstLine="480"/>
        <w:rPr>
          <w:snapToGrid w:val="0"/>
          <w:sz w:val="24"/>
          <w:szCs w:val="21"/>
        </w:rPr>
      </w:pPr>
      <w:r>
        <w:rPr>
          <w:rFonts w:hint="eastAsia"/>
          <w:snapToGrid w:val="0"/>
          <w:sz w:val="24"/>
          <w:szCs w:val="21"/>
        </w:rPr>
        <w:t>（</w:t>
      </w:r>
      <w:r>
        <w:rPr>
          <w:rFonts w:hint="eastAsia"/>
          <w:snapToGrid w:val="0"/>
          <w:sz w:val="24"/>
          <w:szCs w:val="21"/>
        </w:rPr>
        <w:t>5</w:t>
      </w:r>
      <w:r>
        <w:rPr>
          <w:rFonts w:hint="eastAsia"/>
          <w:snapToGrid w:val="0"/>
          <w:sz w:val="24"/>
          <w:szCs w:val="21"/>
        </w:rPr>
        <w:t>）可测试性：考虑系统的可测试性，便于后续测试和调试，确保系统质量。</w:t>
      </w:r>
    </w:p>
    <w:p w14:paraId="2D9D4007" w14:textId="77777777" w:rsidR="00546BC3" w:rsidRDefault="00546BC3">
      <w:pPr>
        <w:snapToGrid w:val="0"/>
        <w:spacing w:beforeLines="100" w:before="326" w:afterLines="100" w:after="326" w:line="360" w:lineRule="auto"/>
        <w:outlineLvl w:val="1"/>
        <w:rPr>
          <w:b/>
          <w:snapToGrid w:val="0"/>
          <w:sz w:val="30"/>
          <w:szCs w:val="28"/>
          <w:shd w:val="clear" w:color="auto" w:fill="FFFFFF"/>
        </w:rPr>
      </w:pPr>
      <w:bookmarkStart w:id="209" w:name="_Toc23656"/>
      <w:bookmarkStart w:id="210" w:name="_Toc21032"/>
      <w:r>
        <w:rPr>
          <w:rFonts w:hint="eastAsia"/>
          <w:b/>
          <w:snapToGrid w:val="0"/>
          <w:sz w:val="30"/>
          <w:szCs w:val="28"/>
          <w:shd w:val="clear" w:color="auto" w:fill="FFFFFF"/>
        </w:rPr>
        <w:t>第</w:t>
      </w:r>
      <w:r>
        <w:rPr>
          <w:rFonts w:hint="eastAsia"/>
          <w:b/>
          <w:snapToGrid w:val="0"/>
          <w:sz w:val="30"/>
          <w:szCs w:val="28"/>
          <w:shd w:val="clear" w:color="auto" w:fill="FFFFFF"/>
        </w:rPr>
        <w:t>4.2</w:t>
      </w:r>
      <w:r>
        <w:rPr>
          <w:rFonts w:hint="eastAsia"/>
          <w:b/>
          <w:snapToGrid w:val="0"/>
          <w:sz w:val="30"/>
          <w:szCs w:val="28"/>
          <w:shd w:val="clear" w:color="auto" w:fill="FFFFFF"/>
        </w:rPr>
        <w:t>节</w:t>
      </w:r>
      <w:r>
        <w:rPr>
          <w:rFonts w:hint="eastAsia"/>
          <w:b/>
          <w:snapToGrid w:val="0"/>
          <w:sz w:val="30"/>
          <w:szCs w:val="28"/>
          <w:shd w:val="clear" w:color="auto" w:fill="FFFFFF"/>
        </w:rPr>
        <w:t xml:space="preserve"> </w:t>
      </w:r>
      <w:r>
        <w:rPr>
          <w:rFonts w:hint="eastAsia"/>
          <w:b/>
          <w:snapToGrid w:val="0"/>
          <w:sz w:val="30"/>
          <w:szCs w:val="28"/>
          <w:shd w:val="clear" w:color="auto" w:fill="FFFFFF"/>
        </w:rPr>
        <w:t>系统总体概述</w:t>
      </w:r>
      <w:bookmarkEnd w:id="209"/>
      <w:bookmarkEnd w:id="210"/>
    </w:p>
    <w:p w14:paraId="04AE1CF2" w14:textId="77777777" w:rsidR="00546BC3" w:rsidRDefault="00546BC3">
      <w:pPr>
        <w:snapToGrid w:val="0"/>
        <w:spacing w:line="360" w:lineRule="auto"/>
        <w:ind w:firstLineChars="200" w:firstLine="480"/>
        <w:rPr>
          <w:snapToGrid w:val="0"/>
          <w:sz w:val="24"/>
          <w:szCs w:val="21"/>
        </w:rPr>
      </w:pPr>
      <w:r>
        <w:rPr>
          <w:rFonts w:hint="eastAsia"/>
          <w:snapToGrid w:val="0"/>
          <w:sz w:val="24"/>
          <w:szCs w:val="21"/>
        </w:rPr>
        <w:t>类图包含三个组成部分：类名、属性、方法。类之间有</w:t>
      </w:r>
      <w:r>
        <w:rPr>
          <w:rFonts w:hint="eastAsia"/>
          <w:snapToGrid w:val="0"/>
          <w:sz w:val="24"/>
          <w:szCs w:val="21"/>
        </w:rPr>
        <w:t>6</w:t>
      </w:r>
      <w:r>
        <w:rPr>
          <w:rFonts w:hint="eastAsia"/>
          <w:snapToGrid w:val="0"/>
          <w:sz w:val="24"/>
          <w:szCs w:val="21"/>
        </w:rPr>
        <w:t>种关系：继承关系、关联关系、聚合关系、关联关系、依赖关系以及实现关系。本系统</w:t>
      </w:r>
      <w:r>
        <w:rPr>
          <w:rFonts w:hint="eastAsia"/>
          <w:snapToGrid w:val="0"/>
          <w:sz w:val="24"/>
          <w:szCs w:val="21"/>
        </w:rPr>
        <w:t>核心功能</w:t>
      </w:r>
      <w:r>
        <w:rPr>
          <w:rFonts w:hint="eastAsia"/>
          <w:snapToGrid w:val="0"/>
          <w:sz w:val="24"/>
          <w:szCs w:val="21"/>
        </w:rPr>
        <w:t>的类图如图</w:t>
      </w:r>
      <w:r>
        <w:rPr>
          <w:rFonts w:hint="eastAsia"/>
          <w:snapToGrid w:val="0"/>
          <w:sz w:val="24"/>
          <w:szCs w:val="21"/>
        </w:rPr>
        <w:t>4-</w:t>
      </w:r>
      <w:r>
        <w:rPr>
          <w:rFonts w:hint="eastAsia"/>
          <w:snapToGrid w:val="0"/>
          <w:sz w:val="24"/>
          <w:szCs w:val="21"/>
        </w:rPr>
        <w:t>2</w:t>
      </w:r>
      <w:r>
        <w:rPr>
          <w:rFonts w:hint="eastAsia"/>
          <w:snapToGrid w:val="0"/>
          <w:sz w:val="24"/>
          <w:szCs w:val="21"/>
        </w:rPr>
        <w:t>所示</w:t>
      </w:r>
    </w:p>
    <w:p w14:paraId="26991F92" w14:textId="77777777" w:rsidR="00546BC3" w:rsidRDefault="00ED03C1">
      <w:pPr>
        <w:snapToGrid w:val="0"/>
        <w:spacing w:line="360" w:lineRule="auto"/>
        <w:jc w:val="center"/>
        <w:rPr>
          <w:rFonts w:hint="eastAsia"/>
          <w:snapToGrid w:val="0"/>
          <w:sz w:val="24"/>
          <w:szCs w:val="21"/>
        </w:rPr>
      </w:pPr>
      <w:r>
        <w:rPr>
          <w:rFonts w:hint="eastAsia"/>
          <w:noProof/>
          <w:snapToGrid w:val="0"/>
          <w:sz w:val="24"/>
          <w:szCs w:val="21"/>
        </w:rPr>
        <w:drawing>
          <wp:inline distT="0" distB="0" distL="0" distR="0" wp14:anchorId="51D8CFD2" wp14:editId="77ED8AB8">
            <wp:extent cx="5577840" cy="2527935"/>
            <wp:effectExtent l="0" t="0" r="0" b="0"/>
            <wp:docPr id="2" name="图片 20" descr="类图"/>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0" descr="类图"/>
                    <pic:cNvPicPr>
                      <a:picLocks/>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77840" cy="2527935"/>
                    </a:xfrm>
                    <a:prstGeom prst="rect">
                      <a:avLst/>
                    </a:prstGeom>
                    <a:noFill/>
                    <a:ln>
                      <a:noFill/>
                    </a:ln>
                  </pic:spPr>
                </pic:pic>
              </a:graphicData>
            </a:graphic>
          </wp:inline>
        </w:drawing>
      </w:r>
    </w:p>
    <w:p w14:paraId="5B5CEB98" w14:textId="77777777" w:rsidR="00546BC3" w:rsidRDefault="00546BC3">
      <w:pPr>
        <w:spacing w:line="360" w:lineRule="auto"/>
        <w:jc w:val="center"/>
        <w:rPr>
          <w:rFonts w:ascii="宋体" w:hAnsi="宋体" w:cs="宋体"/>
          <w:szCs w:val="21"/>
        </w:rPr>
      </w:pPr>
      <w:r>
        <w:rPr>
          <w:rFonts w:ascii="宋体" w:hAnsi="宋体" w:cs="宋体" w:hint="eastAsia"/>
          <w:szCs w:val="21"/>
          <w:lang w:eastAsia="zh-Hans"/>
        </w:rPr>
        <w:t>图</w:t>
      </w:r>
      <w:r>
        <w:rPr>
          <w:rFonts w:ascii="宋体" w:hAnsi="宋体" w:cs="宋体" w:hint="eastAsia"/>
          <w:szCs w:val="21"/>
        </w:rPr>
        <w:t>4</w:t>
      </w:r>
      <w:r>
        <w:rPr>
          <w:rFonts w:ascii="宋体" w:hAnsi="宋体" w:cs="宋体" w:hint="eastAsia"/>
          <w:szCs w:val="21"/>
          <w:lang w:eastAsia="zh-Hans"/>
        </w:rPr>
        <w:t>-</w:t>
      </w:r>
      <w:r>
        <w:rPr>
          <w:rFonts w:ascii="宋体" w:hAnsi="宋体" w:cs="宋体" w:hint="eastAsia"/>
          <w:szCs w:val="21"/>
        </w:rPr>
        <w:t>1</w:t>
      </w:r>
      <w:r>
        <w:rPr>
          <w:rFonts w:ascii="宋体" w:hAnsi="宋体" w:cs="宋体" w:hint="eastAsia"/>
          <w:szCs w:val="21"/>
        </w:rPr>
        <w:t>助农东西山</w:t>
      </w:r>
      <w:r>
        <w:rPr>
          <w:rFonts w:ascii="宋体" w:hAnsi="宋体" w:cs="宋体" w:hint="eastAsia"/>
          <w:szCs w:val="21"/>
          <w:lang w:eastAsia="zh-Hans"/>
        </w:rPr>
        <w:t>微信小程序</w:t>
      </w:r>
      <w:r>
        <w:rPr>
          <w:rFonts w:ascii="宋体" w:hAnsi="宋体" w:cs="宋体" w:hint="eastAsia"/>
          <w:szCs w:val="21"/>
        </w:rPr>
        <w:t>类</w:t>
      </w:r>
      <w:r>
        <w:rPr>
          <w:rFonts w:ascii="宋体" w:hAnsi="宋体" w:cs="宋体" w:hint="eastAsia"/>
          <w:szCs w:val="21"/>
          <w:lang w:eastAsia="zh-Hans"/>
        </w:rPr>
        <w:t>图</w:t>
      </w:r>
    </w:p>
    <w:p w14:paraId="16C711F8" w14:textId="77777777" w:rsidR="00546BC3" w:rsidRDefault="00546BC3">
      <w:pPr>
        <w:pStyle w:val="aff6"/>
        <w:spacing w:before="326" w:after="326" w:line="360" w:lineRule="auto"/>
        <w:rPr>
          <w:rFonts w:ascii="Times New Roman" w:hAnsi="Times New Roman"/>
        </w:rPr>
      </w:pPr>
      <w:bookmarkStart w:id="211" w:name="_Toc134894163"/>
      <w:bookmarkStart w:id="212" w:name="_Toc18474"/>
      <w:bookmarkStart w:id="213" w:name="_Toc31996"/>
      <w:r>
        <w:rPr>
          <w:rFonts w:ascii="Times New Roman" w:hAnsi="Times New Roman" w:hint="eastAsia"/>
        </w:rPr>
        <w:t>第</w:t>
      </w:r>
      <w:r>
        <w:rPr>
          <w:rFonts w:ascii="Times New Roman" w:hAnsi="Times New Roman"/>
        </w:rPr>
        <w:t>4.3</w:t>
      </w:r>
      <w:r>
        <w:rPr>
          <w:rFonts w:ascii="Times New Roman" w:hAnsi="Times New Roman" w:hint="eastAsia"/>
        </w:rPr>
        <w:t>节</w:t>
      </w:r>
      <w:r>
        <w:rPr>
          <w:rFonts w:ascii="Times New Roman" w:hAnsi="Times New Roman"/>
        </w:rPr>
        <w:t xml:space="preserve"> </w:t>
      </w:r>
      <w:r>
        <w:rPr>
          <w:rFonts w:ascii="Times New Roman" w:hAnsi="Times New Roman" w:hint="eastAsia"/>
        </w:rPr>
        <w:t>系统核心功能模块设计</w:t>
      </w:r>
      <w:bookmarkEnd w:id="211"/>
      <w:bookmarkEnd w:id="213"/>
      <w:bookmarkEnd w:id="212"/>
    </w:p>
    <w:p w14:paraId="6E091236" w14:textId="77777777" w:rsidR="00546BC3" w:rsidRDefault="00546BC3">
      <w:pPr>
        <w:snapToGrid w:val="0"/>
        <w:spacing w:beforeLines="100" w:before="326" w:afterLines="100" w:after="326" w:line="360" w:lineRule="auto"/>
        <w:outlineLvl w:val="2"/>
        <w:rPr>
          <w:b/>
          <w:snapToGrid w:val="0"/>
          <w:sz w:val="24"/>
          <w:shd w:val="clear" w:color="auto" w:fill="FFFFFF"/>
        </w:rPr>
      </w:pPr>
      <w:bookmarkStart w:id="214" w:name="_Toc134894165"/>
      <w:bookmarkStart w:id="215" w:name="_Toc31453"/>
      <w:bookmarkStart w:id="216" w:name="_Toc589"/>
      <w:bookmarkStart w:id="217" w:name="_Toc134894164"/>
      <w:r>
        <w:rPr>
          <w:rFonts w:hint="eastAsia"/>
          <w:b/>
          <w:snapToGrid w:val="0"/>
          <w:sz w:val="24"/>
          <w:shd w:val="clear" w:color="auto" w:fill="FFFFFF"/>
        </w:rPr>
        <w:t xml:space="preserve">4.3.1 </w:t>
      </w:r>
      <w:r>
        <w:rPr>
          <w:rFonts w:hint="eastAsia"/>
          <w:b/>
          <w:snapToGrid w:val="0"/>
          <w:sz w:val="24"/>
          <w:shd w:val="clear" w:color="auto" w:fill="FFFFFF"/>
        </w:rPr>
        <w:t>用户登录模块</w:t>
      </w:r>
      <w:bookmarkEnd w:id="214"/>
      <w:bookmarkEnd w:id="215"/>
      <w:bookmarkEnd w:id="216"/>
    </w:p>
    <w:p w14:paraId="6D0C8784" w14:textId="77777777" w:rsidR="00546BC3" w:rsidRDefault="00546BC3">
      <w:pPr>
        <w:pStyle w:val="aff7"/>
        <w:spacing w:beforeLines="0" w:before="0" w:afterLines="0" w:after="0" w:line="360" w:lineRule="auto"/>
        <w:ind w:firstLineChars="200" w:firstLine="480"/>
        <w:outlineLvl w:val="9"/>
      </w:pPr>
      <w:bookmarkStart w:id="218" w:name="_Toc9251"/>
      <w:bookmarkStart w:id="219" w:name="_Toc4770"/>
      <w:bookmarkStart w:id="220" w:name="_Toc19915"/>
      <w:bookmarkStart w:id="221" w:name="_Toc21660"/>
      <w:r>
        <w:rPr>
          <w:rFonts w:ascii="Times New Roman" w:hAnsi="Times New Roman" w:hint="eastAsia"/>
          <w:b w:val="0"/>
          <w:snapToGrid w:val="0"/>
          <w:sz w:val="24"/>
          <w:szCs w:val="21"/>
        </w:rPr>
        <w:t>该模块的主要功能是用户进行授权登录。用户在点击“我的”页面或进行农产品购买或认养时，触发微信授权登录流程。系统引导用户进行微信授权，获取用户的微信基本信息，如昵称和头像，确保用户身份安全合法，以便进行后续操作。用户的授权登录流程图如</w:t>
      </w:r>
      <w:r>
        <w:rPr>
          <w:rFonts w:ascii="Times New Roman" w:hAnsi="Times New Roman" w:hint="eastAsia"/>
          <w:b w:val="0"/>
          <w:snapToGrid w:val="0"/>
          <w:sz w:val="24"/>
          <w:szCs w:val="21"/>
        </w:rPr>
        <w:t>4-2</w:t>
      </w:r>
      <w:r>
        <w:rPr>
          <w:rFonts w:ascii="Times New Roman" w:hAnsi="Times New Roman" w:hint="eastAsia"/>
          <w:b w:val="0"/>
          <w:snapToGrid w:val="0"/>
          <w:sz w:val="24"/>
          <w:szCs w:val="21"/>
        </w:rPr>
        <w:t>所示。</w:t>
      </w:r>
      <w:bookmarkStart w:id="222" w:name="_Toc13429"/>
      <w:bookmarkEnd w:id="218"/>
      <w:bookmarkEnd w:id="219"/>
      <w:bookmarkEnd w:id="220"/>
      <w:bookmarkEnd w:id="221"/>
    </w:p>
    <w:p w14:paraId="14B7D45B" w14:textId="77777777" w:rsidR="00546BC3" w:rsidRDefault="00ED03C1">
      <w:pPr>
        <w:pStyle w:val="aff7"/>
        <w:spacing w:beforeLines="0" w:before="0" w:afterLines="0" w:after="0" w:line="360" w:lineRule="auto"/>
        <w:ind w:firstLineChars="200" w:firstLine="422"/>
        <w:jc w:val="center"/>
        <w:outlineLvl w:val="9"/>
        <w:rPr>
          <w:rFonts w:ascii="Times New Roman" w:hAnsi="Times New Roman"/>
        </w:rPr>
      </w:pPr>
      <w:bookmarkStart w:id="223" w:name="_Toc2829"/>
      <w:bookmarkStart w:id="224" w:name="_Toc22623"/>
      <w:bookmarkStart w:id="225" w:name="_Toc32501"/>
      <w:bookmarkEnd w:id="222"/>
      <w:r>
        <w:rPr>
          <w:rFonts w:ascii="Times New Roman" w:hAnsi="Times New Roman" w:hint="eastAsia"/>
          <w:noProof/>
        </w:rPr>
        <w:drawing>
          <wp:inline distT="0" distB="0" distL="0" distR="0" wp14:anchorId="54C0E503" wp14:editId="071E7D8F">
            <wp:extent cx="1202690" cy="3600450"/>
            <wp:effectExtent l="0" t="0" r="0" b="0"/>
            <wp:docPr id="3" name="图片 14" descr="登录流程图"/>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4" descr="登录流程图"/>
                    <pic:cNvPicPr>
                      <a:picLocks/>
                    </pic:cNvPicPr>
                  </pic:nvPicPr>
                  <pic:blipFill>
                    <a:blip r:embed="rId23">
                      <a:extLst>
                        <a:ext uri="{28A0092B-C50C-407E-A947-70E740481C1C}">
                          <a14:useLocalDpi xmlns:a14="http://schemas.microsoft.com/office/drawing/2010/main" val="0"/>
                        </a:ext>
                      </a:extLst>
                    </a:blip>
                    <a:srcRect l="19102"/>
                    <a:stretch>
                      <a:fillRect/>
                    </a:stretch>
                  </pic:blipFill>
                  <pic:spPr bwMode="auto">
                    <a:xfrm>
                      <a:off x="0" y="0"/>
                      <a:ext cx="1202690" cy="3600450"/>
                    </a:xfrm>
                    <a:prstGeom prst="rect">
                      <a:avLst/>
                    </a:prstGeom>
                    <a:noFill/>
                    <a:ln>
                      <a:noFill/>
                    </a:ln>
                  </pic:spPr>
                </pic:pic>
              </a:graphicData>
            </a:graphic>
          </wp:inline>
        </w:drawing>
      </w:r>
      <w:bookmarkEnd w:id="223"/>
      <w:bookmarkEnd w:id="225"/>
      <w:bookmarkEnd w:id="224"/>
    </w:p>
    <w:p w14:paraId="6B5A7535" w14:textId="77777777" w:rsidR="00546BC3" w:rsidRDefault="00546BC3">
      <w:pPr>
        <w:spacing w:line="360" w:lineRule="auto"/>
        <w:jc w:val="center"/>
        <w:rPr>
          <w:rFonts w:ascii="宋体" w:hAnsi="宋体" w:cs="宋体"/>
        </w:rPr>
      </w:pPr>
      <w:r>
        <w:rPr>
          <w:rFonts w:ascii="宋体" w:hAnsi="宋体" w:cs="宋体" w:hint="eastAsia"/>
          <w:szCs w:val="21"/>
          <w:lang w:eastAsia="zh-Hans"/>
        </w:rPr>
        <w:t>图</w:t>
      </w:r>
      <w:r>
        <w:rPr>
          <w:rFonts w:ascii="宋体" w:hAnsi="宋体" w:cs="宋体" w:hint="eastAsia"/>
          <w:szCs w:val="21"/>
        </w:rPr>
        <w:t>4-2</w:t>
      </w:r>
      <w:r>
        <w:rPr>
          <w:rFonts w:ascii="宋体" w:hAnsi="宋体" w:cs="宋体" w:hint="eastAsia"/>
          <w:szCs w:val="21"/>
        </w:rPr>
        <w:t>用户授权登录流程图</w:t>
      </w:r>
    </w:p>
    <w:p w14:paraId="084F5D68" w14:textId="77777777" w:rsidR="00546BC3" w:rsidRDefault="00546BC3">
      <w:pPr>
        <w:snapToGrid w:val="0"/>
        <w:spacing w:beforeLines="100" w:before="326" w:afterLines="100" w:after="326" w:line="360" w:lineRule="auto"/>
        <w:outlineLvl w:val="2"/>
        <w:rPr>
          <w:b/>
          <w:snapToGrid w:val="0"/>
          <w:sz w:val="24"/>
          <w:shd w:val="clear" w:color="auto" w:fill="FFFFFF"/>
        </w:rPr>
      </w:pPr>
      <w:bookmarkStart w:id="226" w:name="_Toc8507"/>
      <w:bookmarkStart w:id="227" w:name="_Toc16497"/>
      <w:r>
        <w:rPr>
          <w:rFonts w:hint="eastAsia"/>
          <w:b/>
          <w:snapToGrid w:val="0"/>
          <w:sz w:val="24"/>
          <w:shd w:val="clear" w:color="auto" w:fill="FFFFFF"/>
        </w:rPr>
        <w:t xml:space="preserve">4.3.2 </w:t>
      </w:r>
      <w:r>
        <w:rPr>
          <w:rFonts w:hint="eastAsia"/>
          <w:b/>
          <w:snapToGrid w:val="0"/>
          <w:sz w:val="24"/>
          <w:shd w:val="clear" w:color="auto" w:fill="FFFFFF"/>
        </w:rPr>
        <w:t>农产品购买模块</w:t>
      </w:r>
      <w:bookmarkEnd w:id="217"/>
      <w:bookmarkEnd w:id="226"/>
      <w:bookmarkEnd w:id="227"/>
    </w:p>
    <w:p w14:paraId="67BF0884" w14:textId="77777777" w:rsidR="00546BC3" w:rsidRDefault="00546BC3">
      <w:pPr>
        <w:pStyle w:val="aff7"/>
        <w:spacing w:beforeLines="0" w:before="0" w:afterLines="0" w:after="0" w:line="360" w:lineRule="auto"/>
        <w:ind w:firstLineChars="200" w:firstLine="480"/>
        <w:outlineLvl w:val="9"/>
        <w:rPr>
          <w:rFonts w:ascii="Times New Roman" w:hAnsi="Times New Roman"/>
          <w:b w:val="0"/>
          <w:snapToGrid w:val="0"/>
          <w:sz w:val="24"/>
          <w:szCs w:val="21"/>
        </w:rPr>
      </w:pPr>
      <w:bookmarkStart w:id="228" w:name="_Toc19033"/>
      <w:bookmarkStart w:id="229" w:name="_Toc29900"/>
      <w:bookmarkStart w:id="230" w:name="_Toc24943"/>
      <w:r>
        <w:rPr>
          <w:rFonts w:ascii="Times New Roman" w:hAnsi="Times New Roman" w:hint="eastAsia"/>
          <w:b w:val="0"/>
          <w:snapToGrid w:val="0"/>
          <w:sz w:val="24"/>
          <w:szCs w:val="21"/>
        </w:rPr>
        <w:t>该模块的主要功能是浏览、选择、购买农产品，并完成支付流程。加入购物车或立即购买前用户需进行授权登录，方可进行后续操作。用户的农产品购买流程图如</w:t>
      </w:r>
      <w:r>
        <w:rPr>
          <w:rFonts w:ascii="Times New Roman" w:hAnsi="Times New Roman" w:hint="eastAsia"/>
          <w:b w:val="0"/>
          <w:snapToGrid w:val="0"/>
          <w:sz w:val="24"/>
          <w:szCs w:val="21"/>
        </w:rPr>
        <w:t>4-3</w:t>
      </w:r>
      <w:r>
        <w:rPr>
          <w:rFonts w:ascii="Times New Roman" w:hAnsi="Times New Roman" w:hint="eastAsia"/>
          <w:b w:val="0"/>
          <w:snapToGrid w:val="0"/>
          <w:sz w:val="24"/>
          <w:szCs w:val="21"/>
        </w:rPr>
        <w:t>所示。</w:t>
      </w:r>
      <w:bookmarkEnd w:id="230"/>
      <w:bookmarkEnd w:id="228"/>
      <w:bookmarkEnd w:id="229"/>
      <w:commentRangeStart w:id="231"/>
      <w:commentRangeEnd w:id="231"/>
      <w:r>
        <w:commentReference w:id="232"/>
      </w:r>
    </w:p>
    <w:p w14:paraId="26B69076" w14:textId="77777777" w:rsidR="00546BC3" w:rsidRDefault="00ED03C1">
      <w:pPr>
        <w:pStyle w:val="aff7"/>
        <w:spacing w:before="326" w:after="326" w:line="240" w:lineRule="auto"/>
        <w:jc w:val="center"/>
        <w:outlineLvl w:val="9"/>
        <w:rPr>
          <w:rFonts w:ascii="Times New Roman" w:hAnsi="Times New Roman"/>
        </w:rPr>
      </w:pPr>
      <w:bookmarkStart w:id="233" w:name="_Toc13566"/>
      <w:bookmarkStart w:id="234" w:name="_Toc30684"/>
      <w:bookmarkStart w:id="235" w:name="_Toc17608"/>
      <w:r>
        <w:rPr>
          <w:rFonts w:ascii="Times New Roman" w:hAnsi="Times New Roman"/>
          <w:noProof/>
        </w:rPr>
        <w:drawing>
          <wp:inline distT="0" distB="0" distL="0" distR="0" wp14:anchorId="37C385C8" wp14:editId="62F01149">
            <wp:extent cx="4992370" cy="6333490"/>
            <wp:effectExtent l="0" t="0" r="0" b="0"/>
            <wp:docPr id="4" name="图片 15" descr="购买流程图"/>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5" descr="购买流程图"/>
                    <pic:cNvPicPr>
                      <a:picLocks/>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992370" cy="6333490"/>
                    </a:xfrm>
                    <a:prstGeom prst="rect">
                      <a:avLst/>
                    </a:prstGeom>
                    <a:noFill/>
                    <a:ln>
                      <a:noFill/>
                    </a:ln>
                  </pic:spPr>
                </pic:pic>
              </a:graphicData>
            </a:graphic>
          </wp:inline>
        </w:drawing>
      </w:r>
      <w:bookmarkEnd w:id="233"/>
      <w:bookmarkEnd w:id="234"/>
      <w:bookmarkEnd w:id="235"/>
    </w:p>
    <w:p w14:paraId="44D0D6E8" w14:textId="77777777" w:rsidR="00546BC3" w:rsidRDefault="00546BC3">
      <w:pPr>
        <w:spacing w:line="360" w:lineRule="auto"/>
        <w:jc w:val="center"/>
      </w:pPr>
      <w:r>
        <w:rPr>
          <w:rFonts w:ascii="宋体" w:hAnsi="宋体" w:cs="宋体" w:hint="eastAsia"/>
          <w:szCs w:val="21"/>
          <w:lang w:eastAsia="zh-Hans"/>
        </w:rPr>
        <w:t>图</w:t>
      </w:r>
      <w:r>
        <w:rPr>
          <w:rFonts w:ascii="宋体" w:hAnsi="宋体" w:cs="宋体" w:hint="eastAsia"/>
          <w:szCs w:val="21"/>
        </w:rPr>
        <w:t>4-3</w:t>
      </w:r>
      <w:r>
        <w:rPr>
          <w:rFonts w:ascii="宋体" w:hAnsi="宋体" w:cs="宋体" w:hint="eastAsia"/>
          <w:szCs w:val="21"/>
        </w:rPr>
        <w:t>用户农产品购买流程图</w:t>
      </w:r>
    </w:p>
    <w:p w14:paraId="1AD16C88" w14:textId="77777777" w:rsidR="00546BC3" w:rsidRDefault="00546BC3">
      <w:pPr>
        <w:snapToGrid w:val="0"/>
        <w:spacing w:beforeLines="100" w:before="326" w:afterLines="100" w:after="326" w:line="360" w:lineRule="auto"/>
        <w:outlineLvl w:val="2"/>
        <w:rPr>
          <w:b/>
          <w:snapToGrid w:val="0"/>
          <w:sz w:val="24"/>
          <w:shd w:val="clear" w:color="auto" w:fill="FFFFFF"/>
        </w:rPr>
      </w:pPr>
      <w:bookmarkStart w:id="236" w:name="_Toc134894166"/>
      <w:bookmarkStart w:id="237" w:name="_Toc26152"/>
      <w:bookmarkStart w:id="238" w:name="_Toc7378"/>
      <w:r>
        <w:rPr>
          <w:rFonts w:hint="eastAsia"/>
          <w:b/>
          <w:snapToGrid w:val="0"/>
          <w:sz w:val="24"/>
          <w:shd w:val="clear" w:color="auto" w:fill="FFFFFF"/>
        </w:rPr>
        <w:t xml:space="preserve">4.3.3 </w:t>
      </w:r>
      <w:r>
        <w:rPr>
          <w:rFonts w:hint="eastAsia"/>
          <w:b/>
          <w:snapToGrid w:val="0"/>
          <w:sz w:val="24"/>
          <w:shd w:val="clear" w:color="auto" w:fill="FFFFFF"/>
        </w:rPr>
        <w:t>农产品搜索模块</w:t>
      </w:r>
      <w:bookmarkEnd w:id="236"/>
      <w:bookmarkEnd w:id="237"/>
      <w:bookmarkEnd w:id="238"/>
    </w:p>
    <w:p w14:paraId="6F3D669C" w14:textId="77777777" w:rsidR="00546BC3" w:rsidRDefault="00546BC3">
      <w:pPr>
        <w:pStyle w:val="aff7"/>
        <w:spacing w:beforeLines="0" w:before="0" w:afterLines="0" w:after="0" w:line="360" w:lineRule="auto"/>
        <w:ind w:firstLineChars="200" w:firstLine="480"/>
        <w:outlineLvl w:val="9"/>
        <w:rPr>
          <w:rFonts w:ascii="Times New Roman" w:hAnsi="Times New Roman"/>
        </w:rPr>
      </w:pPr>
      <w:bookmarkStart w:id="239" w:name="_Toc27948"/>
      <w:bookmarkStart w:id="240" w:name="_Toc8395"/>
      <w:bookmarkStart w:id="241" w:name="_Toc8610"/>
      <w:r>
        <w:rPr>
          <w:rFonts w:ascii="Times New Roman" w:hAnsi="Times New Roman" w:hint="eastAsia"/>
          <w:b w:val="0"/>
          <w:snapToGrid w:val="0"/>
          <w:sz w:val="24"/>
          <w:szCs w:val="21"/>
        </w:rPr>
        <w:t>该模块的主要功能是用户通过搜索栏快速查找心仪的农产品。输入农产品名称后，小程序立即启动模糊查询，筛选出匹配的农产品并展示给用户。用户点击展示的农产品名称即可跳转到详情页面，查看更多信息。用户的农产品搜索流程图如</w:t>
      </w:r>
      <w:r>
        <w:rPr>
          <w:rFonts w:ascii="Times New Roman" w:hAnsi="Times New Roman" w:hint="eastAsia"/>
          <w:b w:val="0"/>
          <w:snapToGrid w:val="0"/>
          <w:sz w:val="24"/>
          <w:szCs w:val="21"/>
        </w:rPr>
        <w:t>4-4</w:t>
      </w:r>
      <w:r>
        <w:rPr>
          <w:rFonts w:ascii="Times New Roman" w:hAnsi="Times New Roman" w:hint="eastAsia"/>
          <w:b w:val="0"/>
          <w:snapToGrid w:val="0"/>
          <w:sz w:val="24"/>
          <w:szCs w:val="21"/>
        </w:rPr>
        <w:t>所示。</w:t>
      </w:r>
      <w:bookmarkEnd w:id="239"/>
      <w:bookmarkEnd w:id="240"/>
      <w:bookmarkEnd w:id="241"/>
    </w:p>
    <w:p w14:paraId="21965A45" w14:textId="77777777" w:rsidR="00546BC3" w:rsidRDefault="00ED03C1">
      <w:pPr>
        <w:pStyle w:val="aff7"/>
        <w:spacing w:before="326" w:after="326" w:line="240" w:lineRule="auto"/>
        <w:jc w:val="center"/>
        <w:outlineLvl w:val="9"/>
        <w:rPr>
          <w:rFonts w:ascii="Times New Roman" w:hAnsi="Times New Roman"/>
        </w:rPr>
      </w:pPr>
      <w:bookmarkStart w:id="242" w:name="_Toc32729"/>
      <w:bookmarkStart w:id="243" w:name="_Toc8540"/>
      <w:bookmarkStart w:id="244" w:name="_Toc25130"/>
      <w:r>
        <w:rPr>
          <w:rFonts w:ascii="Times New Roman" w:hAnsi="Times New Roman" w:hint="eastAsia"/>
          <w:noProof/>
        </w:rPr>
        <w:drawing>
          <wp:inline distT="0" distB="0" distL="0" distR="0" wp14:anchorId="2ED4103C" wp14:editId="187FAB29">
            <wp:extent cx="1761490" cy="4019550"/>
            <wp:effectExtent l="0" t="0" r="0" b="0"/>
            <wp:docPr id="5" name="图片 13" descr="搜索流程图"/>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3" descr="搜索流程图"/>
                    <pic:cNvPicPr>
                      <a:picLocks/>
                    </pic:cNvPicPr>
                  </pic:nvPicPr>
                  <pic:blipFill>
                    <a:blip r:embed="rId25">
                      <a:extLst>
                        <a:ext uri="{28A0092B-C50C-407E-A947-70E740481C1C}">
                          <a14:useLocalDpi xmlns:a14="http://schemas.microsoft.com/office/drawing/2010/main" val="0"/>
                        </a:ext>
                      </a:extLst>
                    </a:blip>
                    <a:srcRect l="9473"/>
                    <a:stretch>
                      <a:fillRect/>
                    </a:stretch>
                  </pic:blipFill>
                  <pic:spPr bwMode="auto">
                    <a:xfrm>
                      <a:off x="0" y="0"/>
                      <a:ext cx="1761490" cy="4019550"/>
                    </a:xfrm>
                    <a:prstGeom prst="rect">
                      <a:avLst/>
                    </a:prstGeom>
                    <a:noFill/>
                    <a:ln>
                      <a:noFill/>
                    </a:ln>
                  </pic:spPr>
                </pic:pic>
              </a:graphicData>
            </a:graphic>
          </wp:inline>
        </w:drawing>
      </w:r>
      <w:bookmarkEnd w:id="242"/>
      <w:bookmarkEnd w:id="243"/>
      <w:bookmarkEnd w:id="244"/>
    </w:p>
    <w:p w14:paraId="2011DC9D" w14:textId="77777777" w:rsidR="00546BC3" w:rsidRDefault="00546BC3">
      <w:pPr>
        <w:spacing w:line="360" w:lineRule="auto"/>
        <w:jc w:val="center"/>
      </w:pPr>
      <w:r>
        <w:rPr>
          <w:rFonts w:ascii="宋体" w:hAnsi="宋体" w:cs="宋体" w:hint="eastAsia"/>
          <w:szCs w:val="21"/>
          <w:lang w:eastAsia="zh-Hans"/>
        </w:rPr>
        <w:t>图</w:t>
      </w:r>
      <w:r>
        <w:rPr>
          <w:rFonts w:ascii="宋体" w:hAnsi="宋体" w:cs="宋体" w:hint="eastAsia"/>
          <w:szCs w:val="21"/>
        </w:rPr>
        <w:t>4-4</w:t>
      </w:r>
      <w:r>
        <w:rPr>
          <w:rFonts w:ascii="宋体" w:hAnsi="宋体" w:cs="宋体" w:hint="eastAsia"/>
          <w:szCs w:val="21"/>
        </w:rPr>
        <w:t>用户搜索商品流程图</w:t>
      </w:r>
    </w:p>
    <w:p w14:paraId="68493AD0" w14:textId="77777777" w:rsidR="00546BC3" w:rsidRDefault="00546BC3">
      <w:pPr>
        <w:pStyle w:val="aff6"/>
        <w:spacing w:before="326" w:after="326" w:line="360" w:lineRule="auto"/>
        <w:rPr>
          <w:rFonts w:ascii="Times New Roman" w:hAnsi="Times New Roman"/>
        </w:rPr>
      </w:pPr>
      <w:bookmarkStart w:id="245" w:name="_Toc132559245"/>
      <w:bookmarkStart w:id="246" w:name="_Toc133422792"/>
      <w:bookmarkStart w:id="247" w:name="_Toc134894167"/>
      <w:bookmarkStart w:id="248" w:name="_Toc133521444"/>
      <w:bookmarkStart w:id="249" w:name="_Toc30504"/>
      <w:bookmarkStart w:id="250" w:name="_Toc133521813"/>
      <w:bookmarkStart w:id="251" w:name="_Toc11334"/>
      <w:r>
        <w:rPr>
          <w:rFonts w:ascii="Times New Roman" w:hAnsi="Times New Roman" w:hint="eastAsia"/>
        </w:rPr>
        <w:t>第</w:t>
      </w:r>
      <w:r>
        <w:rPr>
          <w:rFonts w:ascii="Times New Roman" w:hAnsi="Times New Roman" w:hint="eastAsia"/>
        </w:rPr>
        <w:t>4</w:t>
      </w:r>
      <w:r>
        <w:rPr>
          <w:rFonts w:ascii="Times New Roman" w:hAnsi="Times New Roman"/>
        </w:rPr>
        <w:t>.4</w:t>
      </w:r>
      <w:r>
        <w:rPr>
          <w:rFonts w:ascii="Times New Roman" w:hAnsi="Times New Roman" w:hint="eastAsia"/>
        </w:rPr>
        <w:t>节</w:t>
      </w:r>
      <w:r>
        <w:rPr>
          <w:rFonts w:ascii="Times New Roman" w:hAnsi="Times New Roman" w:hint="eastAsia"/>
        </w:rPr>
        <w:t xml:space="preserve"> </w:t>
      </w:r>
      <w:r>
        <w:rPr>
          <w:rFonts w:ascii="Times New Roman" w:hAnsi="Times New Roman" w:hint="eastAsia"/>
        </w:rPr>
        <w:t>数据库设计</w:t>
      </w:r>
      <w:bookmarkEnd w:id="245"/>
      <w:bookmarkEnd w:id="246"/>
      <w:bookmarkEnd w:id="247"/>
      <w:bookmarkEnd w:id="251"/>
      <w:bookmarkEnd w:id="248"/>
      <w:bookmarkEnd w:id="249"/>
      <w:bookmarkEnd w:id="250"/>
    </w:p>
    <w:p w14:paraId="5C623E37" w14:textId="77777777" w:rsidR="00546BC3" w:rsidRDefault="00546BC3">
      <w:pPr>
        <w:snapToGrid w:val="0"/>
        <w:spacing w:beforeLines="100" w:before="326" w:afterLines="100" w:after="326" w:line="360" w:lineRule="auto"/>
        <w:outlineLvl w:val="2"/>
        <w:rPr>
          <w:b/>
          <w:snapToGrid w:val="0"/>
          <w:sz w:val="24"/>
          <w:shd w:val="clear" w:color="auto" w:fill="FFFFFF"/>
        </w:rPr>
      </w:pPr>
      <w:bookmarkStart w:id="252" w:name="_Toc132559246"/>
      <w:bookmarkStart w:id="253" w:name="_Toc134894168"/>
      <w:bookmarkStart w:id="254" w:name="_Toc133521445"/>
      <w:bookmarkStart w:id="255" w:name="_Toc3972"/>
      <w:bookmarkStart w:id="256" w:name="_Toc133521814"/>
      <w:bookmarkStart w:id="257" w:name="_Toc26122"/>
      <w:bookmarkStart w:id="258" w:name="_Toc133422793"/>
      <w:r>
        <w:rPr>
          <w:rFonts w:hint="eastAsia"/>
          <w:b/>
          <w:snapToGrid w:val="0"/>
          <w:sz w:val="24"/>
          <w:shd w:val="clear" w:color="auto" w:fill="FFFFFF"/>
        </w:rPr>
        <w:t xml:space="preserve">4.4.1 </w:t>
      </w:r>
      <w:r>
        <w:rPr>
          <w:rFonts w:hint="eastAsia"/>
          <w:b/>
          <w:snapToGrid w:val="0"/>
          <w:sz w:val="24"/>
          <w:shd w:val="clear" w:color="auto" w:fill="FFFFFF"/>
        </w:rPr>
        <w:t>数据库概念设计</w:t>
      </w:r>
      <w:bookmarkEnd w:id="252"/>
      <w:bookmarkEnd w:id="253"/>
      <w:bookmarkEnd w:id="254"/>
      <w:bookmarkEnd w:id="255"/>
      <w:bookmarkEnd w:id="256"/>
      <w:bookmarkEnd w:id="257"/>
      <w:bookmarkEnd w:id="258"/>
    </w:p>
    <w:p w14:paraId="3FF99919" w14:textId="77777777" w:rsidR="00546BC3" w:rsidRDefault="00546BC3">
      <w:pPr>
        <w:spacing w:line="360" w:lineRule="auto"/>
        <w:ind w:firstLineChars="200" w:firstLine="480"/>
        <w:jc w:val="left"/>
        <w:rPr>
          <w:snapToGrid w:val="0"/>
          <w:sz w:val="24"/>
          <w:szCs w:val="21"/>
        </w:rPr>
      </w:pPr>
      <w:r>
        <w:rPr>
          <w:rFonts w:hint="eastAsia"/>
          <w:snapToGrid w:val="0"/>
          <w:sz w:val="24"/>
          <w:szCs w:val="21"/>
        </w:rPr>
        <w:t>分析了系统的需求，各个功能模块以及相关图后，设计了本系统的数据库概念结构模型如下图</w:t>
      </w:r>
      <w:r>
        <w:rPr>
          <w:rFonts w:hint="eastAsia"/>
          <w:snapToGrid w:val="0"/>
          <w:sz w:val="24"/>
          <w:szCs w:val="21"/>
        </w:rPr>
        <w:t>4-5</w:t>
      </w:r>
      <w:r>
        <w:rPr>
          <w:rFonts w:hint="eastAsia"/>
          <w:snapToGrid w:val="0"/>
          <w:sz w:val="24"/>
          <w:szCs w:val="21"/>
        </w:rPr>
        <w:t>所示。</w:t>
      </w:r>
    </w:p>
    <w:p w14:paraId="65733B1B" w14:textId="77777777" w:rsidR="00546BC3" w:rsidRDefault="00ED03C1">
      <w:pPr>
        <w:jc w:val="center"/>
      </w:pPr>
      <w:r>
        <w:rPr>
          <w:rFonts w:hint="eastAsia"/>
          <w:noProof/>
        </w:rPr>
        <w:drawing>
          <wp:inline distT="0" distB="0" distL="0" distR="0" wp14:anchorId="74D603CE" wp14:editId="515CF3B7">
            <wp:extent cx="5279390" cy="2322830"/>
            <wp:effectExtent l="0" t="0" r="0" b="0"/>
            <wp:docPr id="6" name="图片 17" descr="E-R图"/>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7" descr="E-R图"/>
                    <pic:cNvPicPr>
                      <a:picLocks/>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9390" cy="2322830"/>
                    </a:xfrm>
                    <a:prstGeom prst="rect">
                      <a:avLst/>
                    </a:prstGeom>
                    <a:noFill/>
                    <a:ln>
                      <a:noFill/>
                    </a:ln>
                  </pic:spPr>
                </pic:pic>
              </a:graphicData>
            </a:graphic>
          </wp:inline>
        </w:drawing>
      </w:r>
    </w:p>
    <w:p w14:paraId="10AF71A6" w14:textId="77777777" w:rsidR="00546BC3" w:rsidRDefault="00546BC3">
      <w:pPr>
        <w:spacing w:line="360" w:lineRule="auto"/>
        <w:jc w:val="center"/>
        <w:rPr>
          <w:rFonts w:ascii="宋体" w:hAnsi="宋体" w:cs="宋体"/>
          <w:szCs w:val="21"/>
        </w:rPr>
      </w:pPr>
      <w:r>
        <w:rPr>
          <w:rFonts w:ascii="宋体" w:hAnsi="宋体" w:cs="宋体" w:hint="eastAsia"/>
          <w:szCs w:val="21"/>
          <w:lang w:eastAsia="zh-Hans"/>
        </w:rPr>
        <w:t>图</w:t>
      </w:r>
      <w:r>
        <w:rPr>
          <w:rFonts w:ascii="宋体" w:hAnsi="宋体" w:cs="宋体" w:hint="eastAsia"/>
          <w:szCs w:val="21"/>
        </w:rPr>
        <w:t>4</w:t>
      </w:r>
      <w:r>
        <w:rPr>
          <w:rFonts w:ascii="宋体" w:hAnsi="宋体" w:cs="宋体" w:hint="eastAsia"/>
          <w:szCs w:val="21"/>
          <w:lang w:eastAsia="zh-Hans"/>
        </w:rPr>
        <w:t>-</w:t>
      </w:r>
      <w:r>
        <w:rPr>
          <w:rFonts w:ascii="宋体" w:hAnsi="宋体" w:cs="宋体" w:hint="eastAsia"/>
          <w:szCs w:val="21"/>
        </w:rPr>
        <w:t>5</w:t>
      </w:r>
      <w:r>
        <w:rPr>
          <w:rFonts w:ascii="宋体" w:hAnsi="宋体" w:cs="宋体" w:hint="eastAsia"/>
          <w:szCs w:val="21"/>
        </w:rPr>
        <w:t>数据库</w:t>
      </w:r>
      <w:r>
        <w:rPr>
          <w:rFonts w:ascii="宋体" w:hAnsi="宋体" w:cs="宋体" w:hint="eastAsia"/>
          <w:szCs w:val="21"/>
        </w:rPr>
        <w:t>E-R</w:t>
      </w:r>
      <w:r>
        <w:rPr>
          <w:rFonts w:ascii="宋体" w:hAnsi="宋体" w:cs="宋体" w:hint="eastAsia"/>
          <w:szCs w:val="21"/>
        </w:rPr>
        <w:t>图</w:t>
      </w:r>
    </w:p>
    <w:p w14:paraId="35A7A3EE" w14:textId="77777777" w:rsidR="00546BC3" w:rsidRDefault="00546BC3">
      <w:pPr>
        <w:snapToGrid w:val="0"/>
        <w:spacing w:beforeLines="100" w:before="326" w:afterLines="100" w:after="326" w:line="360" w:lineRule="auto"/>
        <w:outlineLvl w:val="2"/>
        <w:rPr>
          <w:b/>
          <w:snapToGrid w:val="0"/>
          <w:sz w:val="24"/>
          <w:shd w:val="clear" w:color="auto" w:fill="FFFFFF"/>
        </w:rPr>
      </w:pPr>
      <w:bookmarkStart w:id="259" w:name="_Toc133521815"/>
      <w:bookmarkStart w:id="260" w:name="_Toc133521446"/>
      <w:bookmarkStart w:id="261" w:name="_Toc9286"/>
      <w:bookmarkStart w:id="262" w:name="_Toc134894169"/>
      <w:bookmarkStart w:id="263" w:name="_Toc132559247"/>
      <w:bookmarkStart w:id="264" w:name="_Toc133422794"/>
      <w:bookmarkStart w:id="265" w:name="_Toc10885"/>
      <w:r>
        <w:rPr>
          <w:rFonts w:hint="eastAsia"/>
          <w:b/>
          <w:snapToGrid w:val="0"/>
          <w:sz w:val="24"/>
          <w:shd w:val="clear" w:color="auto" w:fill="FFFFFF"/>
        </w:rPr>
        <w:t xml:space="preserve">4.4.2 </w:t>
      </w:r>
      <w:r>
        <w:rPr>
          <w:rFonts w:hint="eastAsia"/>
          <w:b/>
          <w:snapToGrid w:val="0"/>
          <w:sz w:val="24"/>
          <w:shd w:val="clear" w:color="auto" w:fill="FFFFFF"/>
        </w:rPr>
        <w:t>数据库逻辑设计</w:t>
      </w:r>
      <w:bookmarkEnd w:id="259"/>
      <w:bookmarkEnd w:id="263"/>
      <w:bookmarkEnd w:id="265"/>
      <w:bookmarkEnd w:id="261"/>
      <w:bookmarkEnd w:id="262"/>
      <w:bookmarkEnd w:id="260"/>
      <w:bookmarkEnd w:id="264"/>
    </w:p>
    <w:p w14:paraId="7B48A4E5" w14:textId="77777777" w:rsidR="00546BC3" w:rsidRDefault="00546BC3">
      <w:pPr>
        <w:spacing w:line="360" w:lineRule="auto"/>
        <w:ind w:firstLineChars="200" w:firstLine="480"/>
        <w:jc w:val="left"/>
        <w:rPr>
          <w:snapToGrid w:val="0"/>
          <w:sz w:val="24"/>
          <w:szCs w:val="21"/>
        </w:rPr>
      </w:pPr>
      <w:bookmarkStart w:id="266" w:name="_Toc19358"/>
      <w:r>
        <w:rPr>
          <w:rFonts w:hint="eastAsia"/>
          <w:snapToGrid w:val="0"/>
          <w:sz w:val="24"/>
          <w:szCs w:val="21"/>
        </w:rPr>
        <w:t>根据系统的</w:t>
      </w:r>
      <w:r>
        <w:rPr>
          <w:rFonts w:hint="eastAsia"/>
          <w:snapToGrid w:val="0"/>
          <w:sz w:val="24"/>
          <w:szCs w:val="21"/>
        </w:rPr>
        <w:t>E-R</w:t>
      </w:r>
      <w:r>
        <w:rPr>
          <w:rFonts w:hint="eastAsia"/>
          <w:snapToGrid w:val="0"/>
          <w:sz w:val="24"/>
          <w:szCs w:val="21"/>
        </w:rPr>
        <w:t>图，设计出本系统的关系数据模型。</w:t>
      </w:r>
      <w:bookmarkEnd w:id="266"/>
    </w:p>
    <w:p w14:paraId="2CEAD150" w14:textId="77777777" w:rsidR="00546BC3" w:rsidRDefault="00546BC3">
      <w:pPr>
        <w:spacing w:line="360" w:lineRule="auto"/>
        <w:ind w:firstLineChars="200" w:firstLine="480"/>
        <w:jc w:val="left"/>
        <w:rPr>
          <w:snapToGrid w:val="0"/>
          <w:sz w:val="24"/>
          <w:szCs w:val="21"/>
        </w:rPr>
      </w:pPr>
      <w:r>
        <w:rPr>
          <w:rFonts w:hint="eastAsia"/>
          <w:snapToGrid w:val="0"/>
          <w:sz w:val="24"/>
          <w:szCs w:val="21"/>
        </w:rPr>
        <w:t>（</w:t>
      </w:r>
      <w:r>
        <w:rPr>
          <w:rFonts w:hint="eastAsia"/>
          <w:snapToGrid w:val="0"/>
          <w:sz w:val="24"/>
          <w:szCs w:val="21"/>
        </w:rPr>
        <w:t>1</w:t>
      </w:r>
      <w:r>
        <w:rPr>
          <w:rFonts w:hint="eastAsia"/>
          <w:snapToGrid w:val="0"/>
          <w:sz w:val="24"/>
          <w:szCs w:val="21"/>
        </w:rPr>
        <w:t>）用户：</w:t>
      </w:r>
      <w:r>
        <w:rPr>
          <w:rFonts w:hint="eastAsia"/>
          <w:snapToGrid w:val="0"/>
          <w:sz w:val="24"/>
          <w:szCs w:val="21"/>
        </w:rPr>
        <w:t>id</w:t>
      </w:r>
      <w:r>
        <w:rPr>
          <w:rFonts w:hint="eastAsia"/>
          <w:snapToGrid w:val="0"/>
          <w:sz w:val="24"/>
          <w:szCs w:val="21"/>
        </w:rPr>
        <w:t>（自增主键），用户账号，用户密码，用户昵称，电话号码，用户头像，注册日期，最近登录日期。</w:t>
      </w:r>
    </w:p>
    <w:p w14:paraId="476CC819" w14:textId="77777777" w:rsidR="00546BC3" w:rsidRDefault="00546BC3">
      <w:pPr>
        <w:spacing w:line="360" w:lineRule="auto"/>
        <w:ind w:firstLineChars="200" w:firstLine="480"/>
        <w:jc w:val="left"/>
        <w:rPr>
          <w:snapToGrid w:val="0"/>
          <w:sz w:val="24"/>
          <w:szCs w:val="21"/>
        </w:rPr>
      </w:pPr>
      <w:r>
        <w:rPr>
          <w:rFonts w:hint="eastAsia"/>
          <w:snapToGrid w:val="0"/>
          <w:sz w:val="24"/>
          <w:szCs w:val="21"/>
        </w:rPr>
        <w:t>（</w:t>
      </w:r>
      <w:r>
        <w:rPr>
          <w:rFonts w:hint="eastAsia"/>
          <w:snapToGrid w:val="0"/>
          <w:sz w:val="24"/>
          <w:szCs w:val="21"/>
        </w:rPr>
        <w:t>2</w:t>
      </w:r>
      <w:r>
        <w:rPr>
          <w:rFonts w:hint="eastAsia"/>
          <w:snapToGrid w:val="0"/>
          <w:sz w:val="24"/>
          <w:szCs w:val="21"/>
        </w:rPr>
        <w:t>）农产品：</w:t>
      </w:r>
      <w:r>
        <w:rPr>
          <w:rFonts w:hint="eastAsia"/>
          <w:snapToGrid w:val="0"/>
          <w:sz w:val="24"/>
          <w:szCs w:val="21"/>
        </w:rPr>
        <w:t>id</w:t>
      </w:r>
      <w:r>
        <w:rPr>
          <w:rFonts w:hint="eastAsia"/>
          <w:snapToGrid w:val="0"/>
          <w:sz w:val="24"/>
          <w:szCs w:val="21"/>
        </w:rPr>
        <w:t>（自增主键），农产品名称，农产品描述，农产品价格，农产品库存，农产品类别</w:t>
      </w:r>
      <w:r>
        <w:rPr>
          <w:rFonts w:hint="eastAsia"/>
          <w:snapToGrid w:val="0"/>
          <w:sz w:val="24"/>
          <w:szCs w:val="21"/>
        </w:rPr>
        <w:t>id</w:t>
      </w:r>
      <w:r>
        <w:rPr>
          <w:rFonts w:hint="eastAsia"/>
          <w:snapToGrid w:val="0"/>
          <w:sz w:val="24"/>
          <w:szCs w:val="21"/>
        </w:rPr>
        <w:t>，农产品详情图片，农产品是否热卖。</w:t>
      </w:r>
    </w:p>
    <w:p w14:paraId="33453F59" w14:textId="77777777" w:rsidR="00546BC3" w:rsidRDefault="00546BC3">
      <w:pPr>
        <w:spacing w:line="360" w:lineRule="auto"/>
        <w:ind w:firstLineChars="200" w:firstLine="480"/>
        <w:jc w:val="left"/>
        <w:rPr>
          <w:snapToGrid w:val="0"/>
          <w:sz w:val="24"/>
          <w:szCs w:val="21"/>
        </w:rPr>
      </w:pPr>
      <w:r>
        <w:rPr>
          <w:rFonts w:hint="eastAsia"/>
          <w:snapToGrid w:val="0"/>
          <w:sz w:val="24"/>
          <w:szCs w:val="21"/>
        </w:rPr>
        <w:t>（</w:t>
      </w:r>
      <w:r>
        <w:rPr>
          <w:rFonts w:hint="eastAsia"/>
          <w:snapToGrid w:val="0"/>
          <w:sz w:val="24"/>
          <w:szCs w:val="21"/>
        </w:rPr>
        <w:t>3</w:t>
      </w:r>
      <w:r>
        <w:rPr>
          <w:rFonts w:hint="eastAsia"/>
          <w:snapToGrid w:val="0"/>
          <w:sz w:val="24"/>
          <w:szCs w:val="21"/>
        </w:rPr>
        <w:t>）订单：</w:t>
      </w:r>
      <w:r>
        <w:rPr>
          <w:rFonts w:hint="eastAsia"/>
          <w:snapToGrid w:val="0"/>
          <w:sz w:val="24"/>
          <w:szCs w:val="21"/>
        </w:rPr>
        <w:t>id</w:t>
      </w:r>
      <w:r>
        <w:rPr>
          <w:rFonts w:hint="eastAsia"/>
          <w:snapToGrid w:val="0"/>
          <w:sz w:val="24"/>
          <w:szCs w:val="21"/>
        </w:rPr>
        <w:t>（自增主键），订单号，订单总价，用户账户，地址，电话号码，收件人姓名，创建时间，订单订单状态，订单支付时间。</w:t>
      </w:r>
    </w:p>
    <w:p w14:paraId="029C1220" w14:textId="77777777" w:rsidR="00546BC3" w:rsidRDefault="00546BC3">
      <w:pPr>
        <w:spacing w:line="360" w:lineRule="auto"/>
        <w:ind w:firstLineChars="200" w:firstLine="480"/>
        <w:jc w:val="left"/>
        <w:rPr>
          <w:rFonts w:hint="eastAsia"/>
        </w:rPr>
      </w:pPr>
      <w:bookmarkStart w:id="267" w:name="_Toc26461"/>
      <w:r>
        <w:rPr>
          <w:rFonts w:hint="eastAsia"/>
          <w:snapToGrid w:val="0"/>
          <w:sz w:val="24"/>
          <w:szCs w:val="21"/>
        </w:rPr>
        <w:t>（</w:t>
      </w:r>
      <w:r>
        <w:rPr>
          <w:rFonts w:hint="eastAsia"/>
          <w:snapToGrid w:val="0"/>
          <w:sz w:val="24"/>
          <w:szCs w:val="21"/>
        </w:rPr>
        <w:t>4</w:t>
      </w:r>
      <w:r>
        <w:rPr>
          <w:rFonts w:hint="eastAsia"/>
          <w:snapToGrid w:val="0"/>
          <w:sz w:val="24"/>
          <w:szCs w:val="21"/>
        </w:rPr>
        <w:t>）订单详情：</w:t>
      </w:r>
      <w:r>
        <w:rPr>
          <w:rFonts w:hint="eastAsia"/>
          <w:snapToGrid w:val="0"/>
          <w:sz w:val="24"/>
          <w:szCs w:val="21"/>
        </w:rPr>
        <w:t>id</w:t>
      </w:r>
      <w:r>
        <w:rPr>
          <w:rFonts w:hint="eastAsia"/>
          <w:snapToGrid w:val="0"/>
          <w:sz w:val="24"/>
          <w:szCs w:val="21"/>
        </w:rPr>
        <w:t>（自增主键），订单</w:t>
      </w:r>
      <w:r>
        <w:rPr>
          <w:rFonts w:hint="eastAsia"/>
          <w:snapToGrid w:val="0"/>
          <w:sz w:val="24"/>
          <w:szCs w:val="21"/>
        </w:rPr>
        <w:t>id</w:t>
      </w:r>
      <w:r>
        <w:rPr>
          <w:rFonts w:hint="eastAsia"/>
          <w:snapToGrid w:val="0"/>
          <w:sz w:val="24"/>
          <w:szCs w:val="21"/>
        </w:rPr>
        <w:t>，农产品</w:t>
      </w:r>
      <w:r>
        <w:rPr>
          <w:rFonts w:hint="eastAsia"/>
          <w:snapToGrid w:val="0"/>
          <w:sz w:val="24"/>
          <w:szCs w:val="21"/>
        </w:rPr>
        <w:t>id</w:t>
      </w:r>
      <w:r>
        <w:rPr>
          <w:rFonts w:hint="eastAsia"/>
          <w:snapToGrid w:val="0"/>
          <w:sz w:val="24"/>
          <w:szCs w:val="21"/>
        </w:rPr>
        <w:t>，农产品数量，农产品价格，农产品名称，农产品图片</w:t>
      </w:r>
      <w:bookmarkEnd w:id="267"/>
      <w:r>
        <w:rPr>
          <w:rFonts w:cs="宋体" w:hint="eastAsia"/>
          <w:sz w:val="24"/>
        </w:rPr>
        <w:t>。</w:t>
      </w:r>
    </w:p>
    <w:p w14:paraId="38701278" w14:textId="77777777" w:rsidR="00546BC3" w:rsidRDefault="00546BC3">
      <w:pPr>
        <w:snapToGrid w:val="0"/>
        <w:spacing w:beforeLines="100" w:before="326" w:afterLines="100" w:after="326" w:line="360" w:lineRule="auto"/>
        <w:outlineLvl w:val="2"/>
        <w:rPr>
          <w:b/>
          <w:snapToGrid w:val="0"/>
          <w:sz w:val="24"/>
          <w:shd w:val="clear" w:color="auto" w:fill="FFFFFF"/>
        </w:rPr>
      </w:pPr>
      <w:bookmarkStart w:id="268" w:name="_Toc132559248"/>
      <w:bookmarkStart w:id="269" w:name="_Toc22851"/>
      <w:bookmarkStart w:id="270" w:name="_Toc133521447"/>
      <w:bookmarkStart w:id="271" w:name="_Toc133521816"/>
      <w:bookmarkStart w:id="272" w:name="_Toc30455"/>
      <w:bookmarkStart w:id="273" w:name="_Toc133422795"/>
      <w:bookmarkStart w:id="274" w:name="_Toc134894170"/>
      <w:r>
        <w:rPr>
          <w:rFonts w:hint="eastAsia"/>
          <w:b/>
          <w:snapToGrid w:val="0"/>
          <w:sz w:val="24"/>
          <w:shd w:val="clear" w:color="auto" w:fill="FFFFFF"/>
        </w:rPr>
        <w:t xml:space="preserve">4.4.3 </w:t>
      </w:r>
      <w:r>
        <w:rPr>
          <w:rFonts w:hint="eastAsia"/>
          <w:b/>
          <w:snapToGrid w:val="0"/>
          <w:sz w:val="24"/>
          <w:shd w:val="clear" w:color="auto" w:fill="FFFFFF"/>
        </w:rPr>
        <w:t>数据库表设计</w:t>
      </w:r>
      <w:bookmarkEnd w:id="268"/>
      <w:bookmarkEnd w:id="269"/>
      <w:bookmarkEnd w:id="270"/>
      <w:bookmarkEnd w:id="271"/>
      <w:bookmarkEnd w:id="272"/>
      <w:bookmarkEnd w:id="273"/>
      <w:bookmarkEnd w:id="274"/>
    </w:p>
    <w:p w14:paraId="3E814BF4" w14:textId="77777777" w:rsidR="00546BC3" w:rsidRDefault="00546BC3">
      <w:pPr>
        <w:spacing w:line="360" w:lineRule="auto"/>
        <w:ind w:firstLineChars="200" w:firstLine="480"/>
        <w:jc w:val="left"/>
        <w:rPr>
          <w:snapToGrid w:val="0"/>
          <w:sz w:val="24"/>
          <w:szCs w:val="21"/>
        </w:rPr>
      </w:pPr>
      <w:bookmarkStart w:id="275" w:name="_Toc5909"/>
      <w:r>
        <w:rPr>
          <w:rFonts w:hint="eastAsia"/>
          <w:snapToGrid w:val="0"/>
          <w:sz w:val="24"/>
          <w:szCs w:val="21"/>
        </w:rPr>
        <w:t>根据平台中需要建立多张数据库表，根据</w:t>
      </w:r>
      <w:r>
        <w:rPr>
          <w:rFonts w:hint="eastAsia"/>
          <w:snapToGrid w:val="0"/>
          <w:sz w:val="24"/>
          <w:szCs w:val="21"/>
        </w:rPr>
        <w:t>4.4.1</w:t>
      </w:r>
      <w:r>
        <w:rPr>
          <w:rFonts w:hint="eastAsia"/>
          <w:snapToGrid w:val="0"/>
          <w:sz w:val="24"/>
          <w:szCs w:val="21"/>
        </w:rPr>
        <w:t>节设计的</w:t>
      </w:r>
      <w:r>
        <w:rPr>
          <w:rFonts w:hint="eastAsia"/>
          <w:snapToGrid w:val="0"/>
          <w:sz w:val="24"/>
          <w:szCs w:val="21"/>
        </w:rPr>
        <w:t>E-R</w:t>
      </w:r>
      <w:r>
        <w:rPr>
          <w:rFonts w:hint="eastAsia"/>
          <w:snapToGrid w:val="0"/>
          <w:sz w:val="24"/>
          <w:szCs w:val="21"/>
        </w:rPr>
        <w:t>图以及</w:t>
      </w:r>
      <w:r>
        <w:rPr>
          <w:rFonts w:hint="eastAsia"/>
          <w:snapToGrid w:val="0"/>
          <w:sz w:val="24"/>
          <w:szCs w:val="21"/>
        </w:rPr>
        <w:t>4.4.2</w:t>
      </w:r>
      <w:r>
        <w:rPr>
          <w:rFonts w:hint="eastAsia"/>
          <w:snapToGrid w:val="0"/>
          <w:sz w:val="24"/>
          <w:szCs w:val="21"/>
        </w:rPr>
        <w:t>节设计的关系数据模型，本系统主要包括用户表，农产品信息表，订单表，订单详情表，下面是各表详情。</w:t>
      </w:r>
      <w:bookmarkEnd w:id="275"/>
    </w:p>
    <w:p w14:paraId="014BAFA1" w14:textId="77777777" w:rsidR="00546BC3" w:rsidRDefault="00546BC3">
      <w:pPr>
        <w:spacing w:line="360" w:lineRule="auto"/>
        <w:ind w:firstLineChars="200" w:firstLine="480"/>
        <w:jc w:val="left"/>
        <w:rPr>
          <w:snapToGrid w:val="0"/>
          <w:sz w:val="24"/>
          <w:szCs w:val="21"/>
        </w:rPr>
      </w:pPr>
      <w:r>
        <w:rPr>
          <w:rFonts w:hint="eastAsia"/>
          <w:snapToGrid w:val="0"/>
          <w:sz w:val="24"/>
          <w:szCs w:val="21"/>
        </w:rPr>
        <w:t>（</w:t>
      </w:r>
      <w:r>
        <w:rPr>
          <w:rFonts w:hint="eastAsia"/>
          <w:snapToGrid w:val="0"/>
          <w:sz w:val="24"/>
          <w:szCs w:val="21"/>
        </w:rPr>
        <w:t>1</w:t>
      </w:r>
      <w:r>
        <w:rPr>
          <w:rFonts w:hint="eastAsia"/>
          <w:snapToGrid w:val="0"/>
          <w:sz w:val="24"/>
          <w:szCs w:val="21"/>
        </w:rPr>
        <w:t>）用户表如表</w:t>
      </w:r>
      <w:r>
        <w:rPr>
          <w:rFonts w:hint="eastAsia"/>
          <w:snapToGrid w:val="0"/>
          <w:sz w:val="24"/>
          <w:szCs w:val="21"/>
        </w:rPr>
        <w:t>4-1</w:t>
      </w:r>
      <w:r>
        <w:rPr>
          <w:rFonts w:hint="eastAsia"/>
          <w:snapToGrid w:val="0"/>
          <w:sz w:val="24"/>
          <w:szCs w:val="21"/>
        </w:rPr>
        <w:t>所示。</w:t>
      </w:r>
    </w:p>
    <w:p w14:paraId="4F9D5AC0" w14:textId="77777777" w:rsidR="00546BC3" w:rsidRDefault="00546BC3">
      <w:pPr>
        <w:ind w:firstLineChars="200" w:firstLine="420"/>
        <w:jc w:val="center"/>
        <w:rPr>
          <w:rFonts w:ascii="宋体" w:hAnsi="宋体" w:cs="宋体"/>
          <w:szCs w:val="21"/>
        </w:rPr>
      </w:pPr>
    </w:p>
    <w:p w14:paraId="62AF587B" w14:textId="77777777" w:rsidR="00546BC3" w:rsidRDefault="00546BC3">
      <w:pPr>
        <w:spacing w:line="360" w:lineRule="auto"/>
        <w:jc w:val="center"/>
        <w:rPr>
          <w:rFonts w:ascii="宋体" w:hAnsi="宋体" w:cs="宋体"/>
          <w:szCs w:val="21"/>
        </w:rPr>
      </w:pPr>
      <w:r>
        <w:rPr>
          <w:rFonts w:ascii="宋体" w:hAnsi="宋体" w:cs="宋体" w:hint="eastAsia"/>
          <w:szCs w:val="21"/>
        </w:rPr>
        <w:t>表</w:t>
      </w:r>
      <w:r>
        <w:rPr>
          <w:rFonts w:ascii="宋体" w:hAnsi="宋体" w:cs="宋体" w:hint="eastAsia"/>
          <w:szCs w:val="21"/>
        </w:rPr>
        <w:t xml:space="preserve">4-1 </w:t>
      </w:r>
      <w:r>
        <w:rPr>
          <w:rFonts w:ascii="宋体" w:hAnsi="宋体" w:cs="宋体" w:hint="eastAsia"/>
          <w:szCs w:val="21"/>
        </w:rPr>
        <w:t>用户表（</w:t>
      </w:r>
      <w:r>
        <w:rPr>
          <w:rFonts w:hint="eastAsia"/>
          <w:szCs w:val="21"/>
        </w:rPr>
        <w:t>user_info</w:t>
      </w:r>
      <w:r>
        <w:rPr>
          <w:rFonts w:ascii="宋体" w:hAnsi="宋体" w:cs="宋体" w:hint="eastAsia"/>
          <w:szCs w:val="21"/>
        </w:rPr>
        <w:t>）</w:t>
      </w:r>
    </w:p>
    <w:tbl>
      <w:tblPr>
        <w:tblW w:w="4998" w:type="pct"/>
        <w:jc w:val="center"/>
        <w:tblInd w:w="0" w:type="dxa"/>
        <w:tblLook w:val="0000" w:firstRow="0" w:lastRow="0" w:firstColumn="0" w:lastColumn="0" w:noHBand="0" w:noVBand="0"/>
      </w:tblPr>
      <w:tblGrid>
        <w:gridCol w:w="2928"/>
        <w:gridCol w:w="2928"/>
        <w:gridCol w:w="2929"/>
      </w:tblGrid>
      <w:tr w:rsidR="00000000" w14:paraId="3C1300F2" w14:textId="77777777">
        <w:trPr>
          <w:trHeight w:val="374"/>
          <w:jc w:val="center"/>
        </w:trPr>
        <w:tc>
          <w:tcPr>
            <w:tcW w:w="1666" w:type="pct"/>
            <w:tcBorders>
              <w:top w:val="single" w:sz="12" w:space="0" w:color="auto"/>
              <w:bottom w:val="single" w:sz="4" w:space="0" w:color="auto"/>
            </w:tcBorders>
          </w:tcPr>
          <w:p w14:paraId="7BE25F17" w14:textId="77777777" w:rsidR="00546BC3" w:rsidRDefault="00546BC3">
            <w:pPr>
              <w:jc w:val="center"/>
              <w:rPr>
                <w:snapToGrid w:val="0"/>
                <w:kern w:val="0"/>
                <w:szCs w:val="21"/>
              </w:rPr>
            </w:pPr>
            <w:r>
              <w:rPr>
                <w:rFonts w:ascii="宋体" w:hAnsi="宋体" w:hint="eastAsia"/>
              </w:rPr>
              <w:t>字段名</w:t>
            </w:r>
          </w:p>
        </w:tc>
        <w:tc>
          <w:tcPr>
            <w:tcW w:w="1666" w:type="pct"/>
            <w:tcBorders>
              <w:top w:val="single" w:sz="12" w:space="0" w:color="auto"/>
              <w:bottom w:val="single" w:sz="4" w:space="0" w:color="auto"/>
            </w:tcBorders>
          </w:tcPr>
          <w:p w14:paraId="3666F196" w14:textId="77777777" w:rsidR="00546BC3" w:rsidRDefault="00546BC3">
            <w:pPr>
              <w:jc w:val="center"/>
              <w:rPr>
                <w:snapToGrid w:val="0"/>
                <w:kern w:val="0"/>
                <w:szCs w:val="21"/>
              </w:rPr>
            </w:pPr>
            <w:r>
              <w:rPr>
                <w:rFonts w:ascii="宋体" w:hAnsi="宋体" w:hint="eastAsia"/>
              </w:rPr>
              <w:t>数据类型</w:t>
            </w:r>
          </w:p>
        </w:tc>
        <w:tc>
          <w:tcPr>
            <w:tcW w:w="1666" w:type="pct"/>
            <w:tcBorders>
              <w:top w:val="single" w:sz="12" w:space="0" w:color="auto"/>
              <w:bottom w:val="single" w:sz="4" w:space="0" w:color="auto"/>
            </w:tcBorders>
          </w:tcPr>
          <w:p w14:paraId="264EE77A" w14:textId="77777777" w:rsidR="00546BC3" w:rsidRDefault="00546BC3">
            <w:pPr>
              <w:jc w:val="center"/>
              <w:rPr>
                <w:snapToGrid w:val="0"/>
                <w:kern w:val="0"/>
                <w:szCs w:val="21"/>
              </w:rPr>
            </w:pPr>
            <w:r>
              <w:rPr>
                <w:rFonts w:hint="eastAsia"/>
                <w:snapToGrid w:val="0"/>
                <w:kern w:val="0"/>
                <w:szCs w:val="21"/>
              </w:rPr>
              <w:t>描述</w:t>
            </w:r>
          </w:p>
        </w:tc>
      </w:tr>
      <w:tr w:rsidR="00000000" w14:paraId="2F646B1A" w14:textId="77777777">
        <w:trPr>
          <w:trHeight w:val="374"/>
          <w:jc w:val="center"/>
        </w:trPr>
        <w:tc>
          <w:tcPr>
            <w:tcW w:w="1666" w:type="pct"/>
            <w:tcBorders>
              <w:top w:val="single" w:sz="4" w:space="0" w:color="auto"/>
              <w:left w:val="nil"/>
              <w:bottom w:val="nil"/>
              <w:right w:val="nil"/>
            </w:tcBorders>
          </w:tcPr>
          <w:p w14:paraId="401824A6" w14:textId="77777777" w:rsidR="00546BC3" w:rsidRDefault="00546BC3">
            <w:pPr>
              <w:jc w:val="center"/>
              <w:rPr>
                <w:snapToGrid w:val="0"/>
                <w:szCs w:val="21"/>
              </w:rPr>
            </w:pPr>
            <w:r>
              <w:t>id</w:t>
            </w:r>
          </w:p>
        </w:tc>
        <w:tc>
          <w:tcPr>
            <w:tcW w:w="1666" w:type="pct"/>
            <w:tcBorders>
              <w:top w:val="single" w:sz="4" w:space="0" w:color="auto"/>
              <w:left w:val="nil"/>
              <w:bottom w:val="nil"/>
              <w:right w:val="nil"/>
            </w:tcBorders>
          </w:tcPr>
          <w:p w14:paraId="7942BAE2" w14:textId="77777777" w:rsidR="00546BC3" w:rsidRDefault="00546BC3">
            <w:pPr>
              <w:jc w:val="center"/>
              <w:rPr>
                <w:snapToGrid w:val="0"/>
                <w:szCs w:val="21"/>
              </w:rPr>
            </w:pPr>
            <w:r>
              <w:rPr>
                <w:rFonts w:hint="eastAsia"/>
              </w:rPr>
              <w:t>big</w:t>
            </w:r>
            <w:r>
              <w:t>int()</w:t>
            </w:r>
          </w:p>
        </w:tc>
        <w:tc>
          <w:tcPr>
            <w:tcW w:w="1666" w:type="pct"/>
            <w:tcBorders>
              <w:top w:val="single" w:sz="4" w:space="0" w:color="auto"/>
              <w:left w:val="nil"/>
              <w:bottom w:val="nil"/>
              <w:right w:val="nil"/>
            </w:tcBorders>
          </w:tcPr>
          <w:p w14:paraId="1008745A" w14:textId="77777777" w:rsidR="00546BC3" w:rsidRDefault="00546BC3">
            <w:pPr>
              <w:jc w:val="center"/>
              <w:rPr>
                <w:snapToGrid w:val="0"/>
                <w:szCs w:val="21"/>
              </w:rPr>
            </w:pPr>
            <w:r>
              <w:rPr>
                <w:rFonts w:ascii="宋体" w:hAnsi="宋体" w:hint="eastAsia"/>
              </w:rPr>
              <w:t>主键</w:t>
            </w:r>
          </w:p>
        </w:tc>
      </w:tr>
      <w:tr w:rsidR="00000000" w14:paraId="56DC2988" w14:textId="77777777">
        <w:trPr>
          <w:trHeight w:val="374"/>
          <w:jc w:val="center"/>
        </w:trPr>
        <w:tc>
          <w:tcPr>
            <w:tcW w:w="1666" w:type="pct"/>
            <w:tcBorders>
              <w:top w:val="nil"/>
              <w:left w:val="nil"/>
              <w:bottom w:val="nil"/>
              <w:right w:val="nil"/>
            </w:tcBorders>
          </w:tcPr>
          <w:p w14:paraId="3A6D8615" w14:textId="77777777" w:rsidR="00546BC3" w:rsidRDefault="00546BC3">
            <w:pPr>
              <w:jc w:val="center"/>
              <w:rPr>
                <w:snapToGrid w:val="0"/>
                <w:szCs w:val="21"/>
              </w:rPr>
            </w:pPr>
            <w:r>
              <w:rPr>
                <w:rFonts w:hint="eastAsia"/>
              </w:rPr>
              <w:t>openid</w:t>
            </w:r>
          </w:p>
        </w:tc>
        <w:tc>
          <w:tcPr>
            <w:tcW w:w="1666" w:type="pct"/>
            <w:tcBorders>
              <w:top w:val="nil"/>
              <w:left w:val="nil"/>
              <w:bottom w:val="nil"/>
              <w:right w:val="nil"/>
            </w:tcBorders>
          </w:tcPr>
          <w:p w14:paraId="16BDB1F7" w14:textId="77777777" w:rsidR="00546BC3" w:rsidRDefault="00546BC3">
            <w:pPr>
              <w:jc w:val="center"/>
              <w:rPr>
                <w:snapToGrid w:val="0"/>
                <w:szCs w:val="21"/>
              </w:rPr>
            </w:pPr>
            <w:r>
              <w:t>varchar(255)</w:t>
            </w:r>
          </w:p>
        </w:tc>
        <w:tc>
          <w:tcPr>
            <w:tcW w:w="1666" w:type="pct"/>
            <w:tcBorders>
              <w:top w:val="nil"/>
              <w:left w:val="nil"/>
              <w:bottom w:val="nil"/>
              <w:right w:val="nil"/>
            </w:tcBorders>
          </w:tcPr>
          <w:p w14:paraId="06611E83" w14:textId="77777777" w:rsidR="00546BC3" w:rsidRDefault="00546BC3">
            <w:pPr>
              <w:jc w:val="center"/>
              <w:rPr>
                <w:snapToGrid w:val="0"/>
                <w:szCs w:val="21"/>
              </w:rPr>
            </w:pPr>
            <w:r>
              <w:rPr>
                <w:rFonts w:ascii="宋体" w:hAnsi="宋体" w:hint="eastAsia"/>
              </w:rPr>
              <w:t>用户账号</w:t>
            </w:r>
          </w:p>
        </w:tc>
      </w:tr>
      <w:tr w:rsidR="00000000" w14:paraId="197F823C" w14:textId="77777777">
        <w:trPr>
          <w:trHeight w:val="374"/>
          <w:jc w:val="center"/>
        </w:trPr>
        <w:tc>
          <w:tcPr>
            <w:tcW w:w="1666" w:type="pct"/>
            <w:tcBorders>
              <w:top w:val="nil"/>
              <w:left w:val="nil"/>
              <w:bottom w:val="nil"/>
              <w:right w:val="nil"/>
            </w:tcBorders>
          </w:tcPr>
          <w:p w14:paraId="57322B1C" w14:textId="77777777" w:rsidR="00546BC3" w:rsidRDefault="00546BC3">
            <w:pPr>
              <w:jc w:val="center"/>
              <w:rPr>
                <w:snapToGrid w:val="0"/>
                <w:szCs w:val="21"/>
              </w:rPr>
            </w:pPr>
            <w:r>
              <w:t>password</w:t>
            </w:r>
          </w:p>
        </w:tc>
        <w:tc>
          <w:tcPr>
            <w:tcW w:w="1666" w:type="pct"/>
            <w:tcBorders>
              <w:top w:val="nil"/>
              <w:left w:val="nil"/>
              <w:bottom w:val="nil"/>
              <w:right w:val="nil"/>
            </w:tcBorders>
          </w:tcPr>
          <w:p w14:paraId="3AACAFCF" w14:textId="77777777" w:rsidR="00546BC3" w:rsidRDefault="00546BC3">
            <w:pPr>
              <w:jc w:val="center"/>
              <w:rPr>
                <w:snapToGrid w:val="0"/>
                <w:szCs w:val="21"/>
              </w:rPr>
            </w:pPr>
            <w:r>
              <w:t>varchar(255)</w:t>
            </w:r>
          </w:p>
        </w:tc>
        <w:tc>
          <w:tcPr>
            <w:tcW w:w="1666" w:type="pct"/>
            <w:tcBorders>
              <w:top w:val="nil"/>
              <w:left w:val="nil"/>
              <w:bottom w:val="nil"/>
              <w:right w:val="nil"/>
            </w:tcBorders>
          </w:tcPr>
          <w:p w14:paraId="0DE15B7D" w14:textId="77777777" w:rsidR="00546BC3" w:rsidRDefault="00546BC3">
            <w:pPr>
              <w:jc w:val="center"/>
              <w:rPr>
                <w:snapToGrid w:val="0"/>
                <w:szCs w:val="21"/>
              </w:rPr>
            </w:pPr>
            <w:r>
              <w:rPr>
                <w:rFonts w:ascii="宋体" w:hAnsi="宋体" w:hint="eastAsia"/>
              </w:rPr>
              <w:t>用户密码</w:t>
            </w:r>
          </w:p>
        </w:tc>
      </w:tr>
      <w:tr w:rsidR="00000000" w14:paraId="3361356D" w14:textId="77777777">
        <w:trPr>
          <w:trHeight w:val="374"/>
          <w:jc w:val="center"/>
        </w:trPr>
        <w:tc>
          <w:tcPr>
            <w:tcW w:w="1666" w:type="pct"/>
            <w:tcBorders>
              <w:top w:val="nil"/>
              <w:left w:val="nil"/>
              <w:bottom w:val="nil"/>
              <w:right w:val="nil"/>
            </w:tcBorders>
          </w:tcPr>
          <w:p w14:paraId="4BB3F7A3" w14:textId="77777777" w:rsidR="00546BC3" w:rsidRDefault="00546BC3">
            <w:pPr>
              <w:jc w:val="center"/>
              <w:rPr>
                <w:snapToGrid w:val="0"/>
                <w:szCs w:val="21"/>
              </w:rPr>
            </w:pPr>
            <w:r>
              <w:rPr>
                <w:rFonts w:hint="eastAsia"/>
              </w:rPr>
              <w:t>nickName</w:t>
            </w:r>
          </w:p>
        </w:tc>
        <w:tc>
          <w:tcPr>
            <w:tcW w:w="1666" w:type="pct"/>
            <w:tcBorders>
              <w:top w:val="nil"/>
              <w:left w:val="nil"/>
              <w:bottom w:val="nil"/>
              <w:right w:val="nil"/>
            </w:tcBorders>
          </w:tcPr>
          <w:p w14:paraId="522FF8C3" w14:textId="77777777" w:rsidR="00546BC3" w:rsidRDefault="00546BC3">
            <w:pPr>
              <w:jc w:val="center"/>
              <w:rPr>
                <w:snapToGrid w:val="0"/>
                <w:szCs w:val="21"/>
              </w:rPr>
            </w:pPr>
            <w:r>
              <w:t>varchar(255)</w:t>
            </w:r>
          </w:p>
        </w:tc>
        <w:tc>
          <w:tcPr>
            <w:tcW w:w="1666" w:type="pct"/>
            <w:tcBorders>
              <w:top w:val="nil"/>
              <w:left w:val="nil"/>
              <w:bottom w:val="nil"/>
              <w:right w:val="nil"/>
            </w:tcBorders>
          </w:tcPr>
          <w:p w14:paraId="156734CC" w14:textId="77777777" w:rsidR="00546BC3" w:rsidRDefault="00546BC3">
            <w:pPr>
              <w:jc w:val="center"/>
              <w:rPr>
                <w:snapToGrid w:val="0"/>
                <w:szCs w:val="21"/>
              </w:rPr>
            </w:pPr>
            <w:r>
              <w:rPr>
                <w:rFonts w:ascii="宋体" w:hAnsi="宋体" w:hint="eastAsia"/>
              </w:rPr>
              <w:t>用户昵称</w:t>
            </w:r>
          </w:p>
        </w:tc>
      </w:tr>
      <w:tr w:rsidR="00000000" w14:paraId="4F678876" w14:textId="77777777">
        <w:trPr>
          <w:trHeight w:val="374"/>
          <w:jc w:val="center"/>
        </w:trPr>
        <w:tc>
          <w:tcPr>
            <w:tcW w:w="1666" w:type="pct"/>
            <w:tcBorders>
              <w:top w:val="nil"/>
              <w:left w:val="nil"/>
              <w:bottom w:val="nil"/>
              <w:right w:val="nil"/>
            </w:tcBorders>
          </w:tcPr>
          <w:p w14:paraId="334B5CBB" w14:textId="77777777" w:rsidR="00546BC3" w:rsidRDefault="00546BC3">
            <w:pPr>
              <w:jc w:val="center"/>
              <w:rPr>
                <w:snapToGrid w:val="0"/>
                <w:szCs w:val="21"/>
              </w:rPr>
            </w:pPr>
            <w:r>
              <w:rPr>
                <w:rFonts w:hint="eastAsia"/>
              </w:rPr>
              <w:t>phoneNumber</w:t>
            </w:r>
          </w:p>
        </w:tc>
        <w:tc>
          <w:tcPr>
            <w:tcW w:w="1666" w:type="pct"/>
            <w:tcBorders>
              <w:top w:val="nil"/>
              <w:left w:val="nil"/>
              <w:bottom w:val="nil"/>
              <w:right w:val="nil"/>
            </w:tcBorders>
          </w:tcPr>
          <w:p w14:paraId="6D314C5F" w14:textId="77777777" w:rsidR="00546BC3" w:rsidRDefault="00546BC3">
            <w:pPr>
              <w:jc w:val="center"/>
              <w:rPr>
                <w:snapToGrid w:val="0"/>
                <w:szCs w:val="21"/>
              </w:rPr>
            </w:pPr>
            <w:r>
              <w:t>varchar(255)</w:t>
            </w:r>
          </w:p>
        </w:tc>
        <w:tc>
          <w:tcPr>
            <w:tcW w:w="1666" w:type="pct"/>
            <w:tcBorders>
              <w:top w:val="nil"/>
              <w:left w:val="nil"/>
              <w:bottom w:val="nil"/>
              <w:right w:val="nil"/>
            </w:tcBorders>
          </w:tcPr>
          <w:p w14:paraId="174BBB92" w14:textId="77777777" w:rsidR="00546BC3" w:rsidRDefault="00546BC3">
            <w:pPr>
              <w:jc w:val="center"/>
              <w:rPr>
                <w:snapToGrid w:val="0"/>
                <w:szCs w:val="21"/>
              </w:rPr>
            </w:pPr>
            <w:r>
              <w:rPr>
                <w:rFonts w:ascii="宋体" w:hAnsi="宋体" w:hint="eastAsia"/>
              </w:rPr>
              <w:t>电话号码</w:t>
            </w:r>
          </w:p>
        </w:tc>
      </w:tr>
      <w:tr w:rsidR="00000000" w14:paraId="61B84FD1" w14:textId="77777777">
        <w:trPr>
          <w:trHeight w:val="374"/>
          <w:jc w:val="center"/>
        </w:trPr>
        <w:tc>
          <w:tcPr>
            <w:tcW w:w="1666" w:type="pct"/>
            <w:tcBorders>
              <w:top w:val="nil"/>
              <w:bottom w:val="nil"/>
            </w:tcBorders>
          </w:tcPr>
          <w:p w14:paraId="51EAE817" w14:textId="77777777" w:rsidR="00546BC3" w:rsidRDefault="00546BC3">
            <w:pPr>
              <w:jc w:val="center"/>
              <w:rPr>
                <w:snapToGrid w:val="0"/>
                <w:kern w:val="0"/>
                <w:szCs w:val="21"/>
              </w:rPr>
            </w:pPr>
            <w:r>
              <w:rPr>
                <w:rFonts w:hint="eastAsia"/>
              </w:rPr>
              <w:t>avatarUrl</w:t>
            </w:r>
          </w:p>
        </w:tc>
        <w:tc>
          <w:tcPr>
            <w:tcW w:w="1666" w:type="pct"/>
            <w:tcBorders>
              <w:top w:val="nil"/>
              <w:bottom w:val="nil"/>
            </w:tcBorders>
          </w:tcPr>
          <w:p w14:paraId="3BD6904C" w14:textId="77777777" w:rsidR="00546BC3" w:rsidRDefault="00546BC3">
            <w:pPr>
              <w:jc w:val="center"/>
              <w:rPr>
                <w:snapToGrid w:val="0"/>
                <w:kern w:val="0"/>
                <w:szCs w:val="21"/>
              </w:rPr>
            </w:pPr>
            <w:r>
              <w:t>varchar(255)</w:t>
            </w:r>
          </w:p>
        </w:tc>
        <w:tc>
          <w:tcPr>
            <w:tcW w:w="1666" w:type="pct"/>
            <w:tcBorders>
              <w:top w:val="nil"/>
              <w:bottom w:val="nil"/>
            </w:tcBorders>
          </w:tcPr>
          <w:p w14:paraId="316A9A90" w14:textId="77777777" w:rsidR="00546BC3" w:rsidRDefault="00546BC3">
            <w:pPr>
              <w:jc w:val="center"/>
              <w:rPr>
                <w:snapToGrid w:val="0"/>
                <w:kern w:val="0"/>
                <w:szCs w:val="21"/>
              </w:rPr>
            </w:pPr>
            <w:r>
              <w:rPr>
                <w:rFonts w:ascii="宋体" w:hAnsi="宋体" w:hint="eastAsia"/>
              </w:rPr>
              <w:t>用户头像</w:t>
            </w:r>
          </w:p>
        </w:tc>
      </w:tr>
      <w:tr w:rsidR="00000000" w14:paraId="31F5F8F8" w14:textId="77777777">
        <w:trPr>
          <w:trHeight w:val="374"/>
          <w:jc w:val="center"/>
        </w:trPr>
        <w:tc>
          <w:tcPr>
            <w:tcW w:w="1666" w:type="pct"/>
            <w:tcBorders>
              <w:top w:val="nil"/>
              <w:bottom w:val="nil"/>
            </w:tcBorders>
          </w:tcPr>
          <w:p w14:paraId="76DAE608" w14:textId="77777777" w:rsidR="00546BC3" w:rsidRDefault="00546BC3">
            <w:pPr>
              <w:jc w:val="center"/>
            </w:pPr>
            <w:r>
              <w:rPr>
                <w:rFonts w:hint="eastAsia"/>
              </w:rPr>
              <w:t>registerDate</w:t>
            </w:r>
          </w:p>
        </w:tc>
        <w:tc>
          <w:tcPr>
            <w:tcW w:w="1666" w:type="pct"/>
            <w:tcBorders>
              <w:top w:val="nil"/>
              <w:bottom w:val="nil"/>
            </w:tcBorders>
          </w:tcPr>
          <w:p w14:paraId="46B7AA55" w14:textId="77777777" w:rsidR="00546BC3" w:rsidRDefault="00546BC3">
            <w:pPr>
              <w:jc w:val="center"/>
            </w:pPr>
            <w:r>
              <w:rPr>
                <w:rFonts w:hint="eastAsia"/>
              </w:rPr>
              <w:t>datetime()</w:t>
            </w:r>
          </w:p>
        </w:tc>
        <w:tc>
          <w:tcPr>
            <w:tcW w:w="1666" w:type="pct"/>
            <w:tcBorders>
              <w:top w:val="nil"/>
              <w:bottom w:val="nil"/>
            </w:tcBorders>
          </w:tcPr>
          <w:p w14:paraId="0F0E483D" w14:textId="77777777" w:rsidR="00546BC3" w:rsidRDefault="00546BC3">
            <w:pPr>
              <w:jc w:val="center"/>
              <w:rPr>
                <w:rFonts w:ascii="宋体" w:hAnsi="宋体"/>
              </w:rPr>
            </w:pPr>
            <w:r>
              <w:rPr>
                <w:rFonts w:ascii="宋体" w:hAnsi="宋体" w:hint="eastAsia"/>
              </w:rPr>
              <w:t>注册时间</w:t>
            </w:r>
          </w:p>
        </w:tc>
      </w:tr>
      <w:tr w:rsidR="00000000" w14:paraId="23F9B7EF" w14:textId="77777777">
        <w:trPr>
          <w:trHeight w:val="374"/>
          <w:jc w:val="center"/>
        </w:trPr>
        <w:tc>
          <w:tcPr>
            <w:tcW w:w="1666" w:type="pct"/>
            <w:tcBorders>
              <w:top w:val="nil"/>
              <w:bottom w:val="single" w:sz="12" w:space="0" w:color="auto"/>
            </w:tcBorders>
          </w:tcPr>
          <w:p w14:paraId="445D0D66" w14:textId="77777777" w:rsidR="00546BC3" w:rsidRDefault="00546BC3">
            <w:pPr>
              <w:jc w:val="center"/>
            </w:pPr>
            <w:r>
              <w:rPr>
                <w:rFonts w:hint="eastAsia"/>
              </w:rPr>
              <w:t>lastLoginDate</w:t>
            </w:r>
          </w:p>
        </w:tc>
        <w:tc>
          <w:tcPr>
            <w:tcW w:w="1666" w:type="pct"/>
            <w:tcBorders>
              <w:top w:val="nil"/>
              <w:bottom w:val="single" w:sz="12" w:space="0" w:color="auto"/>
            </w:tcBorders>
          </w:tcPr>
          <w:p w14:paraId="40D7CA96" w14:textId="77777777" w:rsidR="00546BC3" w:rsidRDefault="00546BC3">
            <w:pPr>
              <w:jc w:val="center"/>
            </w:pPr>
            <w:r>
              <w:rPr>
                <w:rFonts w:hint="eastAsia"/>
              </w:rPr>
              <w:t>datetime()</w:t>
            </w:r>
          </w:p>
        </w:tc>
        <w:tc>
          <w:tcPr>
            <w:tcW w:w="1666" w:type="pct"/>
            <w:tcBorders>
              <w:top w:val="nil"/>
              <w:bottom w:val="single" w:sz="12" w:space="0" w:color="auto"/>
            </w:tcBorders>
          </w:tcPr>
          <w:p w14:paraId="3183AFBD" w14:textId="77777777" w:rsidR="00546BC3" w:rsidRDefault="00546BC3">
            <w:pPr>
              <w:jc w:val="center"/>
              <w:rPr>
                <w:rFonts w:ascii="宋体" w:hAnsi="宋体"/>
              </w:rPr>
            </w:pPr>
            <w:r>
              <w:rPr>
                <w:rFonts w:ascii="宋体" w:hAnsi="宋体" w:hint="eastAsia"/>
              </w:rPr>
              <w:t>最近登录时间</w:t>
            </w:r>
          </w:p>
        </w:tc>
      </w:tr>
    </w:tbl>
    <w:p w14:paraId="3E12103C" w14:textId="77777777" w:rsidR="00546BC3" w:rsidRDefault="00546BC3">
      <w:pPr>
        <w:pStyle w:val="11"/>
        <w:ind w:firstLine="480"/>
      </w:pPr>
      <w:r>
        <w:rPr>
          <w:rStyle w:val="12"/>
          <w:rFonts w:hint="eastAsia"/>
          <w:sz w:val="24"/>
          <w:szCs w:val="24"/>
        </w:rPr>
        <w:t>（</w:t>
      </w:r>
      <w:r>
        <w:rPr>
          <w:rStyle w:val="12"/>
          <w:rFonts w:hint="eastAsia"/>
          <w:sz w:val="24"/>
          <w:szCs w:val="24"/>
        </w:rPr>
        <w:t>2</w:t>
      </w:r>
      <w:r>
        <w:rPr>
          <w:rStyle w:val="12"/>
          <w:rFonts w:hint="eastAsia"/>
          <w:sz w:val="24"/>
          <w:szCs w:val="24"/>
        </w:rPr>
        <w:t>）</w:t>
      </w:r>
      <w:r>
        <w:rPr>
          <w:rFonts w:cs="Times New Roman" w:hint="eastAsia"/>
          <w:snapToGrid w:val="0"/>
          <w:sz w:val="24"/>
          <w:szCs w:val="24"/>
        </w:rPr>
        <w:t>农产品信息表如表</w:t>
      </w:r>
      <w:r>
        <w:rPr>
          <w:rFonts w:cs="Times New Roman" w:hint="eastAsia"/>
          <w:snapToGrid w:val="0"/>
          <w:sz w:val="24"/>
          <w:szCs w:val="24"/>
        </w:rPr>
        <w:t>4-2</w:t>
      </w:r>
      <w:r>
        <w:rPr>
          <w:rFonts w:cs="Times New Roman" w:hint="eastAsia"/>
          <w:snapToGrid w:val="0"/>
          <w:sz w:val="24"/>
          <w:szCs w:val="24"/>
        </w:rPr>
        <w:t>所示。</w:t>
      </w:r>
    </w:p>
    <w:p w14:paraId="5605A16A" w14:textId="77777777" w:rsidR="00546BC3" w:rsidRDefault="00546BC3">
      <w:pPr>
        <w:pStyle w:val="11"/>
        <w:ind w:firstLineChars="0" w:firstLine="0"/>
        <w:jc w:val="center"/>
        <w:rPr>
          <w:rFonts w:ascii="宋体" w:hAnsi="宋体"/>
          <w:szCs w:val="21"/>
        </w:rPr>
      </w:pPr>
      <w:r>
        <w:rPr>
          <w:rFonts w:ascii="宋体" w:hAnsi="宋体" w:hint="eastAsia"/>
          <w:szCs w:val="21"/>
        </w:rPr>
        <w:t>表</w:t>
      </w:r>
      <w:r>
        <w:rPr>
          <w:rFonts w:cs="Times New Roman"/>
          <w:szCs w:val="21"/>
        </w:rPr>
        <w:t>4-2</w:t>
      </w:r>
      <w:r>
        <w:rPr>
          <w:rFonts w:ascii="宋体" w:hAnsi="宋体"/>
          <w:szCs w:val="21"/>
        </w:rPr>
        <w:t xml:space="preserve"> </w:t>
      </w:r>
      <w:r>
        <w:rPr>
          <w:rFonts w:ascii="宋体" w:hAnsi="宋体" w:hint="eastAsia"/>
          <w:szCs w:val="21"/>
        </w:rPr>
        <w:t>农产品信息表（</w:t>
      </w:r>
      <w:r>
        <w:rPr>
          <w:rFonts w:cs="Times New Roman" w:hint="eastAsia"/>
          <w:szCs w:val="21"/>
        </w:rPr>
        <w:t>shop_info</w:t>
      </w:r>
      <w:r>
        <w:rPr>
          <w:rFonts w:ascii="宋体" w:hAnsi="宋体" w:hint="eastAsia"/>
          <w:szCs w:val="21"/>
        </w:rPr>
        <w:t>）</w:t>
      </w:r>
      <w:r>
        <w:rPr>
          <w:rFonts w:ascii="宋体" w:hAnsi="宋体"/>
          <w:szCs w:val="21"/>
        </w:rPr>
        <w:t xml:space="preserve"> </w:t>
      </w:r>
    </w:p>
    <w:tbl>
      <w:tblPr>
        <w:tblW w:w="4998" w:type="pct"/>
        <w:jc w:val="center"/>
        <w:tblInd w:w="0" w:type="dxa"/>
        <w:tblLook w:val="0000" w:firstRow="0" w:lastRow="0" w:firstColumn="0" w:lastColumn="0" w:noHBand="0" w:noVBand="0"/>
      </w:tblPr>
      <w:tblGrid>
        <w:gridCol w:w="2928"/>
        <w:gridCol w:w="2928"/>
        <w:gridCol w:w="2929"/>
      </w:tblGrid>
      <w:tr w:rsidR="00000000" w14:paraId="091EEC26" w14:textId="77777777">
        <w:trPr>
          <w:trHeight w:val="373"/>
          <w:jc w:val="center"/>
        </w:trPr>
        <w:tc>
          <w:tcPr>
            <w:tcW w:w="1666" w:type="pct"/>
            <w:tcBorders>
              <w:top w:val="single" w:sz="12" w:space="0" w:color="auto"/>
              <w:bottom w:val="single" w:sz="4" w:space="0" w:color="auto"/>
            </w:tcBorders>
          </w:tcPr>
          <w:p w14:paraId="310E549F" w14:textId="77777777" w:rsidR="00546BC3" w:rsidRDefault="00546BC3">
            <w:pPr>
              <w:jc w:val="center"/>
              <w:rPr>
                <w:snapToGrid w:val="0"/>
                <w:kern w:val="0"/>
                <w:szCs w:val="21"/>
              </w:rPr>
            </w:pPr>
            <w:r>
              <w:rPr>
                <w:rFonts w:ascii="宋体" w:hAnsi="宋体" w:hint="eastAsia"/>
              </w:rPr>
              <w:t>字段名</w:t>
            </w:r>
          </w:p>
        </w:tc>
        <w:tc>
          <w:tcPr>
            <w:tcW w:w="1666" w:type="pct"/>
            <w:tcBorders>
              <w:top w:val="single" w:sz="12" w:space="0" w:color="auto"/>
              <w:bottom w:val="single" w:sz="4" w:space="0" w:color="auto"/>
            </w:tcBorders>
          </w:tcPr>
          <w:p w14:paraId="0DD12DEF" w14:textId="77777777" w:rsidR="00546BC3" w:rsidRDefault="00546BC3">
            <w:pPr>
              <w:jc w:val="center"/>
              <w:rPr>
                <w:snapToGrid w:val="0"/>
                <w:kern w:val="0"/>
                <w:szCs w:val="21"/>
              </w:rPr>
            </w:pPr>
            <w:r>
              <w:rPr>
                <w:rFonts w:ascii="宋体" w:hAnsi="宋体" w:hint="eastAsia"/>
              </w:rPr>
              <w:t>数据类型</w:t>
            </w:r>
          </w:p>
        </w:tc>
        <w:tc>
          <w:tcPr>
            <w:tcW w:w="1666" w:type="pct"/>
            <w:tcBorders>
              <w:top w:val="single" w:sz="12" w:space="0" w:color="auto"/>
              <w:bottom w:val="single" w:sz="4" w:space="0" w:color="auto"/>
            </w:tcBorders>
          </w:tcPr>
          <w:p w14:paraId="2CDBD8F5" w14:textId="77777777" w:rsidR="00546BC3" w:rsidRDefault="00546BC3">
            <w:pPr>
              <w:jc w:val="center"/>
              <w:rPr>
                <w:snapToGrid w:val="0"/>
                <w:kern w:val="0"/>
                <w:szCs w:val="21"/>
              </w:rPr>
            </w:pPr>
            <w:r>
              <w:rPr>
                <w:rFonts w:hint="eastAsia"/>
                <w:snapToGrid w:val="0"/>
                <w:kern w:val="0"/>
                <w:szCs w:val="21"/>
              </w:rPr>
              <w:t>描述</w:t>
            </w:r>
          </w:p>
        </w:tc>
      </w:tr>
      <w:tr w:rsidR="00000000" w14:paraId="6B974FB8" w14:textId="77777777">
        <w:trPr>
          <w:trHeight w:val="373"/>
          <w:jc w:val="center"/>
        </w:trPr>
        <w:tc>
          <w:tcPr>
            <w:tcW w:w="1666" w:type="pct"/>
            <w:tcBorders>
              <w:top w:val="single" w:sz="4" w:space="0" w:color="auto"/>
              <w:left w:val="nil"/>
              <w:bottom w:val="nil"/>
              <w:right w:val="nil"/>
            </w:tcBorders>
          </w:tcPr>
          <w:p w14:paraId="025629AD" w14:textId="77777777" w:rsidR="00546BC3" w:rsidRDefault="00546BC3">
            <w:pPr>
              <w:jc w:val="center"/>
              <w:rPr>
                <w:snapToGrid w:val="0"/>
                <w:szCs w:val="21"/>
              </w:rPr>
            </w:pPr>
            <w:r>
              <w:t>id</w:t>
            </w:r>
          </w:p>
        </w:tc>
        <w:tc>
          <w:tcPr>
            <w:tcW w:w="1666" w:type="pct"/>
            <w:tcBorders>
              <w:top w:val="single" w:sz="4" w:space="0" w:color="auto"/>
              <w:left w:val="nil"/>
              <w:bottom w:val="nil"/>
              <w:right w:val="nil"/>
            </w:tcBorders>
          </w:tcPr>
          <w:p w14:paraId="3E898A58" w14:textId="77777777" w:rsidR="00546BC3" w:rsidRDefault="00546BC3">
            <w:pPr>
              <w:jc w:val="center"/>
              <w:rPr>
                <w:snapToGrid w:val="0"/>
                <w:szCs w:val="21"/>
              </w:rPr>
            </w:pPr>
            <w:r>
              <w:t>int()</w:t>
            </w:r>
          </w:p>
        </w:tc>
        <w:tc>
          <w:tcPr>
            <w:tcW w:w="1666" w:type="pct"/>
            <w:tcBorders>
              <w:top w:val="single" w:sz="4" w:space="0" w:color="auto"/>
              <w:left w:val="nil"/>
              <w:bottom w:val="nil"/>
              <w:right w:val="nil"/>
            </w:tcBorders>
          </w:tcPr>
          <w:p w14:paraId="3D8D2A2A" w14:textId="77777777" w:rsidR="00546BC3" w:rsidRDefault="00546BC3">
            <w:pPr>
              <w:jc w:val="center"/>
              <w:rPr>
                <w:snapToGrid w:val="0"/>
                <w:szCs w:val="21"/>
              </w:rPr>
            </w:pPr>
            <w:r>
              <w:rPr>
                <w:rFonts w:ascii="宋体" w:hAnsi="宋体" w:hint="eastAsia"/>
              </w:rPr>
              <w:t>主键</w:t>
            </w:r>
          </w:p>
        </w:tc>
      </w:tr>
      <w:tr w:rsidR="00000000" w14:paraId="15040DFC" w14:textId="77777777">
        <w:trPr>
          <w:trHeight w:val="373"/>
          <w:jc w:val="center"/>
        </w:trPr>
        <w:tc>
          <w:tcPr>
            <w:tcW w:w="1666" w:type="pct"/>
            <w:tcBorders>
              <w:top w:val="nil"/>
              <w:left w:val="nil"/>
              <w:bottom w:val="nil"/>
              <w:right w:val="nil"/>
            </w:tcBorders>
          </w:tcPr>
          <w:p w14:paraId="26DA241B" w14:textId="77777777" w:rsidR="00546BC3" w:rsidRDefault="00546BC3">
            <w:pPr>
              <w:jc w:val="center"/>
              <w:rPr>
                <w:snapToGrid w:val="0"/>
                <w:szCs w:val="21"/>
              </w:rPr>
            </w:pPr>
            <w:r>
              <w:rPr>
                <w:rFonts w:hint="eastAsia"/>
              </w:rPr>
              <w:t>name</w:t>
            </w:r>
          </w:p>
        </w:tc>
        <w:tc>
          <w:tcPr>
            <w:tcW w:w="1666" w:type="pct"/>
            <w:tcBorders>
              <w:top w:val="nil"/>
              <w:left w:val="nil"/>
              <w:bottom w:val="nil"/>
              <w:right w:val="nil"/>
            </w:tcBorders>
          </w:tcPr>
          <w:p w14:paraId="19A7E69E" w14:textId="77777777" w:rsidR="00546BC3" w:rsidRDefault="00546BC3">
            <w:pPr>
              <w:jc w:val="center"/>
              <w:rPr>
                <w:snapToGrid w:val="0"/>
                <w:szCs w:val="21"/>
              </w:rPr>
            </w:pPr>
            <w:r>
              <w:t>varchar(255)</w:t>
            </w:r>
          </w:p>
        </w:tc>
        <w:tc>
          <w:tcPr>
            <w:tcW w:w="1666" w:type="pct"/>
            <w:tcBorders>
              <w:top w:val="nil"/>
              <w:left w:val="nil"/>
              <w:bottom w:val="nil"/>
              <w:right w:val="nil"/>
            </w:tcBorders>
          </w:tcPr>
          <w:p w14:paraId="594707D3" w14:textId="77777777" w:rsidR="00546BC3" w:rsidRDefault="00546BC3">
            <w:pPr>
              <w:jc w:val="center"/>
              <w:rPr>
                <w:snapToGrid w:val="0"/>
                <w:szCs w:val="21"/>
              </w:rPr>
            </w:pPr>
            <w:r>
              <w:rPr>
                <w:rFonts w:ascii="宋体" w:hAnsi="宋体" w:hint="eastAsia"/>
              </w:rPr>
              <w:t>农产品名称</w:t>
            </w:r>
          </w:p>
        </w:tc>
      </w:tr>
      <w:tr w:rsidR="00000000" w14:paraId="04B8A23A" w14:textId="77777777">
        <w:trPr>
          <w:trHeight w:val="373"/>
          <w:jc w:val="center"/>
        </w:trPr>
        <w:tc>
          <w:tcPr>
            <w:tcW w:w="1666" w:type="pct"/>
            <w:tcBorders>
              <w:top w:val="nil"/>
              <w:left w:val="nil"/>
              <w:bottom w:val="nil"/>
              <w:right w:val="nil"/>
            </w:tcBorders>
          </w:tcPr>
          <w:p w14:paraId="57993857" w14:textId="77777777" w:rsidR="00546BC3" w:rsidRDefault="00546BC3">
            <w:pPr>
              <w:jc w:val="center"/>
              <w:rPr>
                <w:snapToGrid w:val="0"/>
                <w:szCs w:val="21"/>
              </w:rPr>
            </w:pPr>
            <w:r>
              <w:rPr>
                <w:rFonts w:hint="eastAsia"/>
              </w:rPr>
              <w:t>description</w:t>
            </w:r>
          </w:p>
        </w:tc>
        <w:tc>
          <w:tcPr>
            <w:tcW w:w="1666" w:type="pct"/>
            <w:tcBorders>
              <w:top w:val="nil"/>
              <w:left w:val="nil"/>
              <w:bottom w:val="nil"/>
              <w:right w:val="nil"/>
            </w:tcBorders>
          </w:tcPr>
          <w:p w14:paraId="2C13397F" w14:textId="77777777" w:rsidR="00546BC3" w:rsidRDefault="00546BC3">
            <w:pPr>
              <w:jc w:val="center"/>
              <w:rPr>
                <w:snapToGrid w:val="0"/>
                <w:szCs w:val="21"/>
              </w:rPr>
            </w:pPr>
            <w:r>
              <w:rPr>
                <w:rFonts w:hint="eastAsia"/>
              </w:rPr>
              <w:t>text</w:t>
            </w:r>
            <w:r>
              <w:t>()</w:t>
            </w:r>
          </w:p>
        </w:tc>
        <w:tc>
          <w:tcPr>
            <w:tcW w:w="1666" w:type="pct"/>
            <w:tcBorders>
              <w:top w:val="nil"/>
              <w:left w:val="nil"/>
              <w:bottom w:val="nil"/>
              <w:right w:val="nil"/>
            </w:tcBorders>
          </w:tcPr>
          <w:p w14:paraId="78919972" w14:textId="77777777" w:rsidR="00546BC3" w:rsidRDefault="00546BC3">
            <w:pPr>
              <w:jc w:val="center"/>
              <w:rPr>
                <w:snapToGrid w:val="0"/>
                <w:szCs w:val="21"/>
              </w:rPr>
            </w:pPr>
            <w:r>
              <w:rPr>
                <w:rFonts w:ascii="宋体" w:hAnsi="宋体" w:hint="eastAsia"/>
              </w:rPr>
              <w:t>农产品描述</w:t>
            </w:r>
          </w:p>
        </w:tc>
      </w:tr>
      <w:tr w:rsidR="00000000" w14:paraId="576B4290" w14:textId="77777777">
        <w:trPr>
          <w:trHeight w:val="373"/>
          <w:jc w:val="center"/>
        </w:trPr>
        <w:tc>
          <w:tcPr>
            <w:tcW w:w="1666" w:type="pct"/>
            <w:tcBorders>
              <w:top w:val="nil"/>
              <w:left w:val="nil"/>
              <w:bottom w:val="nil"/>
              <w:right w:val="nil"/>
            </w:tcBorders>
          </w:tcPr>
          <w:p w14:paraId="3A344FA1" w14:textId="77777777" w:rsidR="00546BC3" w:rsidRDefault="00546BC3">
            <w:pPr>
              <w:jc w:val="center"/>
              <w:rPr>
                <w:snapToGrid w:val="0"/>
                <w:szCs w:val="21"/>
              </w:rPr>
            </w:pPr>
            <w:r>
              <w:rPr>
                <w:rFonts w:hint="eastAsia"/>
              </w:rPr>
              <w:t>cost</w:t>
            </w:r>
          </w:p>
        </w:tc>
        <w:tc>
          <w:tcPr>
            <w:tcW w:w="1666" w:type="pct"/>
            <w:tcBorders>
              <w:top w:val="nil"/>
              <w:left w:val="nil"/>
              <w:bottom w:val="nil"/>
              <w:right w:val="nil"/>
            </w:tcBorders>
          </w:tcPr>
          <w:p w14:paraId="03DFB50D" w14:textId="77777777" w:rsidR="00546BC3" w:rsidRDefault="00546BC3">
            <w:pPr>
              <w:jc w:val="center"/>
              <w:rPr>
                <w:snapToGrid w:val="0"/>
                <w:szCs w:val="21"/>
              </w:rPr>
            </w:pPr>
            <w:r>
              <w:rPr>
                <w:rFonts w:hint="eastAsia"/>
              </w:rPr>
              <w:t>double</w:t>
            </w:r>
            <w:r>
              <w:t>(</w:t>
            </w:r>
            <w:r>
              <w:rPr>
                <w:rFonts w:hint="eastAsia"/>
              </w:rPr>
              <w:t>10</w:t>
            </w:r>
            <w:r>
              <w:t>)</w:t>
            </w:r>
          </w:p>
        </w:tc>
        <w:tc>
          <w:tcPr>
            <w:tcW w:w="1666" w:type="pct"/>
            <w:tcBorders>
              <w:top w:val="nil"/>
              <w:left w:val="nil"/>
              <w:bottom w:val="nil"/>
              <w:right w:val="nil"/>
            </w:tcBorders>
          </w:tcPr>
          <w:p w14:paraId="383153DE" w14:textId="77777777" w:rsidR="00546BC3" w:rsidRDefault="00546BC3">
            <w:pPr>
              <w:jc w:val="center"/>
              <w:rPr>
                <w:snapToGrid w:val="0"/>
                <w:szCs w:val="21"/>
              </w:rPr>
            </w:pPr>
            <w:r>
              <w:rPr>
                <w:rFonts w:ascii="宋体" w:hAnsi="宋体" w:hint="eastAsia"/>
              </w:rPr>
              <w:t>农产品价格</w:t>
            </w:r>
          </w:p>
        </w:tc>
      </w:tr>
      <w:tr w:rsidR="00000000" w14:paraId="4B7C855B" w14:textId="77777777">
        <w:trPr>
          <w:trHeight w:val="373"/>
          <w:jc w:val="center"/>
        </w:trPr>
        <w:tc>
          <w:tcPr>
            <w:tcW w:w="1666" w:type="pct"/>
            <w:tcBorders>
              <w:top w:val="nil"/>
              <w:left w:val="nil"/>
              <w:bottom w:val="nil"/>
              <w:right w:val="nil"/>
            </w:tcBorders>
          </w:tcPr>
          <w:p w14:paraId="48E58320" w14:textId="77777777" w:rsidR="00546BC3" w:rsidRDefault="00546BC3">
            <w:pPr>
              <w:jc w:val="center"/>
              <w:rPr>
                <w:snapToGrid w:val="0"/>
                <w:szCs w:val="21"/>
              </w:rPr>
            </w:pPr>
            <w:r>
              <w:rPr>
                <w:rFonts w:hint="eastAsia"/>
              </w:rPr>
              <w:t>count</w:t>
            </w:r>
          </w:p>
        </w:tc>
        <w:tc>
          <w:tcPr>
            <w:tcW w:w="1666" w:type="pct"/>
            <w:tcBorders>
              <w:top w:val="nil"/>
              <w:left w:val="nil"/>
              <w:bottom w:val="nil"/>
              <w:right w:val="nil"/>
            </w:tcBorders>
          </w:tcPr>
          <w:p w14:paraId="27E44349" w14:textId="77777777" w:rsidR="00546BC3" w:rsidRDefault="00546BC3">
            <w:pPr>
              <w:jc w:val="center"/>
              <w:rPr>
                <w:snapToGrid w:val="0"/>
                <w:szCs w:val="21"/>
              </w:rPr>
            </w:pPr>
            <w:r>
              <w:rPr>
                <w:rFonts w:hint="eastAsia"/>
              </w:rPr>
              <w:t>int</w:t>
            </w:r>
            <w:r>
              <w:t>()</w:t>
            </w:r>
          </w:p>
        </w:tc>
        <w:tc>
          <w:tcPr>
            <w:tcW w:w="1666" w:type="pct"/>
            <w:tcBorders>
              <w:top w:val="nil"/>
              <w:left w:val="nil"/>
              <w:bottom w:val="nil"/>
              <w:right w:val="nil"/>
            </w:tcBorders>
          </w:tcPr>
          <w:p w14:paraId="7AF60721" w14:textId="77777777" w:rsidR="00546BC3" w:rsidRDefault="00546BC3">
            <w:pPr>
              <w:jc w:val="center"/>
              <w:rPr>
                <w:snapToGrid w:val="0"/>
                <w:szCs w:val="21"/>
              </w:rPr>
            </w:pPr>
            <w:r>
              <w:rPr>
                <w:rFonts w:ascii="宋体" w:hAnsi="宋体" w:hint="eastAsia"/>
              </w:rPr>
              <w:t>农产品库存</w:t>
            </w:r>
          </w:p>
        </w:tc>
      </w:tr>
      <w:tr w:rsidR="00000000" w14:paraId="007104EE" w14:textId="77777777">
        <w:trPr>
          <w:trHeight w:val="373"/>
          <w:jc w:val="center"/>
        </w:trPr>
        <w:tc>
          <w:tcPr>
            <w:tcW w:w="1666" w:type="pct"/>
            <w:tcBorders>
              <w:top w:val="nil"/>
              <w:bottom w:val="nil"/>
            </w:tcBorders>
          </w:tcPr>
          <w:p w14:paraId="0314E461" w14:textId="77777777" w:rsidR="00546BC3" w:rsidRDefault="00546BC3">
            <w:pPr>
              <w:jc w:val="center"/>
              <w:rPr>
                <w:snapToGrid w:val="0"/>
                <w:kern w:val="0"/>
                <w:szCs w:val="21"/>
              </w:rPr>
            </w:pPr>
            <w:r>
              <w:rPr>
                <w:rFonts w:hint="eastAsia"/>
              </w:rPr>
              <w:t>typeId</w:t>
            </w:r>
          </w:p>
        </w:tc>
        <w:tc>
          <w:tcPr>
            <w:tcW w:w="1666" w:type="pct"/>
            <w:tcBorders>
              <w:top w:val="nil"/>
              <w:bottom w:val="nil"/>
            </w:tcBorders>
          </w:tcPr>
          <w:p w14:paraId="538A1B6E" w14:textId="77777777" w:rsidR="00546BC3" w:rsidRDefault="00546BC3">
            <w:pPr>
              <w:jc w:val="center"/>
              <w:rPr>
                <w:snapToGrid w:val="0"/>
                <w:kern w:val="0"/>
                <w:szCs w:val="21"/>
              </w:rPr>
            </w:pPr>
            <w:r>
              <w:rPr>
                <w:rFonts w:hint="eastAsia"/>
              </w:rPr>
              <w:t>int</w:t>
            </w:r>
            <w:r>
              <w:t>()</w:t>
            </w:r>
          </w:p>
        </w:tc>
        <w:tc>
          <w:tcPr>
            <w:tcW w:w="1666" w:type="pct"/>
            <w:tcBorders>
              <w:top w:val="nil"/>
              <w:bottom w:val="nil"/>
            </w:tcBorders>
          </w:tcPr>
          <w:p w14:paraId="744B1BA8" w14:textId="77777777" w:rsidR="00546BC3" w:rsidRDefault="00546BC3">
            <w:pPr>
              <w:jc w:val="center"/>
              <w:rPr>
                <w:snapToGrid w:val="0"/>
                <w:kern w:val="0"/>
                <w:szCs w:val="21"/>
              </w:rPr>
            </w:pPr>
            <w:r>
              <w:rPr>
                <w:rFonts w:ascii="宋体" w:hAnsi="宋体" w:hint="eastAsia"/>
              </w:rPr>
              <w:t>农产品类别</w:t>
            </w:r>
            <w:r>
              <w:rPr>
                <w:rFonts w:ascii="宋体" w:hAnsi="宋体" w:hint="eastAsia"/>
              </w:rPr>
              <w:t>id</w:t>
            </w:r>
          </w:p>
        </w:tc>
      </w:tr>
      <w:tr w:rsidR="00000000" w14:paraId="3D7582CD" w14:textId="77777777">
        <w:trPr>
          <w:trHeight w:val="373"/>
          <w:jc w:val="center"/>
        </w:trPr>
        <w:tc>
          <w:tcPr>
            <w:tcW w:w="1666" w:type="pct"/>
            <w:tcBorders>
              <w:top w:val="nil"/>
              <w:bottom w:val="nil"/>
            </w:tcBorders>
          </w:tcPr>
          <w:p w14:paraId="0AD6CC8C" w14:textId="77777777" w:rsidR="00546BC3" w:rsidRDefault="00546BC3">
            <w:pPr>
              <w:jc w:val="center"/>
            </w:pPr>
            <w:r>
              <w:rPr>
                <w:rFonts w:hint="eastAsia"/>
              </w:rPr>
              <w:t>img</w:t>
            </w:r>
          </w:p>
        </w:tc>
        <w:tc>
          <w:tcPr>
            <w:tcW w:w="1666" w:type="pct"/>
            <w:tcBorders>
              <w:top w:val="nil"/>
              <w:bottom w:val="nil"/>
            </w:tcBorders>
          </w:tcPr>
          <w:p w14:paraId="6D71BF2B" w14:textId="77777777" w:rsidR="00546BC3" w:rsidRDefault="00546BC3">
            <w:pPr>
              <w:jc w:val="center"/>
            </w:pPr>
            <w:r>
              <w:t>varchar(255)</w:t>
            </w:r>
          </w:p>
        </w:tc>
        <w:tc>
          <w:tcPr>
            <w:tcW w:w="1666" w:type="pct"/>
            <w:tcBorders>
              <w:top w:val="nil"/>
              <w:bottom w:val="nil"/>
            </w:tcBorders>
          </w:tcPr>
          <w:p w14:paraId="3FBFD5AF" w14:textId="77777777" w:rsidR="00546BC3" w:rsidRDefault="00546BC3">
            <w:pPr>
              <w:jc w:val="center"/>
              <w:rPr>
                <w:rFonts w:ascii="宋体" w:hAnsi="宋体"/>
              </w:rPr>
            </w:pPr>
            <w:r>
              <w:rPr>
                <w:rFonts w:ascii="宋体" w:hAnsi="宋体" w:hint="eastAsia"/>
              </w:rPr>
              <w:t>农产品图片</w:t>
            </w:r>
          </w:p>
        </w:tc>
      </w:tr>
      <w:tr w:rsidR="00000000" w14:paraId="39F08616" w14:textId="77777777">
        <w:trPr>
          <w:trHeight w:val="373"/>
          <w:jc w:val="center"/>
        </w:trPr>
        <w:tc>
          <w:tcPr>
            <w:tcW w:w="1666" w:type="pct"/>
            <w:tcBorders>
              <w:top w:val="nil"/>
              <w:bottom w:val="nil"/>
            </w:tcBorders>
          </w:tcPr>
          <w:p w14:paraId="6027BF59" w14:textId="77777777" w:rsidR="00546BC3" w:rsidRDefault="00546BC3">
            <w:pPr>
              <w:jc w:val="center"/>
            </w:pPr>
            <w:r>
              <w:rPr>
                <w:rFonts w:hint="eastAsia"/>
              </w:rPr>
              <w:t>introduceImg</w:t>
            </w:r>
          </w:p>
        </w:tc>
        <w:tc>
          <w:tcPr>
            <w:tcW w:w="1666" w:type="pct"/>
            <w:tcBorders>
              <w:top w:val="nil"/>
              <w:bottom w:val="nil"/>
            </w:tcBorders>
          </w:tcPr>
          <w:p w14:paraId="6FE4A11B" w14:textId="77777777" w:rsidR="00546BC3" w:rsidRDefault="00546BC3">
            <w:pPr>
              <w:jc w:val="center"/>
            </w:pPr>
            <w:r>
              <w:t>varchar(255)</w:t>
            </w:r>
          </w:p>
        </w:tc>
        <w:tc>
          <w:tcPr>
            <w:tcW w:w="1666" w:type="pct"/>
            <w:tcBorders>
              <w:top w:val="nil"/>
              <w:bottom w:val="nil"/>
            </w:tcBorders>
          </w:tcPr>
          <w:p w14:paraId="3105789A" w14:textId="77777777" w:rsidR="00546BC3" w:rsidRDefault="00546BC3">
            <w:pPr>
              <w:jc w:val="center"/>
              <w:rPr>
                <w:rFonts w:ascii="宋体" w:hAnsi="宋体"/>
              </w:rPr>
            </w:pPr>
            <w:r>
              <w:rPr>
                <w:rFonts w:ascii="宋体" w:hAnsi="宋体" w:hint="eastAsia"/>
              </w:rPr>
              <w:t>农产品详情图片</w:t>
            </w:r>
          </w:p>
        </w:tc>
      </w:tr>
      <w:tr w:rsidR="00000000" w14:paraId="43A8C446" w14:textId="77777777">
        <w:trPr>
          <w:trHeight w:val="373"/>
          <w:jc w:val="center"/>
        </w:trPr>
        <w:tc>
          <w:tcPr>
            <w:tcW w:w="1666" w:type="pct"/>
            <w:tcBorders>
              <w:top w:val="nil"/>
              <w:bottom w:val="single" w:sz="12" w:space="0" w:color="auto"/>
            </w:tcBorders>
          </w:tcPr>
          <w:p w14:paraId="5B54C12C" w14:textId="77777777" w:rsidR="00546BC3" w:rsidRDefault="00546BC3">
            <w:pPr>
              <w:jc w:val="center"/>
            </w:pPr>
            <w:r>
              <w:rPr>
                <w:rFonts w:hint="eastAsia"/>
              </w:rPr>
              <w:t>isHot</w:t>
            </w:r>
          </w:p>
        </w:tc>
        <w:tc>
          <w:tcPr>
            <w:tcW w:w="1666" w:type="pct"/>
            <w:tcBorders>
              <w:top w:val="nil"/>
              <w:bottom w:val="single" w:sz="12" w:space="0" w:color="auto"/>
            </w:tcBorders>
          </w:tcPr>
          <w:p w14:paraId="5D83A440" w14:textId="77777777" w:rsidR="00546BC3" w:rsidRDefault="00546BC3">
            <w:pPr>
              <w:jc w:val="center"/>
            </w:pPr>
            <w:r>
              <w:rPr>
                <w:rFonts w:hint="eastAsia"/>
              </w:rPr>
              <w:t>bit</w:t>
            </w:r>
            <w:r>
              <w:t>(</w:t>
            </w:r>
            <w:r>
              <w:rPr>
                <w:rFonts w:hint="eastAsia"/>
              </w:rPr>
              <w:t>1</w:t>
            </w:r>
            <w:r>
              <w:t>)</w:t>
            </w:r>
          </w:p>
        </w:tc>
        <w:tc>
          <w:tcPr>
            <w:tcW w:w="1666" w:type="pct"/>
            <w:tcBorders>
              <w:top w:val="nil"/>
              <w:bottom w:val="single" w:sz="12" w:space="0" w:color="auto"/>
            </w:tcBorders>
          </w:tcPr>
          <w:p w14:paraId="1E412157" w14:textId="77777777" w:rsidR="00546BC3" w:rsidRDefault="00546BC3">
            <w:pPr>
              <w:jc w:val="center"/>
              <w:rPr>
                <w:rFonts w:ascii="宋体" w:hAnsi="宋体"/>
              </w:rPr>
            </w:pPr>
            <w:r>
              <w:rPr>
                <w:rFonts w:hint="eastAsia"/>
              </w:rPr>
              <w:t>农产品是否热卖</w:t>
            </w:r>
          </w:p>
        </w:tc>
      </w:tr>
    </w:tbl>
    <w:p w14:paraId="3C7E77B7" w14:textId="77777777" w:rsidR="00546BC3" w:rsidRDefault="00546BC3">
      <w:pPr>
        <w:pStyle w:val="11"/>
        <w:ind w:firstLine="480"/>
      </w:pPr>
      <w:r>
        <w:rPr>
          <w:rStyle w:val="12"/>
          <w:rFonts w:hint="eastAsia"/>
          <w:sz w:val="24"/>
          <w:szCs w:val="24"/>
        </w:rPr>
        <w:t>（</w:t>
      </w:r>
      <w:r>
        <w:rPr>
          <w:rStyle w:val="12"/>
          <w:rFonts w:hint="eastAsia"/>
          <w:sz w:val="24"/>
          <w:szCs w:val="24"/>
        </w:rPr>
        <w:t>3</w:t>
      </w:r>
      <w:r>
        <w:rPr>
          <w:rStyle w:val="12"/>
          <w:rFonts w:hint="eastAsia"/>
          <w:sz w:val="24"/>
          <w:szCs w:val="24"/>
        </w:rPr>
        <w:t>）订单表如表</w:t>
      </w:r>
      <w:r>
        <w:rPr>
          <w:rStyle w:val="12"/>
          <w:rFonts w:hint="eastAsia"/>
          <w:sz w:val="24"/>
          <w:szCs w:val="24"/>
        </w:rPr>
        <w:t>4-3</w:t>
      </w:r>
      <w:r>
        <w:rPr>
          <w:rStyle w:val="12"/>
          <w:rFonts w:hint="eastAsia"/>
          <w:sz w:val="24"/>
          <w:szCs w:val="24"/>
        </w:rPr>
        <w:t>所示。</w:t>
      </w:r>
    </w:p>
    <w:p w14:paraId="5AC3697E" w14:textId="77777777" w:rsidR="00546BC3" w:rsidRDefault="00546BC3">
      <w:pPr>
        <w:pStyle w:val="11"/>
        <w:ind w:firstLineChars="0" w:firstLine="0"/>
        <w:jc w:val="center"/>
        <w:rPr>
          <w:rFonts w:ascii="宋体" w:hAnsi="宋体"/>
          <w:szCs w:val="21"/>
        </w:rPr>
      </w:pPr>
      <w:r>
        <w:rPr>
          <w:rFonts w:ascii="宋体" w:hAnsi="宋体" w:hint="eastAsia"/>
          <w:szCs w:val="21"/>
        </w:rPr>
        <w:t>表</w:t>
      </w:r>
      <w:r>
        <w:rPr>
          <w:rFonts w:ascii="宋体" w:hAnsi="宋体" w:hint="eastAsia"/>
          <w:szCs w:val="21"/>
        </w:rPr>
        <w:t xml:space="preserve">4-3 </w:t>
      </w:r>
      <w:r>
        <w:rPr>
          <w:rFonts w:ascii="宋体" w:hAnsi="宋体" w:hint="eastAsia"/>
          <w:szCs w:val="21"/>
        </w:rPr>
        <w:t>订单表（</w:t>
      </w:r>
      <w:r>
        <w:rPr>
          <w:rFonts w:cs="Times New Roman" w:hint="eastAsia"/>
          <w:szCs w:val="21"/>
        </w:rPr>
        <w:t>shop_orders</w:t>
      </w:r>
      <w:r>
        <w:rPr>
          <w:rFonts w:ascii="宋体" w:hAnsi="宋体" w:hint="eastAsia"/>
          <w:szCs w:val="21"/>
        </w:rPr>
        <w:t>）</w:t>
      </w:r>
      <w:r>
        <w:rPr>
          <w:rFonts w:ascii="宋体" w:hAnsi="宋体"/>
          <w:szCs w:val="21"/>
        </w:rPr>
        <w:t xml:space="preserve"> </w:t>
      </w:r>
      <w:commentRangeStart w:id="276"/>
      <w:commentRangeEnd w:id="276"/>
      <w:r>
        <w:commentReference w:id="277"/>
      </w:r>
    </w:p>
    <w:tbl>
      <w:tblPr>
        <w:tblW w:w="4997" w:type="pct"/>
        <w:jc w:val="center"/>
        <w:tblInd w:w="0" w:type="dxa"/>
        <w:tblLook w:val="0000" w:firstRow="0" w:lastRow="0" w:firstColumn="0" w:lastColumn="0" w:noHBand="0" w:noVBand="0"/>
      </w:tblPr>
      <w:tblGrid>
        <w:gridCol w:w="2928"/>
        <w:gridCol w:w="2927"/>
        <w:gridCol w:w="2929"/>
      </w:tblGrid>
      <w:tr w:rsidR="00000000" w14:paraId="2A6D594E" w14:textId="77777777">
        <w:trPr>
          <w:trHeight w:val="373"/>
          <w:jc w:val="center"/>
        </w:trPr>
        <w:tc>
          <w:tcPr>
            <w:tcW w:w="1666" w:type="pct"/>
            <w:tcBorders>
              <w:top w:val="single" w:sz="12" w:space="0" w:color="auto"/>
              <w:bottom w:val="single" w:sz="4" w:space="0" w:color="auto"/>
            </w:tcBorders>
          </w:tcPr>
          <w:p w14:paraId="15B2E197" w14:textId="77777777" w:rsidR="00546BC3" w:rsidRDefault="00546BC3">
            <w:pPr>
              <w:jc w:val="center"/>
              <w:rPr>
                <w:snapToGrid w:val="0"/>
                <w:kern w:val="0"/>
                <w:szCs w:val="21"/>
              </w:rPr>
            </w:pPr>
            <w:r>
              <w:rPr>
                <w:rFonts w:ascii="宋体" w:hAnsi="宋体" w:hint="eastAsia"/>
              </w:rPr>
              <w:t>字段名</w:t>
            </w:r>
          </w:p>
        </w:tc>
        <w:tc>
          <w:tcPr>
            <w:tcW w:w="1666" w:type="pct"/>
            <w:tcBorders>
              <w:top w:val="single" w:sz="12" w:space="0" w:color="auto"/>
              <w:bottom w:val="single" w:sz="4" w:space="0" w:color="auto"/>
            </w:tcBorders>
          </w:tcPr>
          <w:p w14:paraId="0A851708" w14:textId="77777777" w:rsidR="00546BC3" w:rsidRDefault="00546BC3">
            <w:pPr>
              <w:jc w:val="center"/>
              <w:rPr>
                <w:snapToGrid w:val="0"/>
                <w:kern w:val="0"/>
                <w:szCs w:val="21"/>
              </w:rPr>
            </w:pPr>
            <w:r>
              <w:rPr>
                <w:rFonts w:ascii="宋体" w:hAnsi="宋体" w:hint="eastAsia"/>
              </w:rPr>
              <w:t>数据类型</w:t>
            </w:r>
          </w:p>
        </w:tc>
        <w:tc>
          <w:tcPr>
            <w:tcW w:w="1667" w:type="pct"/>
            <w:tcBorders>
              <w:top w:val="single" w:sz="12" w:space="0" w:color="auto"/>
              <w:bottom w:val="single" w:sz="4" w:space="0" w:color="auto"/>
            </w:tcBorders>
          </w:tcPr>
          <w:p w14:paraId="2ED131B9" w14:textId="77777777" w:rsidR="00546BC3" w:rsidRDefault="00546BC3">
            <w:pPr>
              <w:jc w:val="center"/>
              <w:rPr>
                <w:snapToGrid w:val="0"/>
                <w:kern w:val="0"/>
                <w:szCs w:val="21"/>
              </w:rPr>
            </w:pPr>
            <w:r>
              <w:rPr>
                <w:rFonts w:hint="eastAsia"/>
                <w:snapToGrid w:val="0"/>
                <w:kern w:val="0"/>
                <w:szCs w:val="21"/>
              </w:rPr>
              <w:t>描述</w:t>
            </w:r>
          </w:p>
        </w:tc>
      </w:tr>
      <w:tr w:rsidR="00000000" w14:paraId="1838D54A" w14:textId="77777777">
        <w:trPr>
          <w:trHeight w:val="373"/>
          <w:jc w:val="center"/>
        </w:trPr>
        <w:tc>
          <w:tcPr>
            <w:tcW w:w="1666" w:type="pct"/>
            <w:tcBorders>
              <w:top w:val="single" w:sz="4" w:space="0" w:color="auto"/>
              <w:left w:val="nil"/>
              <w:bottom w:val="nil"/>
              <w:right w:val="nil"/>
            </w:tcBorders>
          </w:tcPr>
          <w:p w14:paraId="4007C9AC" w14:textId="77777777" w:rsidR="00546BC3" w:rsidRDefault="00546BC3">
            <w:pPr>
              <w:jc w:val="center"/>
              <w:rPr>
                <w:snapToGrid w:val="0"/>
                <w:szCs w:val="21"/>
              </w:rPr>
            </w:pPr>
            <w:r>
              <w:t>id</w:t>
            </w:r>
          </w:p>
        </w:tc>
        <w:tc>
          <w:tcPr>
            <w:tcW w:w="1666" w:type="pct"/>
            <w:tcBorders>
              <w:top w:val="single" w:sz="4" w:space="0" w:color="auto"/>
              <w:left w:val="nil"/>
              <w:bottom w:val="nil"/>
              <w:right w:val="nil"/>
            </w:tcBorders>
          </w:tcPr>
          <w:p w14:paraId="05D09824" w14:textId="77777777" w:rsidR="00546BC3" w:rsidRDefault="00546BC3">
            <w:pPr>
              <w:jc w:val="center"/>
              <w:rPr>
                <w:snapToGrid w:val="0"/>
                <w:szCs w:val="21"/>
              </w:rPr>
            </w:pPr>
            <w:r>
              <w:t>int()</w:t>
            </w:r>
          </w:p>
        </w:tc>
        <w:tc>
          <w:tcPr>
            <w:tcW w:w="1667" w:type="pct"/>
            <w:tcBorders>
              <w:top w:val="single" w:sz="4" w:space="0" w:color="auto"/>
              <w:left w:val="nil"/>
              <w:bottom w:val="nil"/>
              <w:right w:val="nil"/>
            </w:tcBorders>
          </w:tcPr>
          <w:p w14:paraId="2E694996" w14:textId="77777777" w:rsidR="00546BC3" w:rsidRDefault="00546BC3">
            <w:pPr>
              <w:jc w:val="center"/>
              <w:rPr>
                <w:snapToGrid w:val="0"/>
                <w:szCs w:val="21"/>
              </w:rPr>
            </w:pPr>
            <w:r>
              <w:rPr>
                <w:rFonts w:ascii="宋体" w:hAnsi="宋体" w:hint="eastAsia"/>
              </w:rPr>
              <w:t>主键</w:t>
            </w:r>
          </w:p>
        </w:tc>
      </w:tr>
      <w:tr w:rsidR="00000000" w14:paraId="2D61822B" w14:textId="77777777">
        <w:trPr>
          <w:trHeight w:val="373"/>
          <w:jc w:val="center"/>
        </w:trPr>
        <w:tc>
          <w:tcPr>
            <w:tcW w:w="1666" w:type="pct"/>
            <w:tcBorders>
              <w:top w:val="nil"/>
              <w:left w:val="nil"/>
              <w:bottom w:val="nil"/>
              <w:right w:val="nil"/>
            </w:tcBorders>
          </w:tcPr>
          <w:p w14:paraId="575B2A89" w14:textId="77777777" w:rsidR="00546BC3" w:rsidRDefault="00546BC3">
            <w:pPr>
              <w:jc w:val="center"/>
              <w:rPr>
                <w:snapToGrid w:val="0"/>
                <w:szCs w:val="21"/>
              </w:rPr>
            </w:pPr>
            <w:r>
              <w:rPr>
                <w:rFonts w:hint="eastAsia"/>
              </w:rPr>
              <w:t>orderId</w:t>
            </w:r>
          </w:p>
        </w:tc>
        <w:tc>
          <w:tcPr>
            <w:tcW w:w="1666" w:type="pct"/>
            <w:tcBorders>
              <w:top w:val="nil"/>
              <w:left w:val="nil"/>
              <w:bottom w:val="nil"/>
              <w:right w:val="nil"/>
            </w:tcBorders>
          </w:tcPr>
          <w:p w14:paraId="5F7B9B84" w14:textId="77777777" w:rsidR="00546BC3" w:rsidRDefault="00546BC3">
            <w:pPr>
              <w:jc w:val="center"/>
              <w:rPr>
                <w:snapToGrid w:val="0"/>
                <w:szCs w:val="21"/>
              </w:rPr>
            </w:pPr>
            <w:r>
              <w:t>varchar(255)</w:t>
            </w:r>
          </w:p>
        </w:tc>
        <w:tc>
          <w:tcPr>
            <w:tcW w:w="1667" w:type="pct"/>
            <w:tcBorders>
              <w:top w:val="nil"/>
              <w:left w:val="nil"/>
              <w:bottom w:val="nil"/>
              <w:right w:val="nil"/>
            </w:tcBorders>
          </w:tcPr>
          <w:p w14:paraId="2409F750" w14:textId="77777777" w:rsidR="00546BC3" w:rsidRDefault="00546BC3">
            <w:pPr>
              <w:jc w:val="center"/>
              <w:rPr>
                <w:snapToGrid w:val="0"/>
                <w:szCs w:val="21"/>
              </w:rPr>
            </w:pPr>
            <w:r>
              <w:rPr>
                <w:rFonts w:ascii="宋体" w:hAnsi="宋体" w:hint="eastAsia"/>
              </w:rPr>
              <w:t>订单号</w:t>
            </w:r>
          </w:p>
        </w:tc>
      </w:tr>
      <w:tr w:rsidR="00000000" w14:paraId="571FB1CC" w14:textId="77777777">
        <w:trPr>
          <w:trHeight w:val="373"/>
          <w:jc w:val="center"/>
        </w:trPr>
        <w:tc>
          <w:tcPr>
            <w:tcW w:w="1666" w:type="pct"/>
            <w:tcBorders>
              <w:top w:val="nil"/>
              <w:left w:val="nil"/>
              <w:bottom w:val="nil"/>
              <w:right w:val="nil"/>
            </w:tcBorders>
          </w:tcPr>
          <w:p w14:paraId="10CB77C0" w14:textId="77777777" w:rsidR="00546BC3" w:rsidRDefault="00546BC3">
            <w:pPr>
              <w:jc w:val="center"/>
              <w:rPr>
                <w:snapToGrid w:val="0"/>
                <w:szCs w:val="21"/>
              </w:rPr>
            </w:pPr>
            <w:r>
              <w:rPr>
                <w:rFonts w:hint="eastAsia"/>
              </w:rPr>
              <w:t>totalPrice</w:t>
            </w:r>
          </w:p>
        </w:tc>
        <w:tc>
          <w:tcPr>
            <w:tcW w:w="1666" w:type="pct"/>
            <w:tcBorders>
              <w:top w:val="nil"/>
              <w:left w:val="nil"/>
              <w:bottom w:val="nil"/>
              <w:right w:val="nil"/>
            </w:tcBorders>
          </w:tcPr>
          <w:p w14:paraId="68BDC934" w14:textId="77777777" w:rsidR="00546BC3" w:rsidRDefault="00546BC3">
            <w:pPr>
              <w:jc w:val="center"/>
              <w:rPr>
                <w:snapToGrid w:val="0"/>
                <w:szCs w:val="21"/>
              </w:rPr>
            </w:pPr>
            <w:r>
              <w:rPr>
                <w:rFonts w:hint="eastAsia"/>
              </w:rPr>
              <w:t>double</w:t>
            </w:r>
            <w:r>
              <w:t>(</w:t>
            </w:r>
            <w:r>
              <w:rPr>
                <w:rFonts w:hint="eastAsia"/>
              </w:rPr>
              <w:t>10</w:t>
            </w:r>
            <w:r>
              <w:t>)</w:t>
            </w:r>
          </w:p>
        </w:tc>
        <w:tc>
          <w:tcPr>
            <w:tcW w:w="1667" w:type="pct"/>
            <w:tcBorders>
              <w:top w:val="nil"/>
              <w:left w:val="nil"/>
              <w:bottom w:val="nil"/>
              <w:right w:val="nil"/>
            </w:tcBorders>
          </w:tcPr>
          <w:p w14:paraId="53DCC288" w14:textId="77777777" w:rsidR="00546BC3" w:rsidRDefault="00546BC3">
            <w:pPr>
              <w:jc w:val="center"/>
              <w:rPr>
                <w:snapToGrid w:val="0"/>
                <w:szCs w:val="21"/>
              </w:rPr>
            </w:pPr>
            <w:r>
              <w:rPr>
                <w:rFonts w:ascii="宋体" w:hAnsi="宋体" w:hint="eastAsia"/>
              </w:rPr>
              <w:t>订单总价</w:t>
            </w:r>
          </w:p>
        </w:tc>
      </w:tr>
      <w:tr w:rsidR="00000000" w14:paraId="019FCD08" w14:textId="77777777">
        <w:trPr>
          <w:trHeight w:val="373"/>
          <w:jc w:val="center"/>
        </w:trPr>
        <w:tc>
          <w:tcPr>
            <w:tcW w:w="1666" w:type="pct"/>
            <w:tcBorders>
              <w:top w:val="nil"/>
              <w:left w:val="nil"/>
              <w:bottom w:val="nil"/>
              <w:right w:val="nil"/>
            </w:tcBorders>
          </w:tcPr>
          <w:p w14:paraId="75F4C981" w14:textId="77777777" w:rsidR="00546BC3" w:rsidRDefault="00546BC3">
            <w:pPr>
              <w:jc w:val="center"/>
              <w:rPr>
                <w:snapToGrid w:val="0"/>
                <w:szCs w:val="21"/>
              </w:rPr>
            </w:pPr>
            <w:r>
              <w:rPr>
                <w:rFonts w:hint="eastAsia"/>
              </w:rPr>
              <w:t>userId</w:t>
            </w:r>
          </w:p>
        </w:tc>
        <w:tc>
          <w:tcPr>
            <w:tcW w:w="1666" w:type="pct"/>
            <w:tcBorders>
              <w:top w:val="nil"/>
              <w:left w:val="nil"/>
              <w:bottom w:val="nil"/>
              <w:right w:val="nil"/>
            </w:tcBorders>
          </w:tcPr>
          <w:p w14:paraId="4AE3575E" w14:textId="77777777" w:rsidR="00546BC3" w:rsidRDefault="00546BC3">
            <w:pPr>
              <w:jc w:val="center"/>
              <w:rPr>
                <w:snapToGrid w:val="0"/>
                <w:szCs w:val="21"/>
              </w:rPr>
            </w:pPr>
            <w:r>
              <w:t>varchar(255)</w:t>
            </w:r>
          </w:p>
        </w:tc>
        <w:tc>
          <w:tcPr>
            <w:tcW w:w="1667" w:type="pct"/>
            <w:tcBorders>
              <w:top w:val="nil"/>
              <w:left w:val="nil"/>
              <w:bottom w:val="nil"/>
              <w:right w:val="nil"/>
            </w:tcBorders>
          </w:tcPr>
          <w:p w14:paraId="0E9B9495" w14:textId="77777777" w:rsidR="00546BC3" w:rsidRDefault="00546BC3">
            <w:pPr>
              <w:jc w:val="center"/>
              <w:rPr>
                <w:snapToGrid w:val="0"/>
                <w:szCs w:val="21"/>
              </w:rPr>
            </w:pPr>
            <w:r>
              <w:rPr>
                <w:rFonts w:ascii="宋体" w:hAnsi="宋体" w:hint="eastAsia"/>
              </w:rPr>
              <w:t>用户账号</w:t>
            </w:r>
          </w:p>
        </w:tc>
      </w:tr>
      <w:tr w:rsidR="00000000" w14:paraId="073CAD78" w14:textId="77777777">
        <w:trPr>
          <w:trHeight w:val="373"/>
          <w:jc w:val="center"/>
        </w:trPr>
        <w:tc>
          <w:tcPr>
            <w:tcW w:w="1666" w:type="pct"/>
            <w:tcBorders>
              <w:top w:val="nil"/>
              <w:left w:val="nil"/>
              <w:bottom w:val="nil"/>
              <w:right w:val="nil"/>
            </w:tcBorders>
          </w:tcPr>
          <w:p w14:paraId="6A896885" w14:textId="77777777" w:rsidR="00546BC3" w:rsidRDefault="00546BC3">
            <w:pPr>
              <w:jc w:val="center"/>
              <w:rPr>
                <w:snapToGrid w:val="0"/>
                <w:szCs w:val="21"/>
              </w:rPr>
            </w:pPr>
            <w:r>
              <w:rPr>
                <w:rFonts w:hint="eastAsia"/>
              </w:rPr>
              <w:t>address</w:t>
            </w:r>
          </w:p>
        </w:tc>
        <w:tc>
          <w:tcPr>
            <w:tcW w:w="1666" w:type="pct"/>
            <w:tcBorders>
              <w:top w:val="nil"/>
              <w:left w:val="nil"/>
              <w:bottom w:val="nil"/>
              <w:right w:val="nil"/>
            </w:tcBorders>
          </w:tcPr>
          <w:p w14:paraId="347BB47F" w14:textId="77777777" w:rsidR="00546BC3" w:rsidRDefault="00546BC3">
            <w:pPr>
              <w:jc w:val="center"/>
              <w:rPr>
                <w:snapToGrid w:val="0"/>
                <w:szCs w:val="21"/>
              </w:rPr>
            </w:pPr>
            <w:r>
              <w:t>varchar(255)</w:t>
            </w:r>
          </w:p>
        </w:tc>
        <w:tc>
          <w:tcPr>
            <w:tcW w:w="1667" w:type="pct"/>
            <w:tcBorders>
              <w:top w:val="nil"/>
              <w:left w:val="nil"/>
              <w:bottom w:val="nil"/>
              <w:right w:val="nil"/>
            </w:tcBorders>
          </w:tcPr>
          <w:p w14:paraId="08C84CF3" w14:textId="77777777" w:rsidR="00546BC3" w:rsidRDefault="00546BC3">
            <w:pPr>
              <w:jc w:val="center"/>
              <w:rPr>
                <w:snapToGrid w:val="0"/>
                <w:szCs w:val="21"/>
              </w:rPr>
            </w:pPr>
            <w:r>
              <w:rPr>
                <w:rFonts w:ascii="宋体" w:hAnsi="宋体" w:hint="eastAsia"/>
              </w:rPr>
              <w:t>地址</w:t>
            </w:r>
          </w:p>
        </w:tc>
      </w:tr>
      <w:tr w:rsidR="00000000" w14:paraId="693AA3BF" w14:textId="77777777">
        <w:trPr>
          <w:trHeight w:val="373"/>
          <w:jc w:val="center"/>
        </w:trPr>
        <w:tc>
          <w:tcPr>
            <w:tcW w:w="1666" w:type="pct"/>
            <w:tcBorders>
              <w:top w:val="nil"/>
              <w:bottom w:val="nil"/>
            </w:tcBorders>
          </w:tcPr>
          <w:p w14:paraId="3DD787FF" w14:textId="77777777" w:rsidR="00546BC3" w:rsidRDefault="00546BC3">
            <w:pPr>
              <w:jc w:val="center"/>
              <w:rPr>
                <w:snapToGrid w:val="0"/>
                <w:kern w:val="0"/>
                <w:szCs w:val="21"/>
              </w:rPr>
            </w:pPr>
            <w:r>
              <w:rPr>
                <w:rFonts w:hint="eastAsia"/>
              </w:rPr>
              <w:t>phoneNumber</w:t>
            </w:r>
          </w:p>
        </w:tc>
        <w:tc>
          <w:tcPr>
            <w:tcW w:w="1666" w:type="pct"/>
            <w:tcBorders>
              <w:top w:val="nil"/>
              <w:bottom w:val="nil"/>
            </w:tcBorders>
          </w:tcPr>
          <w:p w14:paraId="10890C58" w14:textId="77777777" w:rsidR="00546BC3" w:rsidRDefault="00546BC3">
            <w:pPr>
              <w:jc w:val="center"/>
              <w:rPr>
                <w:snapToGrid w:val="0"/>
                <w:kern w:val="0"/>
                <w:szCs w:val="21"/>
              </w:rPr>
            </w:pPr>
            <w:r>
              <w:t>varchar(255)</w:t>
            </w:r>
          </w:p>
        </w:tc>
        <w:tc>
          <w:tcPr>
            <w:tcW w:w="1667" w:type="pct"/>
            <w:tcBorders>
              <w:top w:val="nil"/>
              <w:bottom w:val="nil"/>
            </w:tcBorders>
          </w:tcPr>
          <w:p w14:paraId="74AB431D" w14:textId="77777777" w:rsidR="00546BC3" w:rsidRDefault="00546BC3">
            <w:pPr>
              <w:jc w:val="center"/>
              <w:rPr>
                <w:snapToGrid w:val="0"/>
                <w:kern w:val="0"/>
                <w:szCs w:val="21"/>
              </w:rPr>
            </w:pPr>
            <w:r>
              <w:rPr>
                <w:rFonts w:ascii="宋体" w:hAnsi="宋体" w:hint="eastAsia"/>
              </w:rPr>
              <w:t>电话号码</w:t>
            </w:r>
          </w:p>
        </w:tc>
      </w:tr>
      <w:tr w:rsidR="00000000" w14:paraId="12D8882A" w14:textId="77777777">
        <w:trPr>
          <w:trHeight w:val="373"/>
          <w:jc w:val="center"/>
        </w:trPr>
        <w:tc>
          <w:tcPr>
            <w:tcW w:w="1666" w:type="pct"/>
            <w:tcBorders>
              <w:top w:val="nil"/>
              <w:bottom w:val="nil"/>
            </w:tcBorders>
          </w:tcPr>
          <w:p w14:paraId="09A8CC1A" w14:textId="77777777" w:rsidR="00546BC3" w:rsidRDefault="00546BC3">
            <w:pPr>
              <w:jc w:val="center"/>
            </w:pPr>
            <w:r>
              <w:rPr>
                <w:rFonts w:hint="eastAsia"/>
              </w:rPr>
              <w:t>userName</w:t>
            </w:r>
          </w:p>
        </w:tc>
        <w:tc>
          <w:tcPr>
            <w:tcW w:w="1666" w:type="pct"/>
            <w:tcBorders>
              <w:top w:val="nil"/>
              <w:bottom w:val="nil"/>
            </w:tcBorders>
          </w:tcPr>
          <w:p w14:paraId="2BAAC2A2" w14:textId="77777777" w:rsidR="00546BC3" w:rsidRDefault="00546BC3">
            <w:pPr>
              <w:jc w:val="center"/>
            </w:pPr>
            <w:r>
              <w:t>varchar(255)</w:t>
            </w:r>
          </w:p>
        </w:tc>
        <w:tc>
          <w:tcPr>
            <w:tcW w:w="1667" w:type="pct"/>
            <w:tcBorders>
              <w:top w:val="nil"/>
              <w:bottom w:val="nil"/>
            </w:tcBorders>
          </w:tcPr>
          <w:p w14:paraId="50F99BBD" w14:textId="77777777" w:rsidR="00546BC3" w:rsidRDefault="00546BC3">
            <w:pPr>
              <w:jc w:val="center"/>
              <w:rPr>
                <w:rFonts w:ascii="宋体" w:hAnsi="宋体"/>
              </w:rPr>
            </w:pPr>
            <w:r>
              <w:rPr>
                <w:rFonts w:ascii="宋体" w:hAnsi="宋体" w:hint="eastAsia"/>
              </w:rPr>
              <w:t>收件人姓名</w:t>
            </w:r>
          </w:p>
        </w:tc>
      </w:tr>
      <w:tr w:rsidR="00000000" w14:paraId="2CEFCF8F" w14:textId="77777777">
        <w:trPr>
          <w:trHeight w:val="373"/>
          <w:jc w:val="center"/>
        </w:trPr>
        <w:tc>
          <w:tcPr>
            <w:tcW w:w="1666" w:type="pct"/>
            <w:tcBorders>
              <w:top w:val="nil"/>
              <w:bottom w:val="single" w:sz="12" w:space="0" w:color="auto"/>
            </w:tcBorders>
          </w:tcPr>
          <w:p w14:paraId="17EC7952" w14:textId="77777777" w:rsidR="00546BC3" w:rsidRDefault="00546BC3">
            <w:pPr>
              <w:jc w:val="center"/>
            </w:pPr>
            <w:r>
              <w:rPr>
                <w:rFonts w:hint="eastAsia"/>
              </w:rPr>
              <w:t>createDate</w:t>
            </w:r>
          </w:p>
        </w:tc>
        <w:tc>
          <w:tcPr>
            <w:tcW w:w="1666" w:type="pct"/>
            <w:tcBorders>
              <w:top w:val="nil"/>
              <w:bottom w:val="single" w:sz="12" w:space="0" w:color="auto"/>
            </w:tcBorders>
          </w:tcPr>
          <w:p w14:paraId="65F6EBE5" w14:textId="77777777" w:rsidR="00546BC3" w:rsidRDefault="00546BC3">
            <w:pPr>
              <w:jc w:val="center"/>
            </w:pPr>
            <w:r>
              <w:rPr>
                <w:rFonts w:hint="eastAsia"/>
              </w:rPr>
              <w:t>datetime</w:t>
            </w:r>
            <w:r>
              <w:t>()</w:t>
            </w:r>
          </w:p>
        </w:tc>
        <w:tc>
          <w:tcPr>
            <w:tcW w:w="1667" w:type="pct"/>
            <w:tcBorders>
              <w:top w:val="nil"/>
              <w:bottom w:val="single" w:sz="12" w:space="0" w:color="auto"/>
            </w:tcBorders>
          </w:tcPr>
          <w:p w14:paraId="4CC4975E" w14:textId="77777777" w:rsidR="00546BC3" w:rsidRDefault="00546BC3">
            <w:pPr>
              <w:jc w:val="center"/>
              <w:rPr>
                <w:rFonts w:ascii="宋体" w:hAnsi="宋体"/>
              </w:rPr>
            </w:pPr>
            <w:r>
              <w:rPr>
                <w:rFonts w:ascii="宋体" w:hAnsi="宋体" w:hint="eastAsia"/>
              </w:rPr>
              <w:t>订单创建时间</w:t>
            </w:r>
          </w:p>
        </w:tc>
      </w:tr>
    </w:tbl>
    <w:p w14:paraId="06FA75B2" w14:textId="77777777" w:rsidR="00546BC3" w:rsidRDefault="00546BC3">
      <w:pPr>
        <w:pStyle w:val="11"/>
        <w:ind w:firstLineChars="0" w:firstLine="0"/>
        <w:jc w:val="center"/>
        <w:rPr>
          <w:rFonts w:ascii="宋体" w:hAnsi="宋体"/>
          <w:szCs w:val="21"/>
        </w:rPr>
      </w:pPr>
      <w:r>
        <w:rPr>
          <w:rFonts w:ascii="宋体" w:hAnsi="宋体" w:hint="eastAsia"/>
          <w:szCs w:val="21"/>
        </w:rPr>
        <w:t>续表</w:t>
      </w:r>
      <w:r>
        <w:rPr>
          <w:rFonts w:ascii="宋体" w:hAnsi="宋体" w:hint="eastAsia"/>
          <w:szCs w:val="21"/>
        </w:rPr>
        <w:t>4-3</w:t>
      </w:r>
      <w:commentRangeStart w:id="278"/>
      <w:commentRangeEnd w:id="278"/>
      <w:r>
        <w:commentReference w:id="279"/>
      </w:r>
    </w:p>
    <w:tbl>
      <w:tblPr>
        <w:tblW w:w="4997" w:type="pct"/>
        <w:jc w:val="center"/>
        <w:tblInd w:w="0" w:type="dxa"/>
        <w:tblLook w:val="0000" w:firstRow="0" w:lastRow="0" w:firstColumn="0" w:lastColumn="0" w:noHBand="0" w:noVBand="0"/>
      </w:tblPr>
      <w:tblGrid>
        <w:gridCol w:w="2928"/>
        <w:gridCol w:w="2927"/>
        <w:gridCol w:w="2929"/>
      </w:tblGrid>
      <w:tr w:rsidR="00000000" w14:paraId="05C09E86" w14:textId="77777777">
        <w:trPr>
          <w:trHeight w:val="373"/>
          <w:jc w:val="center"/>
        </w:trPr>
        <w:tc>
          <w:tcPr>
            <w:tcW w:w="1666" w:type="pct"/>
            <w:tcBorders>
              <w:top w:val="single" w:sz="12" w:space="0" w:color="auto"/>
              <w:bottom w:val="single" w:sz="4" w:space="0" w:color="auto"/>
            </w:tcBorders>
          </w:tcPr>
          <w:p w14:paraId="5181F1D9" w14:textId="77777777" w:rsidR="00546BC3" w:rsidRDefault="00546BC3">
            <w:pPr>
              <w:jc w:val="center"/>
              <w:rPr>
                <w:snapToGrid w:val="0"/>
                <w:kern w:val="0"/>
                <w:szCs w:val="21"/>
              </w:rPr>
            </w:pPr>
            <w:r>
              <w:rPr>
                <w:rFonts w:ascii="宋体" w:hAnsi="宋体" w:hint="eastAsia"/>
              </w:rPr>
              <w:t>字段名</w:t>
            </w:r>
          </w:p>
        </w:tc>
        <w:tc>
          <w:tcPr>
            <w:tcW w:w="1666" w:type="pct"/>
            <w:tcBorders>
              <w:top w:val="single" w:sz="12" w:space="0" w:color="auto"/>
              <w:bottom w:val="single" w:sz="4" w:space="0" w:color="auto"/>
            </w:tcBorders>
          </w:tcPr>
          <w:p w14:paraId="0127F6EA" w14:textId="77777777" w:rsidR="00546BC3" w:rsidRDefault="00546BC3">
            <w:pPr>
              <w:jc w:val="center"/>
              <w:rPr>
                <w:snapToGrid w:val="0"/>
                <w:kern w:val="0"/>
                <w:szCs w:val="21"/>
              </w:rPr>
            </w:pPr>
            <w:r>
              <w:rPr>
                <w:rFonts w:ascii="宋体" w:hAnsi="宋体" w:hint="eastAsia"/>
              </w:rPr>
              <w:t>数据类型</w:t>
            </w:r>
          </w:p>
        </w:tc>
        <w:tc>
          <w:tcPr>
            <w:tcW w:w="1667" w:type="pct"/>
            <w:tcBorders>
              <w:top w:val="single" w:sz="12" w:space="0" w:color="auto"/>
              <w:bottom w:val="single" w:sz="4" w:space="0" w:color="auto"/>
            </w:tcBorders>
          </w:tcPr>
          <w:p w14:paraId="753823C1" w14:textId="77777777" w:rsidR="00546BC3" w:rsidRDefault="00546BC3">
            <w:pPr>
              <w:jc w:val="center"/>
              <w:rPr>
                <w:snapToGrid w:val="0"/>
                <w:kern w:val="0"/>
                <w:szCs w:val="21"/>
              </w:rPr>
            </w:pPr>
            <w:r>
              <w:rPr>
                <w:rFonts w:hint="eastAsia"/>
                <w:snapToGrid w:val="0"/>
                <w:kern w:val="0"/>
                <w:szCs w:val="21"/>
              </w:rPr>
              <w:t>描述</w:t>
            </w:r>
          </w:p>
        </w:tc>
      </w:tr>
      <w:tr w:rsidR="00000000" w14:paraId="4F55524F" w14:textId="77777777">
        <w:trPr>
          <w:trHeight w:val="373"/>
          <w:jc w:val="center"/>
        </w:trPr>
        <w:tc>
          <w:tcPr>
            <w:tcW w:w="1666" w:type="pct"/>
            <w:tcBorders>
              <w:top w:val="nil"/>
              <w:bottom w:val="nil"/>
            </w:tcBorders>
          </w:tcPr>
          <w:p w14:paraId="498E3FD7" w14:textId="77777777" w:rsidR="00546BC3" w:rsidRDefault="00546BC3">
            <w:pPr>
              <w:jc w:val="center"/>
            </w:pPr>
            <w:r>
              <w:rPr>
                <w:rFonts w:hint="eastAsia"/>
              </w:rPr>
              <w:t>state</w:t>
            </w:r>
          </w:p>
        </w:tc>
        <w:tc>
          <w:tcPr>
            <w:tcW w:w="1666" w:type="pct"/>
            <w:tcBorders>
              <w:top w:val="nil"/>
              <w:bottom w:val="nil"/>
            </w:tcBorders>
          </w:tcPr>
          <w:p w14:paraId="7133E7AE" w14:textId="77777777" w:rsidR="00546BC3" w:rsidRDefault="00546BC3">
            <w:pPr>
              <w:jc w:val="center"/>
            </w:pPr>
            <w:r>
              <w:t>varchar(255)</w:t>
            </w:r>
          </w:p>
        </w:tc>
        <w:tc>
          <w:tcPr>
            <w:tcW w:w="1667" w:type="pct"/>
            <w:tcBorders>
              <w:top w:val="nil"/>
              <w:bottom w:val="nil"/>
            </w:tcBorders>
          </w:tcPr>
          <w:p w14:paraId="6F4BF079" w14:textId="77777777" w:rsidR="00546BC3" w:rsidRDefault="00546BC3">
            <w:pPr>
              <w:jc w:val="center"/>
              <w:rPr>
                <w:rFonts w:ascii="宋体" w:hAnsi="宋体"/>
              </w:rPr>
            </w:pPr>
            <w:r>
              <w:rPr>
                <w:rFonts w:ascii="宋体" w:hAnsi="宋体" w:hint="eastAsia"/>
              </w:rPr>
              <w:t>订单状态</w:t>
            </w:r>
          </w:p>
        </w:tc>
      </w:tr>
      <w:tr w:rsidR="00000000" w14:paraId="7B38E01C" w14:textId="77777777">
        <w:trPr>
          <w:trHeight w:val="373"/>
          <w:jc w:val="center"/>
        </w:trPr>
        <w:tc>
          <w:tcPr>
            <w:tcW w:w="1666" w:type="pct"/>
            <w:tcBorders>
              <w:top w:val="nil"/>
              <w:bottom w:val="single" w:sz="12" w:space="0" w:color="auto"/>
            </w:tcBorders>
          </w:tcPr>
          <w:p w14:paraId="17438063" w14:textId="77777777" w:rsidR="00546BC3" w:rsidRDefault="00546BC3">
            <w:pPr>
              <w:jc w:val="center"/>
            </w:pPr>
            <w:r>
              <w:rPr>
                <w:rFonts w:hint="eastAsia"/>
              </w:rPr>
              <w:t>payDate</w:t>
            </w:r>
          </w:p>
        </w:tc>
        <w:tc>
          <w:tcPr>
            <w:tcW w:w="1666" w:type="pct"/>
            <w:tcBorders>
              <w:top w:val="nil"/>
              <w:bottom w:val="single" w:sz="12" w:space="0" w:color="auto"/>
            </w:tcBorders>
          </w:tcPr>
          <w:p w14:paraId="13A107B8" w14:textId="77777777" w:rsidR="00546BC3" w:rsidRDefault="00546BC3">
            <w:pPr>
              <w:jc w:val="center"/>
            </w:pPr>
            <w:r>
              <w:rPr>
                <w:rFonts w:hint="eastAsia"/>
              </w:rPr>
              <w:t>datetime</w:t>
            </w:r>
            <w:r>
              <w:t>()</w:t>
            </w:r>
          </w:p>
        </w:tc>
        <w:tc>
          <w:tcPr>
            <w:tcW w:w="1667" w:type="pct"/>
            <w:tcBorders>
              <w:top w:val="nil"/>
              <w:bottom w:val="single" w:sz="12" w:space="0" w:color="auto"/>
            </w:tcBorders>
          </w:tcPr>
          <w:p w14:paraId="23B1E8B3" w14:textId="77777777" w:rsidR="00546BC3" w:rsidRDefault="00546BC3">
            <w:pPr>
              <w:jc w:val="center"/>
              <w:rPr>
                <w:rFonts w:ascii="宋体" w:hAnsi="宋体"/>
              </w:rPr>
            </w:pPr>
            <w:r>
              <w:rPr>
                <w:rFonts w:ascii="宋体" w:hAnsi="宋体" w:hint="eastAsia"/>
              </w:rPr>
              <w:t>订单支付时间</w:t>
            </w:r>
          </w:p>
        </w:tc>
      </w:tr>
    </w:tbl>
    <w:p w14:paraId="4FFA7E25" w14:textId="77777777" w:rsidR="00546BC3" w:rsidRDefault="00546BC3">
      <w:pPr>
        <w:pStyle w:val="11"/>
        <w:ind w:firstLine="480"/>
      </w:pPr>
      <w:r>
        <w:rPr>
          <w:rStyle w:val="12"/>
          <w:rFonts w:hint="eastAsia"/>
          <w:sz w:val="24"/>
          <w:szCs w:val="24"/>
        </w:rPr>
        <w:t>（</w:t>
      </w:r>
      <w:r>
        <w:rPr>
          <w:rStyle w:val="12"/>
          <w:rFonts w:hint="eastAsia"/>
          <w:sz w:val="24"/>
          <w:szCs w:val="24"/>
        </w:rPr>
        <w:t>4</w:t>
      </w:r>
      <w:r>
        <w:rPr>
          <w:rStyle w:val="12"/>
          <w:sz w:val="24"/>
          <w:szCs w:val="24"/>
        </w:rPr>
        <w:t>）</w:t>
      </w:r>
      <w:r>
        <w:rPr>
          <w:rStyle w:val="12"/>
          <w:rFonts w:hint="eastAsia"/>
          <w:sz w:val="24"/>
          <w:szCs w:val="24"/>
        </w:rPr>
        <w:t>订单表如表</w:t>
      </w:r>
      <w:r>
        <w:rPr>
          <w:rStyle w:val="12"/>
          <w:rFonts w:hint="eastAsia"/>
          <w:sz w:val="24"/>
          <w:szCs w:val="24"/>
        </w:rPr>
        <w:t>4</w:t>
      </w:r>
      <w:r>
        <w:rPr>
          <w:rStyle w:val="12"/>
          <w:sz w:val="24"/>
          <w:szCs w:val="24"/>
        </w:rPr>
        <w:t>-</w:t>
      </w:r>
      <w:r>
        <w:rPr>
          <w:rStyle w:val="12"/>
          <w:rFonts w:hint="eastAsia"/>
          <w:sz w:val="24"/>
          <w:szCs w:val="24"/>
        </w:rPr>
        <w:t>4</w:t>
      </w:r>
      <w:r>
        <w:rPr>
          <w:rStyle w:val="12"/>
          <w:rFonts w:hint="eastAsia"/>
          <w:sz w:val="24"/>
          <w:szCs w:val="24"/>
        </w:rPr>
        <w:t>所示</w:t>
      </w:r>
      <w:r>
        <w:rPr>
          <w:rFonts w:hint="eastAsia"/>
          <w:sz w:val="24"/>
          <w:szCs w:val="24"/>
        </w:rPr>
        <w:t>。</w:t>
      </w:r>
    </w:p>
    <w:p w14:paraId="57C6218A" w14:textId="77777777" w:rsidR="00546BC3" w:rsidRDefault="00546BC3">
      <w:pPr>
        <w:pStyle w:val="11"/>
        <w:ind w:firstLineChars="0" w:firstLine="0"/>
        <w:jc w:val="center"/>
        <w:rPr>
          <w:rFonts w:ascii="宋体" w:hAnsi="宋体"/>
          <w:szCs w:val="21"/>
        </w:rPr>
      </w:pPr>
      <w:r>
        <w:rPr>
          <w:rFonts w:ascii="宋体" w:hAnsi="宋体" w:hint="eastAsia"/>
          <w:szCs w:val="21"/>
        </w:rPr>
        <w:t>表</w:t>
      </w:r>
      <w:r>
        <w:rPr>
          <w:rFonts w:ascii="宋体" w:hAnsi="宋体" w:hint="eastAsia"/>
          <w:szCs w:val="21"/>
        </w:rPr>
        <w:t xml:space="preserve">4-4 </w:t>
      </w:r>
      <w:r>
        <w:rPr>
          <w:rFonts w:ascii="宋体" w:hAnsi="宋体" w:hint="eastAsia"/>
          <w:szCs w:val="21"/>
        </w:rPr>
        <w:t>订单表（</w:t>
      </w:r>
      <w:r>
        <w:rPr>
          <w:rFonts w:cs="Times New Roman"/>
          <w:szCs w:val="21"/>
        </w:rPr>
        <w:t>shop_order_detail</w:t>
      </w:r>
      <w:r>
        <w:rPr>
          <w:rFonts w:ascii="宋体" w:hAnsi="宋体" w:hint="eastAsia"/>
          <w:szCs w:val="21"/>
        </w:rPr>
        <w:t>）</w:t>
      </w:r>
      <w:r>
        <w:rPr>
          <w:rFonts w:ascii="宋体" w:hAnsi="宋体"/>
          <w:szCs w:val="21"/>
        </w:rPr>
        <w:t xml:space="preserve"> </w:t>
      </w:r>
    </w:p>
    <w:tbl>
      <w:tblPr>
        <w:tblW w:w="4997" w:type="pct"/>
        <w:jc w:val="center"/>
        <w:tblInd w:w="0" w:type="dxa"/>
        <w:tblLook w:val="0000" w:firstRow="0" w:lastRow="0" w:firstColumn="0" w:lastColumn="0" w:noHBand="0" w:noVBand="0"/>
      </w:tblPr>
      <w:tblGrid>
        <w:gridCol w:w="2928"/>
        <w:gridCol w:w="2928"/>
        <w:gridCol w:w="2928"/>
      </w:tblGrid>
      <w:tr w:rsidR="00000000" w14:paraId="73DA3E82" w14:textId="77777777">
        <w:trPr>
          <w:trHeight w:val="374"/>
          <w:jc w:val="center"/>
        </w:trPr>
        <w:tc>
          <w:tcPr>
            <w:tcW w:w="2580" w:type="dxa"/>
            <w:tcBorders>
              <w:top w:val="single" w:sz="12" w:space="0" w:color="auto"/>
              <w:bottom w:val="single" w:sz="4" w:space="0" w:color="auto"/>
            </w:tcBorders>
          </w:tcPr>
          <w:p w14:paraId="67018BA3" w14:textId="77777777" w:rsidR="00546BC3" w:rsidRDefault="00546BC3">
            <w:pPr>
              <w:jc w:val="center"/>
              <w:rPr>
                <w:snapToGrid w:val="0"/>
                <w:kern w:val="0"/>
                <w:szCs w:val="21"/>
              </w:rPr>
            </w:pPr>
            <w:r>
              <w:rPr>
                <w:rFonts w:ascii="宋体" w:hAnsi="宋体" w:hint="eastAsia"/>
              </w:rPr>
              <w:t>字段名</w:t>
            </w:r>
          </w:p>
        </w:tc>
        <w:tc>
          <w:tcPr>
            <w:tcW w:w="2580" w:type="dxa"/>
            <w:tcBorders>
              <w:top w:val="single" w:sz="12" w:space="0" w:color="auto"/>
              <w:bottom w:val="single" w:sz="4" w:space="0" w:color="auto"/>
            </w:tcBorders>
          </w:tcPr>
          <w:p w14:paraId="4156EA9E" w14:textId="77777777" w:rsidR="00546BC3" w:rsidRDefault="00546BC3">
            <w:pPr>
              <w:jc w:val="center"/>
              <w:rPr>
                <w:snapToGrid w:val="0"/>
                <w:kern w:val="0"/>
                <w:szCs w:val="21"/>
              </w:rPr>
            </w:pPr>
            <w:r>
              <w:rPr>
                <w:rFonts w:ascii="宋体" w:hAnsi="宋体" w:hint="eastAsia"/>
              </w:rPr>
              <w:t>数据类型</w:t>
            </w:r>
          </w:p>
        </w:tc>
        <w:tc>
          <w:tcPr>
            <w:tcW w:w="2580" w:type="dxa"/>
            <w:tcBorders>
              <w:top w:val="single" w:sz="12" w:space="0" w:color="auto"/>
              <w:bottom w:val="single" w:sz="4" w:space="0" w:color="auto"/>
            </w:tcBorders>
          </w:tcPr>
          <w:p w14:paraId="3E7399A6" w14:textId="77777777" w:rsidR="00546BC3" w:rsidRDefault="00546BC3">
            <w:pPr>
              <w:jc w:val="center"/>
              <w:rPr>
                <w:snapToGrid w:val="0"/>
                <w:kern w:val="0"/>
                <w:szCs w:val="21"/>
              </w:rPr>
            </w:pPr>
            <w:r>
              <w:rPr>
                <w:rFonts w:hint="eastAsia"/>
                <w:snapToGrid w:val="0"/>
                <w:kern w:val="0"/>
                <w:szCs w:val="21"/>
              </w:rPr>
              <w:t>描述</w:t>
            </w:r>
          </w:p>
        </w:tc>
      </w:tr>
      <w:tr w:rsidR="00000000" w14:paraId="3B0C0AFD" w14:textId="77777777">
        <w:trPr>
          <w:trHeight w:val="374"/>
          <w:jc w:val="center"/>
        </w:trPr>
        <w:tc>
          <w:tcPr>
            <w:tcW w:w="2580" w:type="dxa"/>
            <w:tcBorders>
              <w:top w:val="single" w:sz="4" w:space="0" w:color="auto"/>
              <w:left w:val="nil"/>
              <w:bottom w:val="nil"/>
              <w:right w:val="nil"/>
            </w:tcBorders>
          </w:tcPr>
          <w:p w14:paraId="169CECD4" w14:textId="77777777" w:rsidR="00546BC3" w:rsidRDefault="00546BC3">
            <w:pPr>
              <w:jc w:val="center"/>
              <w:rPr>
                <w:snapToGrid w:val="0"/>
                <w:szCs w:val="21"/>
              </w:rPr>
            </w:pPr>
            <w:r>
              <w:t>id</w:t>
            </w:r>
          </w:p>
        </w:tc>
        <w:tc>
          <w:tcPr>
            <w:tcW w:w="2580" w:type="dxa"/>
            <w:tcBorders>
              <w:top w:val="single" w:sz="4" w:space="0" w:color="auto"/>
              <w:left w:val="nil"/>
              <w:bottom w:val="nil"/>
              <w:right w:val="nil"/>
            </w:tcBorders>
          </w:tcPr>
          <w:p w14:paraId="1D362E33" w14:textId="77777777" w:rsidR="00546BC3" w:rsidRDefault="00546BC3">
            <w:pPr>
              <w:jc w:val="center"/>
              <w:rPr>
                <w:snapToGrid w:val="0"/>
                <w:szCs w:val="21"/>
              </w:rPr>
            </w:pPr>
            <w:r>
              <w:t>int()</w:t>
            </w:r>
          </w:p>
        </w:tc>
        <w:tc>
          <w:tcPr>
            <w:tcW w:w="2580" w:type="dxa"/>
            <w:tcBorders>
              <w:top w:val="single" w:sz="4" w:space="0" w:color="auto"/>
              <w:left w:val="nil"/>
              <w:bottom w:val="nil"/>
              <w:right w:val="nil"/>
            </w:tcBorders>
          </w:tcPr>
          <w:p w14:paraId="4297224F" w14:textId="77777777" w:rsidR="00546BC3" w:rsidRDefault="00546BC3">
            <w:pPr>
              <w:jc w:val="center"/>
              <w:rPr>
                <w:snapToGrid w:val="0"/>
                <w:szCs w:val="21"/>
              </w:rPr>
            </w:pPr>
            <w:r>
              <w:rPr>
                <w:rFonts w:ascii="宋体" w:hAnsi="宋体" w:hint="eastAsia"/>
              </w:rPr>
              <w:t>主键</w:t>
            </w:r>
          </w:p>
        </w:tc>
      </w:tr>
      <w:tr w:rsidR="00000000" w14:paraId="5B6B7B93" w14:textId="77777777">
        <w:trPr>
          <w:trHeight w:val="374"/>
          <w:jc w:val="center"/>
        </w:trPr>
        <w:tc>
          <w:tcPr>
            <w:tcW w:w="2580" w:type="dxa"/>
            <w:tcBorders>
              <w:top w:val="nil"/>
              <w:left w:val="nil"/>
              <w:bottom w:val="nil"/>
              <w:right w:val="nil"/>
            </w:tcBorders>
          </w:tcPr>
          <w:p w14:paraId="580E6107" w14:textId="77777777" w:rsidR="00546BC3" w:rsidRDefault="00546BC3">
            <w:pPr>
              <w:jc w:val="center"/>
              <w:rPr>
                <w:snapToGrid w:val="0"/>
                <w:szCs w:val="21"/>
              </w:rPr>
            </w:pPr>
            <w:r>
              <w:rPr>
                <w:rFonts w:hint="eastAsia"/>
              </w:rPr>
              <w:t>orderId</w:t>
            </w:r>
          </w:p>
        </w:tc>
        <w:tc>
          <w:tcPr>
            <w:tcW w:w="2580" w:type="dxa"/>
            <w:tcBorders>
              <w:top w:val="nil"/>
              <w:left w:val="nil"/>
              <w:bottom w:val="nil"/>
              <w:right w:val="nil"/>
            </w:tcBorders>
          </w:tcPr>
          <w:p w14:paraId="3AAD3092" w14:textId="77777777" w:rsidR="00546BC3" w:rsidRDefault="00546BC3">
            <w:pPr>
              <w:jc w:val="center"/>
              <w:rPr>
                <w:snapToGrid w:val="0"/>
                <w:szCs w:val="21"/>
              </w:rPr>
            </w:pPr>
            <w:r>
              <w:rPr>
                <w:rFonts w:hint="eastAsia"/>
              </w:rPr>
              <w:t>int</w:t>
            </w:r>
            <w:r>
              <w:t>()</w:t>
            </w:r>
          </w:p>
        </w:tc>
        <w:tc>
          <w:tcPr>
            <w:tcW w:w="2580" w:type="dxa"/>
            <w:tcBorders>
              <w:top w:val="nil"/>
              <w:left w:val="nil"/>
              <w:bottom w:val="nil"/>
              <w:right w:val="nil"/>
            </w:tcBorders>
          </w:tcPr>
          <w:p w14:paraId="212D2184" w14:textId="77777777" w:rsidR="00546BC3" w:rsidRDefault="00546BC3">
            <w:pPr>
              <w:jc w:val="center"/>
              <w:rPr>
                <w:snapToGrid w:val="0"/>
                <w:szCs w:val="21"/>
              </w:rPr>
            </w:pPr>
            <w:r>
              <w:rPr>
                <w:rFonts w:ascii="宋体" w:hAnsi="宋体" w:hint="eastAsia"/>
              </w:rPr>
              <w:t>订单</w:t>
            </w:r>
            <w:r>
              <w:rPr>
                <w:rFonts w:ascii="宋体" w:hAnsi="宋体" w:hint="eastAsia"/>
              </w:rPr>
              <w:t>id</w:t>
            </w:r>
          </w:p>
        </w:tc>
      </w:tr>
      <w:tr w:rsidR="00000000" w14:paraId="2BA93800" w14:textId="77777777">
        <w:trPr>
          <w:trHeight w:val="374"/>
          <w:jc w:val="center"/>
        </w:trPr>
        <w:tc>
          <w:tcPr>
            <w:tcW w:w="2580" w:type="dxa"/>
            <w:tcBorders>
              <w:top w:val="nil"/>
              <w:left w:val="nil"/>
              <w:bottom w:val="nil"/>
              <w:right w:val="nil"/>
            </w:tcBorders>
          </w:tcPr>
          <w:p w14:paraId="4570A033" w14:textId="77777777" w:rsidR="00546BC3" w:rsidRDefault="00546BC3">
            <w:pPr>
              <w:jc w:val="center"/>
              <w:rPr>
                <w:snapToGrid w:val="0"/>
                <w:szCs w:val="21"/>
              </w:rPr>
            </w:pPr>
            <w:r>
              <w:rPr>
                <w:rFonts w:hint="eastAsia"/>
              </w:rPr>
              <w:t>goodsId</w:t>
            </w:r>
          </w:p>
        </w:tc>
        <w:tc>
          <w:tcPr>
            <w:tcW w:w="2580" w:type="dxa"/>
            <w:tcBorders>
              <w:top w:val="nil"/>
              <w:left w:val="nil"/>
              <w:bottom w:val="nil"/>
              <w:right w:val="nil"/>
            </w:tcBorders>
          </w:tcPr>
          <w:p w14:paraId="0CBEB0A7" w14:textId="77777777" w:rsidR="00546BC3" w:rsidRDefault="00546BC3">
            <w:pPr>
              <w:jc w:val="center"/>
              <w:rPr>
                <w:snapToGrid w:val="0"/>
                <w:szCs w:val="21"/>
              </w:rPr>
            </w:pPr>
            <w:r>
              <w:rPr>
                <w:rFonts w:hint="eastAsia"/>
              </w:rPr>
              <w:t>int</w:t>
            </w:r>
            <w:r>
              <w:t>()</w:t>
            </w:r>
          </w:p>
        </w:tc>
        <w:tc>
          <w:tcPr>
            <w:tcW w:w="2580" w:type="dxa"/>
            <w:tcBorders>
              <w:top w:val="nil"/>
              <w:left w:val="nil"/>
              <w:bottom w:val="nil"/>
              <w:right w:val="nil"/>
            </w:tcBorders>
          </w:tcPr>
          <w:p w14:paraId="0A8BAE45" w14:textId="77777777" w:rsidR="00546BC3" w:rsidRDefault="00546BC3">
            <w:pPr>
              <w:jc w:val="center"/>
              <w:rPr>
                <w:snapToGrid w:val="0"/>
                <w:szCs w:val="21"/>
              </w:rPr>
            </w:pPr>
            <w:r>
              <w:rPr>
                <w:rFonts w:ascii="宋体" w:hAnsi="宋体" w:hint="eastAsia"/>
              </w:rPr>
              <w:t>农产品</w:t>
            </w:r>
            <w:r>
              <w:rPr>
                <w:rFonts w:ascii="宋体" w:hAnsi="宋体" w:hint="eastAsia"/>
              </w:rPr>
              <w:t>id</w:t>
            </w:r>
          </w:p>
        </w:tc>
      </w:tr>
      <w:tr w:rsidR="00000000" w14:paraId="49BA051D" w14:textId="77777777">
        <w:trPr>
          <w:trHeight w:val="374"/>
          <w:jc w:val="center"/>
        </w:trPr>
        <w:tc>
          <w:tcPr>
            <w:tcW w:w="2580" w:type="dxa"/>
            <w:tcBorders>
              <w:top w:val="nil"/>
              <w:left w:val="nil"/>
              <w:bottom w:val="nil"/>
              <w:right w:val="nil"/>
            </w:tcBorders>
          </w:tcPr>
          <w:p w14:paraId="15D634EA" w14:textId="77777777" w:rsidR="00546BC3" w:rsidRDefault="00546BC3">
            <w:pPr>
              <w:jc w:val="center"/>
              <w:rPr>
                <w:snapToGrid w:val="0"/>
                <w:szCs w:val="21"/>
              </w:rPr>
            </w:pPr>
            <w:r>
              <w:rPr>
                <w:rFonts w:hint="eastAsia"/>
              </w:rPr>
              <w:t>goodsNum</w:t>
            </w:r>
          </w:p>
        </w:tc>
        <w:tc>
          <w:tcPr>
            <w:tcW w:w="2580" w:type="dxa"/>
            <w:tcBorders>
              <w:top w:val="nil"/>
              <w:left w:val="nil"/>
              <w:bottom w:val="nil"/>
              <w:right w:val="nil"/>
            </w:tcBorders>
          </w:tcPr>
          <w:p w14:paraId="55B8B179" w14:textId="77777777" w:rsidR="00546BC3" w:rsidRDefault="00546BC3">
            <w:pPr>
              <w:jc w:val="center"/>
              <w:rPr>
                <w:snapToGrid w:val="0"/>
                <w:szCs w:val="21"/>
              </w:rPr>
            </w:pPr>
            <w:r>
              <w:rPr>
                <w:rFonts w:hint="eastAsia"/>
              </w:rPr>
              <w:t>int</w:t>
            </w:r>
            <w:r>
              <w:t>()</w:t>
            </w:r>
          </w:p>
        </w:tc>
        <w:tc>
          <w:tcPr>
            <w:tcW w:w="2580" w:type="dxa"/>
            <w:tcBorders>
              <w:top w:val="nil"/>
              <w:left w:val="nil"/>
              <w:bottom w:val="nil"/>
              <w:right w:val="nil"/>
            </w:tcBorders>
          </w:tcPr>
          <w:p w14:paraId="297D5F34" w14:textId="77777777" w:rsidR="00546BC3" w:rsidRDefault="00546BC3">
            <w:pPr>
              <w:jc w:val="center"/>
              <w:rPr>
                <w:snapToGrid w:val="0"/>
                <w:szCs w:val="21"/>
              </w:rPr>
            </w:pPr>
            <w:r>
              <w:rPr>
                <w:rFonts w:hint="eastAsia"/>
              </w:rPr>
              <w:t>农产品数量</w:t>
            </w:r>
          </w:p>
        </w:tc>
      </w:tr>
      <w:tr w:rsidR="00000000" w14:paraId="1DE65D47" w14:textId="77777777">
        <w:trPr>
          <w:trHeight w:val="374"/>
          <w:jc w:val="center"/>
        </w:trPr>
        <w:tc>
          <w:tcPr>
            <w:tcW w:w="2580" w:type="dxa"/>
            <w:tcBorders>
              <w:top w:val="nil"/>
              <w:left w:val="nil"/>
              <w:bottom w:val="nil"/>
              <w:right w:val="nil"/>
            </w:tcBorders>
          </w:tcPr>
          <w:p w14:paraId="0062FE5C" w14:textId="77777777" w:rsidR="00546BC3" w:rsidRDefault="00546BC3">
            <w:pPr>
              <w:jc w:val="center"/>
              <w:rPr>
                <w:snapToGrid w:val="0"/>
                <w:szCs w:val="21"/>
              </w:rPr>
            </w:pPr>
            <w:r>
              <w:rPr>
                <w:rFonts w:hint="eastAsia"/>
              </w:rPr>
              <w:t>goodsPrice</w:t>
            </w:r>
          </w:p>
        </w:tc>
        <w:tc>
          <w:tcPr>
            <w:tcW w:w="2580" w:type="dxa"/>
            <w:tcBorders>
              <w:top w:val="nil"/>
              <w:left w:val="nil"/>
              <w:bottom w:val="nil"/>
              <w:right w:val="nil"/>
            </w:tcBorders>
          </w:tcPr>
          <w:p w14:paraId="70C4B436" w14:textId="77777777" w:rsidR="00546BC3" w:rsidRDefault="00546BC3">
            <w:pPr>
              <w:jc w:val="center"/>
              <w:rPr>
                <w:snapToGrid w:val="0"/>
                <w:szCs w:val="21"/>
              </w:rPr>
            </w:pPr>
            <w:r>
              <w:rPr>
                <w:rFonts w:hint="eastAsia"/>
              </w:rPr>
              <w:t>double</w:t>
            </w:r>
            <w:r>
              <w:t>(</w:t>
            </w:r>
            <w:r>
              <w:rPr>
                <w:rFonts w:hint="eastAsia"/>
              </w:rPr>
              <w:t>10</w:t>
            </w:r>
            <w:r>
              <w:t>)</w:t>
            </w:r>
          </w:p>
        </w:tc>
        <w:tc>
          <w:tcPr>
            <w:tcW w:w="2580" w:type="dxa"/>
            <w:tcBorders>
              <w:top w:val="nil"/>
              <w:left w:val="nil"/>
              <w:bottom w:val="nil"/>
              <w:right w:val="nil"/>
            </w:tcBorders>
          </w:tcPr>
          <w:p w14:paraId="45425C93" w14:textId="77777777" w:rsidR="00546BC3" w:rsidRDefault="00546BC3">
            <w:pPr>
              <w:jc w:val="center"/>
              <w:rPr>
                <w:snapToGrid w:val="0"/>
                <w:szCs w:val="21"/>
              </w:rPr>
            </w:pPr>
            <w:r>
              <w:rPr>
                <w:rFonts w:hint="eastAsia"/>
              </w:rPr>
              <w:t>农产品价格</w:t>
            </w:r>
          </w:p>
        </w:tc>
      </w:tr>
      <w:tr w:rsidR="00000000" w14:paraId="53A15947" w14:textId="77777777">
        <w:trPr>
          <w:trHeight w:val="374"/>
          <w:jc w:val="center"/>
        </w:trPr>
        <w:tc>
          <w:tcPr>
            <w:tcW w:w="2580" w:type="dxa"/>
            <w:tcBorders>
              <w:top w:val="nil"/>
              <w:bottom w:val="nil"/>
            </w:tcBorders>
          </w:tcPr>
          <w:p w14:paraId="29953985" w14:textId="77777777" w:rsidR="00546BC3" w:rsidRDefault="00546BC3">
            <w:pPr>
              <w:jc w:val="center"/>
              <w:rPr>
                <w:snapToGrid w:val="0"/>
                <w:kern w:val="0"/>
                <w:szCs w:val="21"/>
              </w:rPr>
            </w:pPr>
            <w:r>
              <w:rPr>
                <w:rFonts w:hint="eastAsia"/>
              </w:rPr>
              <w:t>goodsName</w:t>
            </w:r>
          </w:p>
        </w:tc>
        <w:tc>
          <w:tcPr>
            <w:tcW w:w="2580" w:type="dxa"/>
            <w:tcBorders>
              <w:top w:val="nil"/>
              <w:bottom w:val="nil"/>
            </w:tcBorders>
          </w:tcPr>
          <w:p w14:paraId="5CCC7D27" w14:textId="77777777" w:rsidR="00546BC3" w:rsidRDefault="00546BC3">
            <w:pPr>
              <w:jc w:val="center"/>
              <w:rPr>
                <w:snapToGrid w:val="0"/>
                <w:kern w:val="0"/>
                <w:szCs w:val="21"/>
              </w:rPr>
            </w:pPr>
            <w:r>
              <w:t>varchar(255)</w:t>
            </w:r>
          </w:p>
        </w:tc>
        <w:tc>
          <w:tcPr>
            <w:tcW w:w="2580" w:type="dxa"/>
            <w:tcBorders>
              <w:top w:val="nil"/>
              <w:bottom w:val="nil"/>
            </w:tcBorders>
          </w:tcPr>
          <w:p w14:paraId="2BEA3934" w14:textId="77777777" w:rsidR="00546BC3" w:rsidRDefault="00546BC3">
            <w:pPr>
              <w:jc w:val="center"/>
              <w:rPr>
                <w:snapToGrid w:val="0"/>
                <w:kern w:val="0"/>
                <w:szCs w:val="21"/>
              </w:rPr>
            </w:pPr>
            <w:r>
              <w:rPr>
                <w:rFonts w:hint="eastAsia"/>
              </w:rPr>
              <w:t>农产品名称</w:t>
            </w:r>
          </w:p>
        </w:tc>
      </w:tr>
      <w:tr w:rsidR="00000000" w14:paraId="4746A106" w14:textId="77777777">
        <w:trPr>
          <w:trHeight w:val="374"/>
          <w:jc w:val="center"/>
        </w:trPr>
        <w:tc>
          <w:tcPr>
            <w:tcW w:w="2580" w:type="dxa"/>
            <w:tcBorders>
              <w:top w:val="nil"/>
              <w:bottom w:val="single" w:sz="12" w:space="0" w:color="auto"/>
            </w:tcBorders>
          </w:tcPr>
          <w:p w14:paraId="6FEAED61" w14:textId="77777777" w:rsidR="00546BC3" w:rsidRDefault="00546BC3">
            <w:pPr>
              <w:jc w:val="center"/>
            </w:pPr>
            <w:r>
              <w:rPr>
                <w:rFonts w:hint="eastAsia"/>
              </w:rPr>
              <w:t>goodsImg</w:t>
            </w:r>
          </w:p>
        </w:tc>
        <w:tc>
          <w:tcPr>
            <w:tcW w:w="2580" w:type="dxa"/>
            <w:tcBorders>
              <w:top w:val="nil"/>
              <w:bottom w:val="single" w:sz="12" w:space="0" w:color="auto"/>
            </w:tcBorders>
          </w:tcPr>
          <w:p w14:paraId="22A1945B" w14:textId="77777777" w:rsidR="00546BC3" w:rsidRDefault="00546BC3">
            <w:pPr>
              <w:jc w:val="center"/>
            </w:pPr>
            <w:r>
              <w:t>varchar(255)</w:t>
            </w:r>
          </w:p>
        </w:tc>
        <w:tc>
          <w:tcPr>
            <w:tcW w:w="2580" w:type="dxa"/>
            <w:tcBorders>
              <w:top w:val="nil"/>
              <w:bottom w:val="single" w:sz="12" w:space="0" w:color="auto"/>
            </w:tcBorders>
          </w:tcPr>
          <w:p w14:paraId="2BC5331D" w14:textId="77777777" w:rsidR="00546BC3" w:rsidRDefault="00546BC3">
            <w:pPr>
              <w:jc w:val="center"/>
              <w:rPr>
                <w:rFonts w:ascii="宋体" w:hAnsi="宋体"/>
              </w:rPr>
            </w:pPr>
            <w:r>
              <w:rPr>
                <w:rFonts w:hint="eastAsia"/>
              </w:rPr>
              <w:t>农产品图片</w:t>
            </w:r>
          </w:p>
        </w:tc>
      </w:tr>
    </w:tbl>
    <w:p w14:paraId="7B9C3393" w14:textId="77777777" w:rsidR="00546BC3" w:rsidRDefault="00546BC3">
      <w:pPr>
        <w:pStyle w:val="aff6"/>
        <w:spacing w:before="326" w:after="326" w:line="360" w:lineRule="auto"/>
        <w:rPr>
          <w:rFonts w:ascii="Times New Roman" w:hAnsi="Times New Roman"/>
        </w:rPr>
      </w:pPr>
      <w:bookmarkStart w:id="280" w:name="_Toc9131"/>
      <w:bookmarkStart w:id="281" w:name="_Toc134894171"/>
      <w:bookmarkStart w:id="282" w:name="_Toc9209"/>
      <w:r>
        <w:rPr>
          <w:rFonts w:ascii="Times New Roman" w:hAnsi="Times New Roman" w:hint="eastAsia"/>
        </w:rPr>
        <w:t>第</w:t>
      </w:r>
      <w:r>
        <w:rPr>
          <w:rFonts w:ascii="Times New Roman" w:hAnsi="Times New Roman" w:hint="eastAsia"/>
        </w:rPr>
        <w:t>4</w:t>
      </w:r>
      <w:r>
        <w:rPr>
          <w:rFonts w:ascii="Times New Roman" w:hAnsi="Times New Roman"/>
        </w:rPr>
        <w:t>.5</w:t>
      </w:r>
      <w:r>
        <w:rPr>
          <w:rFonts w:ascii="Times New Roman" w:hAnsi="Times New Roman" w:hint="eastAsia"/>
        </w:rPr>
        <w:t>节</w:t>
      </w:r>
      <w:r>
        <w:rPr>
          <w:rFonts w:ascii="Times New Roman" w:hAnsi="Times New Roman" w:hint="eastAsia"/>
        </w:rPr>
        <w:t xml:space="preserve"> </w:t>
      </w:r>
      <w:r>
        <w:rPr>
          <w:rFonts w:ascii="Times New Roman" w:hAnsi="Times New Roman" w:hint="eastAsia"/>
        </w:rPr>
        <w:t>本章小结</w:t>
      </w:r>
      <w:bookmarkEnd w:id="281"/>
      <w:bookmarkEnd w:id="282"/>
      <w:bookmarkEnd w:id="280"/>
    </w:p>
    <w:p w14:paraId="32738AC9" w14:textId="77777777" w:rsidR="00546BC3" w:rsidRDefault="00546BC3">
      <w:pPr>
        <w:pStyle w:val="11"/>
        <w:ind w:firstLine="480"/>
        <w:sectPr w:rsidR="00000000">
          <w:headerReference w:type="even" r:id="rId27"/>
          <w:headerReference w:type="default" r:id="rId28"/>
          <w:footerReference w:type="even" r:id="rId29"/>
          <w:footerReference w:type="default" r:id="rId30"/>
          <w:footnotePr>
            <w:numFmt w:val="decimalEnclosedCircleChinese"/>
            <w:numRestart w:val="eachPage"/>
          </w:footnotePr>
          <w:pgSz w:w="11906" w:h="16838"/>
          <w:pgMar w:top="1871" w:right="1417" w:bottom="1531" w:left="1417" w:header="1474" w:footer="1134" w:gutter="283"/>
          <w:pgNumType w:fmt="numberInDash" w:start="1"/>
          <w:cols w:space="720"/>
          <w:docGrid w:type="lines" w:linePitch="326"/>
        </w:sectPr>
      </w:pPr>
      <w:r>
        <w:rPr>
          <w:rFonts w:hint="eastAsia"/>
          <w:sz w:val="24"/>
          <w:szCs w:val="24"/>
        </w:rPr>
        <w:t>本章主要是系统的详细设计的介绍，包括系统的包图的设计以及数据库设计，是为下一章系统的实现做准备。</w:t>
      </w:r>
    </w:p>
    <w:p w14:paraId="15A00894" w14:textId="77777777" w:rsidR="00546BC3" w:rsidRDefault="00546BC3">
      <w:pPr>
        <w:snapToGrid w:val="0"/>
        <w:spacing w:afterLines="100" w:after="326" w:line="360" w:lineRule="auto"/>
        <w:jc w:val="center"/>
        <w:outlineLvl w:val="0"/>
        <w:rPr>
          <w:b/>
          <w:snapToGrid w:val="0"/>
          <w:color w:val="000000"/>
          <w:sz w:val="30"/>
          <w:szCs w:val="30"/>
          <w:shd w:val="clear" w:color="auto" w:fill="FFFFFF"/>
        </w:rPr>
      </w:pPr>
      <w:bookmarkStart w:id="283" w:name="_Toc32507"/>
      <w:bookmarkStart w:id="284" w:name="_Toc16081"/>
      <w:bookmarkStart w:id="285" w:name="_Toc27146"/>
      <w:bookmarkStart w:id="286" w:name="_Toc31863"/>
      <w:bookmarkStart w:id="287" w:name="_Toc26992"/>
      <w:bookmarkStart w:id="288" w:name="_Toc9629"/>
      <w:bookmarkStart w:id="289" w:name="_Toc25420"/>
      <w:bookmarkStart w:id="290" w:name="_Toc2218"/>
      <w:bookmarkStart w:id="291" w:name="_Toc11652"/>
      <w:bookmarkStart w:id="292" w:name="_Toc13600"/>
      <w:bookmarkEnd w:id="36"/>
      <w:bookmarkEnd w:id="37"/>
      <w:bookmarkEnd w:id="32"/>
      <w:bookmarkEnd w:id="33"/>
      <w:bookmarkEnd w:id="34"/>
      <w:bookmarkEnd w:id="35"/>
      <w:bookmarkEnd w:id="48"/>
      <w:r>
        <w:rPr>
          <w:rFonts w:hint="eastAsia"/>
          <w:b/>
          <w:snapToGrid w:val="0"/>
          <w:color w:val="000000"/>
          <w:sz w:val="30"/>
          <w:szCs w:val="30"/>
          <w:shd w:val="clear" w:color="auto" w:fill="FFFFFF"/>
        </w:rPr>
        <w:t>第</w:t>
      </w:r>
      <w:r>
        <w:rPr>
          <w:rFonts w:hint="eastAsia"/>
          <w:b/>
          <w:snapToGrid w:val="0"/>
          <w:color w:val="000000"/>
          <w:sz w:val="30"/>
          <w:szCs w:val="30"/>
          <w:shd w:val="clear" w:color="auto" w:fill="FFFFFF"/>
        </w:rPr>
        <w:t>5</w:t>
      </w:r>
      <w:r>
        <w:rPr>
          <w:rFonts w:hint="eastAsia"/>
          <w:b/>
          <w:snapToGrid w:val="0"/>
          <w:color w:val="000000"/>
          <w:sz w:val="30"/>
          <w:szCs w:val="30"/>
          <w:shd w:val="clear" w:color="auto" w:fill="FFFFFF"/>
        </w:rPr>
        <w:t>章</w:t>
      </w:r>
      <w:r>
        <w:rPr>
          <w:rFonts w:hint="eastAsia"/>
          <w:b/>
          <w:snapToGrid w:val="0"/>
          <w:color w:val="000000"/>
          <w:sz w:val="30"/>
          <w:szCs w:val="30"/>
          <w:shd w:val="clear" w:color="auto" w:fill="FFFFFF"/>
        </w:rPr>
        <w:t xml:space="preserve"> </w:t>
      </w:r>
      <w:bookmarkEnd w:id="283"/>
      <w:bookmarkEnd w:id="284"/>
      <w:r>
        <w:rPr>
          <w:rFonts w:hint="eastAsia"/>
          <w:b/>
          <w:snapToGrid w:val="0"/>
          <w:color w:val="000000"/>
          <w:sz w:val="30"/>
          <w:szCs w:val="30"/>
          <w:shd w:val="clear" w:color="auto" w:fill="FFFFFF"/>
        </w:rPr>
        <w:t>系统实现</w:t>
      </w:r>
      <w:bookmarkEnd w:id="285"/>
      <w:bookmarkEnd w:id="286"/>
    </w:p>
    <w:p w14:paraId="3775DB26" w14:textId="77777777" w:rsidR="00546BC3" w:rsidRDefault="00546BC3">
      <w:pPr>
        <w:pStyle w:val="aff6"/>
        <w:spacing w:beforeLines="0" w:before="0" w:after="326" w:line="360" w:lineRule="auto"/>
        <w:rPr>
          <w:rFonts w:ascii="Times New Roman" w:hAnsi="Times New Roman"/>
        </w:rPr>
      </w:pPr>
      <w:bookmarkStart w:id="293" w:name="_Toc31164"/>
      <w:bookmarkStart w:id="294" w:name="_Toc133521450"/>
      <w:bookmarkStart w:id="295" w:name="_Toc20690"/>
      <w:bookmarkStart w:id="296" w:name="_Toc133422798"/>
      <w:bookmarkStart w:id="297" w:name="_Toc132559251"/>
      <w:bookmarkStart w:id="298" w:name="_Toc133521819"/>
      <w:bookmarkStart w:id="299" w:name="_Toc134894173"/>
      <w:r>
        <w:rPr>
          <w:rFonts w:ascii="Times New Roman" w:hAnsi="Times New Roman" w:hint="eastAsia"/>
        </w:rPr>
        <w:t>第</w:t>
      </w:r>
      <w:r>
        <w:rPr>
          <w:rFonts w:ascii="Times New Roman" w:hAnsi="Times New Roman" w:hint="eastAsia"/>
        </w:rPr>
        <w:t>5</w:t>
      </w:r>
      <w:r>
        <w:rPr>
          <w:rFonts w:ascii="Times New Roman" w:hAnsi="Times New Roman"/>
        </w:rPr>
        <w:t>.1</w:t>
      </w:r>
      <w:r>
        <w:rPr>
          <w:rFonts w:ascii="Times New Roman" w:hAnsi="Times New Roman" w:hint="eastAsia"/>
        </w:rPr>
        <w:t>节</w:t>
      </w:r>
      <w:r>
        <w:rPr>
          <w:rFonts w:ascii="Times New Roman" w:hAnsi="Times New Roman" w:hint="eastAsia"/>
        </w:rPr>
        <w:t xml:space="preserve"> </w:t>
      </w:r>
      <w:r>
        <w:rPr>
          <w:rFonts w:ascii="Times New Roman" w:hAnsi="Times New Roman" w:hint="eastAsia"/>
        </w:rPr>
        <w:t>项目系统层次设计</w:t>
      </w:r>
      <w:bookmarkEnd w:id="293"/>
      <w:bookmarkEnd w:id="294"/>
      <w:bookmarkEnd w:id="295"/>
      <w:bookmarkEnd w:id="296"/>
      <w:bookmarkEnd w:id="297"/>
      <w:bookmarkEnd w:id="298"/>
      <w:bookmarkEnd w:id="299"/>
    </w:p>
    <w:p w14:paraId="3F652249" w14:textId="77777777" w:rsidR="00546BC3" w:rsidRDefault="00546BC3">
      <w:pPr>
        <w:spacing w:line="360" w:lineRule="auto"/>
        <w:ind w:firstLineChars="200" w:firstLine="480"/>
        <w:rPr>
          <w:sz w:val="24"/>
        </w:rPr>
      </w:pPr>
      <w:r>
        <w:rPr>
          <w:rFonts w:hint="eastAsia"/>
          <w:sz w:val="24"/>
        </w:rPr>
        <w:t>助农东西山微信小程序的项目层次结构如图</w:t>
      </w:r>
      <w:r>
        <w:rPr>
          <w:rFonts w:hint="eastAsia"/>
          <w:sz w:val="24"/>
        </w:rPr>
        <w:t>5-1</w:t>
      </w:r>
      <w:r>
        <w:rPr>
          <w:rFonts w:hint="eastAsia"/>
          <w:sz w:val="24"/>
        </w:rPr>
        <w:t>所示。</w:t>
      </w:r>
    </w:p>
    <w:p w14:paraId="25E1306D" w14:textId="77777777" w:rsidR="00546BC3" w:rsidRDefault="00ED03C1">
      <w:pPr>
        <w:jc w:val="center"/>
      </w:pPr>
      <w:r>
        <w:rPr>
          <w:noProof/>
        </w:rPr>
        <w:drawing>
          <wp:inline distT="0" distB="0" distL="0" distR="0" wp14:anchorId="75FE9350" wp14:editId="42664A1D">
            <wp:extent cx="1446530" cy="4244975"/>
            <wp:effectExtent l="0" t="0" r="0" b="0"/>
            <wp:docPr id="7"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446530" cy="4244975"/>
                    </a:xfrm>
                    <a:prstGeom prst="rect">
                      <a:avLst/>
                    </a:prstGeom>
                    <a:noFill/>
                    <a:ln>
                      <a:noFill/>
                    </a:ln>
                  </pic:spPr>
                </pic:pic>
              </a:graphicData>
            </a:graphic>
          </wp:inline>
        </w:drawing>
      </w:r>
    </w:p>
    <w:p w14:paraId="4B0B7A46" w14:textId="77777777" w:rsidR="00546BC3" w:rsidRDefault="00546BC3">
      <w:pPr>
        <w:spacing w:afterLines="50" w:after="163" w:line="440" w:lineRule="exact"/>
        <w:jc w:val="center"/>
      </w:pPr>
      <w:r>
        <w:rPr>
          <w:rFonts w:ascii="宋体" w:hAnsi="宋体" w:cs="宋体" w:hint="eastAsia"/>
          <w:szCs w:val="21"/>
          <w:lang w:eastAsia="zh-Hans"/>
        </w:rPr>
        <w:t>图</w:t>
      </w:r>
      <w:r>
        <w:rPr>
          <w:rFonts w:ascii="宋体" w:hAnsi="宋体" w:cs="宋体" w:hint="eastAsia"/>
          <w:szCs w:val="21"/>
          <w:lang w:eastAsia="zh-Hans"/>
        </w:rPr>
        <w:t xml:space="preserve">5-1 </w:t>
      </w:r>
      <w:r>
        <w:rPr>
          <w:rFonts w:ascii="宋体" w:hAnsi="宋体" w:cs="宋体" w:hint="eastAsia"/>
          <w:szCs w:val="21"/>
          <w:lang w:eastAsia="zh-Hans"/>
        </w:rPr>
        <w:t>项目层次</w:t>
      </w:r>
    </w:p>
    <w:p w14:paraId="125E9D82" w14:textId="77777777" w:rsidR="00546BC3" w:rsidRDefault="00546BC3">
      <w:pPr>
        <w:pStyle w:val="aff6"/>
        <w:spacing w:before="326" w:after="326" w:line="360" w:lineRule="auto"/>
        <w:rPr>
          <w:rFonts w:ascii="Times New Roman" w:hAnsi="Times New Roman"/>
        </w:rPr>
      </w:pPr>
      <w:bookmarkStart w:id="300" w:name="_Toc132559253"/>
      <w:bookmarkStart w:id="301" w:name="_Toc27815"/>
      <w:bookmarkStart w:id="302" w:name="_Toc133521451"/>
      <w:bookmarkStart w:id="303" w:name="_Toc133521820"/>
      <w:bookmarkStart w:id="304" w:name="_Toc25392"/>
      <w:bookmarkStart w:id="305" w:name="_Toc134894174"/>
      <w:bookmarkStart w:id="306" w:name="_Toc133422800"/>
      <w:r>
        <w:rPr>
          <w:rFonts w:ascii="Times New Roman" w:hAnsi="Times New Roman" w:hint="eastAsia"/>
        </w:rPr>
        <w:t>第</w:t>
      </w:r>
      <w:r>
        <w:rPr>
          <w:rFonts w:ascii="Times New Roman" w:hAnsi="Times New Roman"/>
        </w:rPr>
        <w:t>5</w:t>
      </w:r>
      <w:r>
        <w:rPr>
          <w:rFonts w:ascii="Times New Roman" w:hAnsi="Times New Roman" w:hint="eastAsia"/>
        </w:rPr>
        <w:t>.</w:t>
      </w:r>
      <w:r>
        <w:rPr>
          <w:rFonts w:ascii="Times New Roman" w:hAnsi="Times New Roman"/>
        </w:rPr>
        <w:t>2</w:t>
      </w:r>
      <w:r>
        <w:rPr>
          <w:rFonts w:ascii="Times New Roman" w:hAnsi="Times New Roman" w:hint="eastAsia"/>
        </w:rPr>
        <w:t>节</w:t>
      </w:r>
      <w:r>
        <w:rPr>
          <w:rFonts w:ascii="Times New Roman" w:hAnsi="Times New Roman" w:hint="eastAsia"/>
        </w:rPr>
        <w:t xml:space="preserve"> </w:t>
      </w:r>
      <w:r>
        <w:rPr>
          <w:rFonts w:ascii="Times New Roman" w:hAnsi="Times New Roman" w:hint="eastAsia"/>
        </w:rPr>
        <w:t>系统核心</w:t>
      </w:r>
      <w:bookmarkEnd w:id="300"/>
      <w:r>
        <w:rPr>
          <w:rFonts w:ascii="Times New Roman" w:hAnsi="Times New Roman" w:hint="eastAsia"/>
        </w:rPr>
        <w:t>功能实现</w:t>
      </w:r>
      <w:bookmarkEnd w:id="301"/>
      <w:bookmarkEnd w:id="306"/>
      <w:bookmarkEnd w:id="302"/>
      <w:bookmarkEnd w:id="303"/>
      <w:bookmarkEnd w:id="304"/>
      <w:bookmarkEnd w:id="305"/>
    </w:p>
    <w:p w14:paraId="52CD420B" w14:textId="77777777" w:rsidR="00546BC3" w:rsidRDefault="00546BC3">
      <w:pPr>
        <w:snapToGrid w:val="0"/>
        <w:spacing w:beforeLines="100" w:before="326" w:afterLines="100" w:after="326" w:line="360" w:lineRule="auto"/>
        <w:outlineLvl w:val="2"/>
        <w:rPr>
          <w:b/>
          <w:snapToGrid w:val="0"/>
          <w:sz w:val="24"/>
          <w:shd w:val="clear" w:color="auto" w:fill="FFFFFF"/>
        </w:rPr>
      </w:pPr>
      <w:bookmarkStart w:id="307" w:name="_Toc133422802"/>
      <w:bookmarkStart w:id="308" w:name="_Toc17143"/>
      <w:bookmarkStart w:id="309" w:name="_Toc132559255"/>
      <w:bookmarkStart w:id="310" w:name="_Toc133521822"/>
      <w:bookmarkStart w:id="311" w:name="_Toc3732"/>
      <w:bookmarkStart w:id="312" w:name="_Toc133521453"/>
      <w:bookmarkStart w:id="313" w:name="_Toc134894176"/>
      <w:r>
        <w:rPr>
          <w:rFonts w:hint="eastAsia"/>
          <w:b/>
          <w:snapToGrid w:val="0"/>
          <w:sz w:val="24"/>
          <w:shd w:val="clear" w:color="auto" w:fill="FFFFFF"/>
        </w:rPr>
        <w:t xml:space="preserve">5.2.1 </w:t>
      </w:r>
      <w:r>
        <w:rPr>
          <w:rFonts w:hint="eastAsia"/>
          <w:b/>
          <w:snapToGrid w:val="0"/>
          <w:sz w:val="24"/>
          <w:shd w:val="clear" w:color="auto" w:fill="FFFFFF"/>
        </w:rPr>
        <w:t>农产品购买模块</w:t>
      </w:r>
      <w:bookmarkEnd w:id="313"/>
      <w:bookmarkEnd w:id="307"/>
      <w:bookmarkEnd w:id="308"/>
      <w:bookmarkEnd w:id="309"/>
      <w:bookmarkEnd w:id="310"/>
      <w:bookmarkEnd w:id="311"/>
      <w:bookmarkEnd w:id="312"/>
    </w:p>
    <w:p w14:paraId="276B7438" w14:textId="77777777" w:rsidR="00546BC3" w:rsidRDefault="00546BC3">
      <w:pPr>
        <w:pStyle w:val="aff7"/>
        <w:spacing w:beforeLines="0" w:before="0" w:afterLines="0" w:after="0" w:line="360" w:lineRule="auto"/>
        <w:ind w:firstLineChars="200" w:firstLine="480"/>
        <w:outlineLvl w:val="9"/>
        <w:rPr>
          <w:rFonts w:ascii="Times New Roman" w:hAnsi="Times New Roman"/>
          <w:b w:val="0"/>
          <w:sz w:val="24"/>
          <w:szCs w:val="24"/>
        </w:rPr>
      </w:pPr>
      <w:bookmarkStart w:id="314" w:name="_Toc22191"/>
      <w:bookmarkStart w:id="315" w:name="_Toc3348"/>
      <w:bookmarkStart w:id="316" w:name="_Toc20334"/>
      <w:r>
        <w:rPr>
          <w:rFonts w:ascii="Times New Roman" w:hAnsi="Times New Roman" w:hint="eastAsia"/>
          <w:b w:val="0"/>
          <w:sz w:val="24"/>
          <w:szCs w:val="24"/>
        </w:rPr>
        <w:t>用户通过农产品展示功能选择心仪的商品，加入购物车后轻松管理数量及操作，最终确认购买并生成订单。订单管理功能使用户随时查看和管理订单状态。</w:t>
      </w:r>
      <w:bookmarkEnd w:id="314"/>
      <w:bookmarkEnd w:id="315"/>
      <w:bookmarkEnd w:id="316"/>
    </w:p>
    <w:p w14:paraId="6056421D" w14:textId="77777777" w:rsidR="00546BC3" w:rsidRDefault="00546BC3">
      <w:pPr>
        <w:pStyle w:val="aff7"/>
        <w:numPr>
          <w:ilvl w:val="0"/>
          <w:numId w:val="5"/>
        </w:numPr>
        <w:spacing w:beforeLines="0" w:before="0" w:afterLines="0" w:after="0" w:line="360" w:lineRule="auto"/>
        <w:ind w:firstLineChars="200" w:firstLine="480"/>
        <w:jc w:val="left"/>
        <w:outlineLvl w:val="9"/>
        <w:rPr>
          <w:rFonts w:ascii="Times New Roman" w:hAnsi="Times New Roman"/>
          <w:b w:val="0"/>
          <w:szCs w:val="24"/>
        </w:rPr>
      </w:pPr>
      <w:bookmarkStart w:id="317" w:name="_Toc28221"/>
      <w:bookmarkStart w:id="318" w:name="_Toc5460"/>
      <w:bookmarkStart w:id="319" w:name="_Toc23268"/>
      <w:r>
        <w:rPr>
          <w:rFonts w:ascii="Times New Roman" w:hAnsi="Times New Roman" w:hint="eastAsia"/>
          <w:b w:val="0"/>
          <w:sz w:val="24"/>
          <w:szCs w:val="24"/>
        </w:rPr>
        <w:t>用户在农产品商城页面浏览选择商品，顶部展示不同农产品分类，用户可点击所需分类快速选购。农产品展示效果如图</w:t>
      </w:r>
      <w:r>
        <w:rPr>
          <w:rFonts w:ascii="Times New Roman" w:hAnsi="Times New Roman" w:hint="eastAsia"/>
          <w:b w:val="0"/>
          <w:sz w:val="24"/>
          <w:szCs w:val="24"/>
        </w:rPr>
        <w:t>5-2</w:t>
      </w:r>
      <w:r>
        <w:rPr>
          <w:rFonts w:ascii="Times New Roman" w:hAnsi="Times New Roman" w:hint="eastAsia"/>
          <w:b w:val="0"/>
          <w:sz w:val="24"/>
          <w:szCs w:val="24"/>
        </w:rPr>
        <w:t>所示。</w:t>
      </w:r>
      <w:bookmarkEnd w:id="317"/>
      <w:bookmarkEnd w:id="318"/>
    </w:p>
    <w:p w14:paraId="68332E18" w14:textId="77777777" w:rsidR="00546BC3" w:rsidRDefault="00ED03C1">
      <w:pPr>
        <w:pStyle w:val="aff7"/>
        <w:spacing w:beforeLines="0" w:before="0" w:afterLines="50" w:after="163" w:line="240" w:lineRule="auto"/>
        <w:jc w:val="center"/>
        <w:outlineLvl w:val="9"/>
        <w:rPr>
          <w:rFonts w:ascii="Times New Roman" w:hAnsi="Times New Roman"/>
          <w:b w:val="0"/>
          <w:szCs w:val="24"/>
        </w:rPr>
      </w:pPr>
      <w:bookmarkStart w:id="320" w:name="_Toc30127"/>
      <w:bookmarkStart w:id="321" w:name="_Toc23587"/>
      <w:bookmarkEnd w:id="319"/>
      <w:r>
        <w:rPr>
          <w:rFonts w:ascii="Times New Roman" w:hAnsi="Times New Roman" w:hint="eastAsia"/>
          <w:b w:val="0"/>
          <w:noProof/>
          <w:szCs w:val="24"/>
        </w:rPr>
        <w:drawing>
          <wp:inline distT="0" distB="0" distL="0" distR="0" wp14:anchorId="69362382" wp14:editId="20C67119">
            <wp:extent cx="1603375" cy="2879090"/>
            <wp:effectExtent l="0" t="0" r="0" b="0"/>
            <wp:docPr id="8" name="图片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5"/>
                    <pic:cNvPicPr>
                      <a:picLocks/>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603375" cy="2879090"/>
                    </a:xfrm>
                    <a:prstGeom prst="rect">
                      <a:avLst/>
                    </a:prstGeom>
                    <a:noFill/>
                    <a:ln>
                      <a:noFill/>
                    </a:ln>
                  </pic:spPr>
                </pic:pic>
              </a:graphicData>
            </a:graphic>
          </wp:inline>
        </w:drawing>
      </w:r>
      <w:bookmarkEnd w:id="320"/>
      <w:bookmarkEnd w:id="321"/>
    </w:p>
    <w:p w14:paraId="0E7C4D93" w14:textId="77777777" w:rsidR="00546BC3" w:rsidRDefault="00546BC3">
      <w:pPr>
        <w:pStyle w:val="11"/>
        <w:widowControl/>
        <w:ind w:firstLineChars="0" w:firstLine="0"/>
        <w:jc w:val="center"/>
        <w:rPr>
          <w:kern w:val="0"/>
          <w:szCs w:val="21"/>
        </w:rPr>
      </w:pPr>
      <w:r>
        <w:rPr>
          <w:rFonts w:ascii="宋体" w:hAnsi="宋体" w:hint="eastAsia"/>
          <w:szCs w:val="21"/>
        </w:rPr>
        <w:t>图</w:t>
      </w:r>
      <w:r>
        <w:rPr>
          <w:rFonts w:ascii="宋体" w:hAnsi="宋体" w:hint="eastAsia"/>
          <w:szCs w:val="21"/>
        </w:rPr>
        <w:t xml:space="preserve">5-2 </w:t>
      </w:r>
      <w:r>
        <w:rPr>
          <w:rFonts w:ascii="宋体" w:hAnsi="宋体" w:hint="eastAsia"/>
          <w:szCs w:val="21"/>
        </w:rPr>
        <w:t>农产品展示效果图</w:t>
      </w:r>
    </w:p>
    <w:p w14:paraId="51B8C7BC" w14:textId="77777777" w:rsidR="00546BC3" w:rsidRDefault="00546BC3">
      <w:pPr>
        <w:pStyle w:val="aff7"/>
        <w:spacing w:beforeLines="0" w:before="0" w:afterLines="0" w:after="0" w:line="360" w:lineRule="auto"/>
        <w:ind w:firstLineChars="200" w:firstLine="480"/>
        <w:outlineLvl w:val="9"/>
      </w:pPr>
      <w:bookmarkStart w:id="322" w:name="_Toc17961"/>
      <w:bookmarkStart w:id="323" w:name="_Toc10112"/>
      <w:bookmarkStart w:id="324" w:name="_Toc8877"/>
      <w:r>
        <w:rPr>
          <w:rFonts w:ascii="Times New Roman" w:hAnsi="Times New Roman" w:hint="eastAsia"/>
          <w:b w:val="0"/>
          <w:sz w:val="24"/>
          <w:szCs w:val="24"/>
        </w:rPr>
        <w:t>点击菜单项后，函数提取索引值</w:t>
      </w:r>
      <w:r>
        <w:rPr>
          <w:rFonts w:ascii="Times New Roman" w:hAnsi="Times New Roman" w:hint="eastAsia"/>
          <w:b w:val="0"/>
          <w:sz w:val="24"/>
          <w:szCs w:val="24"/>
        </w:rPr>
        <w:t>index</w:t>
      </w:r>
      <w:r>
        <w:rPr>
          <w:rFonts w:ascii="Times New Roman" w:hAnsi="Times New Roman" w:hint="eastAsia"/>
          <w:b w:val="0"/>
          <w:sz w:val="24"/>
          <w:szCs w:val="24"/>
        </w:rPr>
        <w:t>，从</w:t>
      </w:r>
      <w:r>
        <w:rPr>
          <w:rFonts w:ascii="Times New Roman" w:hAnsi="Times New Roman" w:hint="eastAsia"/>
          <w:b w:val="0"/>
          <w:sz w:val="24"/>
          <w:szCs w:val="24"/>
        </w:rPr>
        <w:t>Cates</w:t>
      </w:r>
      <w:r>
        <w:rPr>
          <w:rFonts w:ascii="Times New Roman" w:hAnsi="Times New Roman" w:hint="eastAsia"/>
          <w:b w:val="0"/>
          <w:sz w:val="24"/>
          <w:szCs w:val="24"/>
        </w:rPr>
        <w:t>数组或对象中取出对应的</w:t>
      </w:r>
      <w:r>
        <w:rPr>
          <w:rFonts w:ascii="Times New Roman" w:hAnsi="Times New Roman" w:hint="eastAsia"/>
          <w:b w:val="0"/>
          <w:sz w:val="24"/>
          <w:szCs w:val="24"/>
        </w:rPr>
        <w:t>shopInfoList</w:t>
      </w:r>
      <w:r>
        <w:rPr>
          <w:rFonts w:ascii="Times New Roman" w:hAnsi="Times New Roman" w:hint="eastAsia"/>
          <w:b w:val="0"/>
          <w:sz w:val="24"/>
          <w:szCs w:val="24"/>
        </w:rPr>
        <w:t>，然后通过</w:t>
      </w:r>
      <w:r>
        <w:rPr>
          <w:rFonts w:ascii="Times New Roman" w:hAnsi="Times New Roman" w:hint="eastAsia"/>
          <w:b w:val="0"/>
          <w:sz w:val="24"/>
          <w:szCs w:val="24"/>
        </w:rPr>
        <w:t>setData</w:t>
      </w:r>
      <w:r>
        <w:rPr>
          <w:rFonts w:ascii="Times New Roman" w:hAnsi="Times New Roman" w:hint="eastAsia"/>
          <w:b w:val="0"/>
          <w:sz w:val="24"/>
          <w:szCs w:val="24"/>
        </w:rPr>
        <w:t>方法更新页面数据，将</w:t>
      </w:r>
      <w:r>
        <w:rPr>
          <w:rFonts w:ascii="Times New Roman" w:hAnsi="Times New Roman" w:hint="eastAsia"/>
          <w:b w:val="0"/>
          <w:sz w:val="24"/>
          <w:szCs w:val="24"/>
        </w:rPr>
        <w:t>currentIndex</w:t>
      </w:r>
      <w:r>
        <w:rPr>
          <w:rFonts w:ascii="Times New Roman" w:hAnsi="Times New Roman" w:hint="eastAsia"/>
          <w:b w:val="0"/>
          <w:sz w:val="24"/>
          <w:szCs w:val="24"/>
        </w:rPr>
        <w:t>设置为菜单项的索引，</w:t>
      </w:r>
      <w:r>
        <w:rPr>
          <w:rFonts w:ascii="Times New Roman" w:hAnsi="Times New Roman" w:hint="eastAsia"/>
          <w:b w:val="0"/>
          <w:sz w:val="24"/>
          <w:szCs w:val="24"/>
        </w:rPr>
        <w:t>shopContentList</w:t>
      </w:r>
      <w:r>
        <w:rPr>
          <w:rFonts w:ascii="Times New Roman" w:hAnsi="Times New Roman" w:hint="eastAsia"/>
          <w:b w:val="0"/>
          <w:sz w:val="24"/>
          <w:szCs w:val="24"/>
        </w:rPr>
        <w:t>更新为新的信息列表，触发视图层重新渲染，显示用户选择的内容。商城分类功能页面实现代码如图</w:t>
      </w:r>
      <w:r>
        <w:rPr>
          <w:rFonts w:ascii="Times New Roman" w:hAnsi="Times New Roman" w:hint="eastAsia"/>
          <w:b w:val="0"/>
          <w:sz w:val="24"/>
          <w:szCs w:val="24"/>
        </w:rPr>
        <w:t>5-3</w:t>
      </w:r>
      <w:r>
        <w:rPr>
          <w:rFonts w:ascii="Times New Roman" w:hAnsi="Times New Roman" w:hint="eastAsia"/>
          <w:b w:val="0"/>
          <w:sz w:val="24"/>
          <w:szCs w:val="24"/>
        </w:rPr>
        <w:t>所示。</w:t>
      </w:r>
      <w:bookmarkEnd w:id="324"/>
      <w:bookmarkEnd w:id="322"/>
      <w:bookmarkEnd w:id="323"/>
      <w:commentRangeStart w:id="325"/>
      <w:commentRangeEnd w:id="325"/>
      <w:r>
        <w:commentReference w:id="326"/>
      </w:r>
    </w:p>
    <w:p w14:paraId="38D34E24" w14:textId="77777777" w:rsidR="00546BC3" w:rsidRDefault="00ED03C1">
      <w:pPr>
        <w:pStyle w:val="aff7"/>
        <w:spacing w:beforeLines="0" w:before="0" w:afterLines="0" w:after="0" w:line="360" w:lineRule="auto"/>
        <w:ind w:firstLineChars="200" w:firstLine="482"/>
        <w:outlineLvl w:val="9"/>
      </w:pPr>
      <w:r>
        <w:rPr>
          <w:noProof/>
          <w:sz w:val="24"/>
          <w:szCs w:val="24"/>
        </w:rPr>
        <mc:AlternateContent>
          <mc:Choice Requires="wps">
            <w:drawing>
              <wp:inline distT="0" distB="0" distL="0" distR="0" wp14:anchorId="7584FA29" wp14:editId="097DEA70">
                <wp:extent cx="5168900" cy="1555750"/>
                <wp:effectExtent l="0" t="0" r="0" b="6350"/>
                <wp:docPr id="968238371" name="文本框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68900" cy="1555750"/>
                        </a:xfrm>
                        <a:prstGeom prst="rect">
                          <a:avLst/>
                        </a:prstGeom>
                        <a:solidFill>
                          <a:srgbClr val="D9D9D9">
                            <a:lumMod val="85000"/>
                          </a:srgbClr>
                        </a:solidFill>
                        <a:ln w="6350">
                          <a:solidFill>
                            <a:prstClr val="black"/>
                          </a:solidFill>
                        </a:ln>
                      </wps:spPr>
                      <wps:txbx>
                        <w:txbxContent>
                          <w:p w14:paraId="688FAC08" w14:textId="77777777" w:rsidR="00546BC3" w:rsidRDefault="00546BC3">
                            <w:pPr>
                              <w:jc w:val="left"/>
                            </w:pPr>
                            <w:r>
                              <w:rPr>
                                <w:rFonts w:hint="eastAsia"/>
                              </w:rPr>
                              <w:t xml:space="preserve">    handleMenuItemChange(e){</w:t>
                            </w:r>
                          </w:p>
                          <w:p w14:paraId="6AC7A4D7" w14:textId="77777777" w:rsidR="00546BC3" w:rsidRDefault="00546BC3">
                            <w:pPr>
                              <w:jc w:val="left"/>
                            </w:pPr>
                            <w:r>
                              <w:rPr>
                                <w:rFonts w:hint="eastAsia"/>
                              </w:rPr>
                              <w:t xml:space="preserve">      const {index} = e.currentTarget.dataset;</w:t>
                            </w:r>
                          </w:p>
                          <w:p w14:paraId="080BC891" w14:textId="77777777" w:rsidR="00546BC3" w:rsidRDefault="00546BC3">
                            <w:pPr>
                              <w:jc w:val="left"/>
                            </w:pPr>
                            <w:r>
                              <w:rPr>
                                <w:rFonts w:hint="eastAsia"/>
                              </w:rPr>
                              <w:t xml:space="preserve">      let shopContentList = this.Cates[index].shopInfoList</w:t>
                            </w:r>
                          </w:p>
                          <w:p w14:paraId="471A0AEA" w14:textId="77777777" w:rsidR="00546BC3" w:rsidRDefault="00546BC3">
                            <w:pPr>
                              <w:jc w:val="left"/>
                            </w:pPr>
                            <w:r>
                              <w:rPr>
                                <w:rFonts w:hint="eastAsia"/>
                              </w:rPr>
                              <w:t xml:space="preserve">      console.log("shopContentList",shopContentList)</w:t>
                            </w:r>
                          </w:p>
                          <w:p w14:paraId="4D217B3D" w14:textId="77777777" w:rsidR="00546BC3" w:rsidRDefault="00546BC3">
                            <w:pPr>
                              <w:jc w:val="left"/>
                            </w:pPr>
                            <w:r>
                              <w:rPr>
                                <w:rFonts w:hint="eastAsia"/>
                              </w:rPr>
                              <w:t xml:space="preserve">      this.setData({</w:t>
                            </w:r>
                          </w:p>
                          <w:p w14:paraId="1881B0E6" w14:textId="77777777" w:rsidR="00546BC3" w:rsidRDefault="00546BC3">
                            <w:pPr>
                              <w:jc w:val="left"/>
                            </w:pPr>
                            <w:r>
                              <w:rPr>
                                <w:rFonts w:hint="eastAsia"/>
                              </w:rPr>
                              <w:t xml:space="preserve">        currentIndex:index,</w:t>
                            </w:r>
                          </w:p>
                          <w:p w14:paraId="426C23F2" w14:textId="77777777" w:rsidR="00546BC3" w:rsidRDefault="00546BC3">
                            <w:pPr>
                              <w:jc w:val="left"/>
                            </w:pPr>
                            <w:r>
                              <w:rPr>
                                <w:rFonts w:hint="eastAsia"/>
                              </w:rPr>
                              <w:t xml:space="preserve">        shopContentList})},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type w14:anchorId="7584FA29" id="_x0000_t202" coordsize="21600,21600" o:spt="202" path="m,l,21600r21600,l21600,xe">
                <v:stroke joinstyle="miter"/>
                <v:path gradientshapeok="t" o:connecttype="rect"/>
              </v:shapetype>
              <v:shape id="文本框 30" o:spid="_x0000_s1026" type="#_x0000_t202" style="width:407pt;height:122.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" fillcolor="#b8b8b8" strokeweight=".5pt">
                <v:path arrowok="t"/>
                <v:textbox>
                  <w:txbxContent>
                    <w:p w14:paraId="688FAC08" w14:textId="77777777" w:rsidR="00546BC3" w:rsidRDefault="00546BC3">
                      <w:pPr>
                        <w:jc w:val="left"/>
                      </w:pPr>
                      <w:r>
                        <w:rPr>
                          <w:rFonts w:hint="eastAsia"/>
                        </w:rPr>
                        <w:t xml:space="preserve">    handleMenuItemChange(e){</w:t>
                      </w:r>
                    </w:p>
                    <w:p w14:paraId="6AC7A4D7" w14:textId="77777777" w:rsidR="00546BC3" w:rsidRDefault="00546BC3">
                      <w:pPr>
                        <w:jc w:val="left"/>
                      </w:pPr>
                      <w:r>
                        <w:rPr>
                          <w:rFonts w:hint="eastAsia"/>
                        </w:rPr>
                        <w:t xml:space="preserve">      const {index} = e.currentTarget.dataset;</w:t>
                      </w:r>
                    </w:p>
                    <w:p w14:paraId="080BC891" w14:textId="77777777" w:rsidR="00546BC3" w:rsidRDefault="00546BC3">
                      <w:pPr>
                        <w:jc w:val="left"/>
                      </w:pPr>
                      <w:r>
                        <w:rPr>
                          <w:rFonts w:hint="eastAsia"/>
                        </w:rPr>
                        <w:t xml:space="preserve">      let shopContentList = this.Cates[index].shopInfoList</w:t>
                      </w:r>
                    </w:p>
                    <w:p w14:paraId="471A0AEA" w14:textId="77777777" w:rsidR="00546BC3" w:rsidRDefault="00546BC3">
                      <w:pPr>
                        <w:jc w:val="left"/>
                      </w:pPr>
                      <w:r>
                        <w:rPr>
                          <w:rFonts w:hint="eastAsia"/>
                        </w:rPr>
                        <w:t xml:space="preserve">      console.log("shopContentList",shopContentList)</w:t>
                      </w:r>
                    </w:p>
                    <w:p w14:paraId="4D217B3D" w14:textId="77777777" w:rsidR="00546BC3" w:rsidRDefault="00546BC3">
                      <w:pPr>
                        <w:jc w:val="left"/>
                      </w:pPr>
                      <w:r>
                        <w:rPr>
                          <w:rFonts w:hint="eastAsia"/>
                        </w:rPr>
                        <w:t xml:space="preserve">      this.setData({</w:t>
                      </w:r>
                    </w:p>
                    <w:p w14:paraId="1881B0E6" w14:textId="77777777" w:rsidR="00546BC3" w:rsidRDefault="00546BC3">
                      <w:pPr>
                        <w:jc w:val="left"/>
                      </w:pPr>
                      <w:r>
                        <w:rPr>
                          <w:rFonts w:hint="eastAsia"/>
                        </w:rPr>
                        <w:t xml:space="preserve">        currentIndex:index,</w:t>
                      </w:r>
                    </w:p>
                    <w:p w14:paraId="426C23F2" w14:textId="77777777" w:rsidR="00546BC3" w:rsidRDefault="00546BC3">
                      <w:pPr>
                        <w:jc w:val="left"/>
                      </w:pPr>
                      <w:r>
                        <w:rPr>
                          <w:rFonts w:hint="eastAsia"/>
                        </w:rPr>
                        <w:t xml:space="preserve">        shopContentList})},</w:t>
                      </w:r>
                    </w:p>
                  </w:txbxContent>
                </v:textbox>
                <w10:anchorlock/>
              </v:shape>
            </w:pict>
          </mc:Fallback>
        </mc:AlternateContent>
      </w:r>
    </w:p>
    <w:p w14:paraId="1D698290" w14:textId="77777777" w:rsidR="00546BC3" w:rsidRDefault="00546BC3">
      <w:pPr>
        <w:pStyle w:val="aff7"/>
        <w:spacing w:beforeLines="0" w:before="0" w:afterLines="0" w:after="0" w:line="360" w:lineRule="auto"/>
        <w:jc w:val="center"/>
        <w:outlineLvl w:val="9"/>
        <w:rPr>
          <w:rFonts w:cs="宋体"/>
          <w:b w:val="0"/>
          <w:szCs w:val="21"/>
        </w:rPr>
      </w:pPr>
      <w:bookmarkStart w:id="327" w:name="_Toc13411"/>
      <w:bookmarkStart w:id="328" w:name="_Toc27310"/>
      <w:bookmarkStart w:id="329" w:name="_Toc17655"/>
      <w:r>
        <w:rPr>
          <w:rFonts w:cs="宋体" w:hint="eastAsia"/>
          <w:b w:val="0"/>
          <w:szCs w:val="21"/>
        </w:rPr>
        <w:t>图</w:t>
      </w:r>
      <w:r>
        <w:rPr>
          <w:rFonts w:cs="宋体" w:hint="eastAsia"/>
          <w:b w:val="0"/>
          <w:szCs w:val="21"/>
        </w:rPr>
        <w:t>5-</w:t>
      </w:r>
      <w:bookmarkEnd w:id="327"/>
      <w:r>
        <w:rPr>
          <w:rFonts w:cs="宋体" w:hint="eastAsia"/>
          <w:b w:val="0"/>
          <w:szCs w:val="21"/>
        </w:rPr>
        <w:t xml:space="preserve">3 </w:t>
      </w:r>
      <w:r>
        <w:rPr>
          <w:rFonts w:cs="宋体" w:hint="eastAsia"/>
          <w:b w:val="0"/>
          <w:szCs w:val="21"/>
        </w:rPr>
        <w:t>商城分类功能前端代码图</w:t>
      </w:r>
      <w:bookmarkEnd w:id="328"/>
      <w:bookmarkEnd w:id="329"/>
      <w:commentRangeStart w:id="330"/>
      <w:commentRangeEnd w:id="330"/>
      <w:r>
        <w:commentReference w:id="331"/>
      </w:r>
    </w:p>
    <w:p w14:paraId="73C28CBA" w14:textId="77777777" w:rsidR="00546BC3" w:rsidRDefault="00546BC3">
      <w:pPr>
        <w:pStyle w:val="aff7"/>
        <w:spacing w:beforeLines="0" w:before="0" w:afterLines="0" w:after="0" w:line="360" w:lineRule="auto"/>
        <w:ind w:firstLineChars="200" w:firstLine="480"/>
        <w:jc w:val="left"/>
        <w:outlineLvl w:val="9"/>
        <w:rPr>
          <w:rFonts w:ascii="Times New Roman" w:hAnsi="Times New Roman"/>
          <w:b w:val="0"/>
          <w:szCs w:val="24"/>
        </w:rPr>
      </w:pPr>
      <w:bookmarkStart w:id="332" w:name="_Toc26615"/>
      <w:bookmarkStart w:id="333" w:name="_Toc21128"/>
      <w:bookmarkStart w:id="334" w:name="_Toc17412"/>
      <w:r>
        <w:rPr>
          <w:rFonts w:ascii="Times New Roman" w:hAnsi="Times New Roman" w:hint="eastAsia"/>
          <w:b w:val="0"/>
          <w:sz w:val="24"/>
          <w:szCs w:val="24"/>
        </w:rPr>
        <w:t>通过</w:t>
      </w:r>
      <w:r>
        <w:rPr>
          <w:rFonts w:ascii="Times New Roman" w:hAnsi="Times New Roman" w:hint="eastAsia"/>
          <w:b w:val="0"/>
          <w:sz w:val="24"/>
          <w:szCs w:val="24"/>
        </w:rPr>
        <w:t>shopTypeService.list(...)</w:t>
      </w:r>
      <w:r>
        <w:rPr>
          <w:rFonts w:ascii="Times New Roman" w:hAnsi="Times New Roman" w:hint="eastAsia"/>
          <w:b w:val="0"/>
          <w:sz w:val="24"/>
          <w:szCs w:val="24"/>
        </w:rPr>
        <w:t>方法获取所有商店类型列表，使用</w:t>
      </w:r>
      <w:r>
        <w:rPr>
          <w:rFonts w:ascii="Times New Roman" w:hAnsi="Times New Roman" w:hint="eastAsia"/>
          <w:b w:val="0"/>
          <w:sz w:val="24"/>
          <w:szCs w:val="24"/>
        </w:rPr>
        <w:t>QueryWrapper&lt;ShopType&gt;()</w:t>
      </w:r>
      <w:r>
        <w:rPr>
          <w:rFonts w:ascii="Times New Roman" w:hAnsi="Times New Roman" w:hint="eastAsia"/>
          <w:b w:val="0"/>
          <w:sz w:val="24"/>
          <w:szCs w:val="24"/>
        </w:rPr>
        <w:t>构建查询条件包装器。将查询结果存储到</w:t>
      </w:r>
      <w:r>
        <w:rPr>
          <w:rFonts w:ascii="Times New Roman" w:hAnsi="Times New Roman" w:hint="eastAsia"/>
          <w:b w:val="0"/>
          <w:sz w:val="24"/>
          <w:szCs w:val="24"/>
        </w:rPr>
        <w:t>shopTypeList</w:t>
      </w:r>
      <w:r>
        <w:rPr>
          <w:rFonts w:ascii="Times New Roman" w:hAnsi="Times New Roman" w:hint="eastAsia"/>
          <w:b w:val="0"/>
          <w:sz w:val="24"/>
          <w:szCs w:val="24"/>
        </w:rPr>
        <w:t>变量中，并创建一个</w:t>
      </w:r>
      <w:r>
        <w:rPr>
          <w:rFonts w:ascii="Times New Roman" w:hAnsi="Times New Roman" w:hint="eastAsia"/>
          <w:b w:val="0"/>
          <w:sz w:val="24"/>
          <w:szCs w:val="24"/>
        </w:rPr>
        <w:t>HashMap</w:t>
      </w:r>
      <w:r>
        <w:rPr>
          <w:rFonts w:ascii="Times New Roman" w:hAnsi="Times New Roman" w:hint="eastAsia"/>
          <w:b w:val="0"/>
          <w:sz w:val="24"/>
          <w:szCs w:val="24"/>
        </w:rPr>
        <w:t>对象</w:t>
      </w:r>
      <w:r>
        <w:rPr>
          <w:rFonts w:ascii="Times New Roman" w:hAnsi="Times New Roman" w:hint="eastAsia"/>
          <w:b w:val="0"/>
          <w:sz w:val="24"/>
          <w:szCs w:val="24"/>
        </w:rPr>
        <w:t>map</w:t>
      </w:r>
      <w:r>
        <w:rPr>
          <w:rFonts w:ascii="Times New Roman" w:hAnsi="Times New Roman" w:hint="eastAsia"/>
          <w:b w:val="0"/>
          <w:sz w:val="24"/>
          <w:szCs w:val="24"/>
        </w:rPr>
        <w:t>，将</w:t>
      </w:r>
      <w:r>
        <w:rPr>
          <w:rFonts w:ascii="Times New Roman" w:hAnsi="Times New Roman" w:hint="eastAsia"/>
          <w:b w:val="0"/>
          <w:sz w:val="24"/>
          <w:szCs w:val="24"/>
        </w:rPr>
        <w:t>shopTypeList</w:t>
      </w:r>
      <w:r>
        <w:rPr>
          <w:rFonts w:ascii="Times New Roman" w:hAnsi="Times New Roman" w:hint="eastAsia"/>
          <w:b w:val="0"/>
          <w:sz w:val="24"/>
          <w:szCs w:val="24"/>
        </w:rPr>
        <w:t>以“</w:t>
      </w:r>
      <w:r>
        <w:rPr>
          <w:rFonts w:ascii="Times New Roman" w:hAnsi="Times New Roman" w:hint="eastAsia"/>
          <w:b w:val="0"/>
          <w:sz w:val="24"/>
          <w:szCs w:val="24"/>
        </w:rPr>
        <w:t>message</w:t>
      </w:r>
      <w:r>
        <w:rPr>
          <w:rFonts w:ascii="Times New Roman" w:hAnsi="Times New Roman" w:hint="eastAsia"/>
          <w:b w:val="0"/>
          <w:sz w:val="24"/>
          <w:szCs w:val="24"/>
        </w:rPr>
        <w:t>”为键存入</w:t>
      </w:r>
      <w:r>
        <w:rPr>
          <w:rFonts w:ascii="Times New Roman" w:hAnsi="Times New Roman" w:hint="eastAsia"/>
          <w:b w:val="0"/>
          <w:sz w:val="24"/>
          <w:szCs w:val="24"/>
        </w:rPr>
        <w:t>map</w:t>
      </w:r>
      <w:r>
        <w:rPr>
          <w:rFonts w:ascii="Times New Roman" w:hAnsi="Times New Roman" w:hint="eastAsia"/>
          <w:b w:val="0"/>
          <w:sz w:val="24"/>
          <w:szCs w:val="24"/>
        </w:rPr>
        <w:t>中。最后，通过</w:t>
      </w:r>
      <w:r>
        <w:rPr>
          <w:rFonts w:ascii="Times New Roman" w:hAnsi="Times New Roman" w:hint="eastAsia"/>
          <w:b w:val="0"/>
          <w:sz w:val="24"/>
          <w:szCs w:val="24"/>
        </w:rPr>
        <w:t>R.ok(map)</w:t>
      </w:r>
      <w:r>
        <w:rPr>
          <w:rFonts w:ascii="Times New Roman" w:hAnsi="Times New Roman" w:hint="eastAsia"/>
          <w:b w:val="0"/>
          <w:sz w:val="24"/>
          <w:szCs w:val="24"/>
        </w:rPr>
        <w:t>方法返回成功的响应对象，使小程序端能够接收到包含所有商店类型列表的响应</w:t>
      </w:r>
      <w:r>
        <w:rPr>
          <w:rFonts w:ascii="Times New Roman" w:hAnsi="Times New Roman"/>
          <w:b w:val="0"/>
          <w:sz w:val="24"/>
          <w:szCs w:val="24"/>
        </w:rPr>
        <w:t>。</w:t>
      </w:r>
      <w:r>
        <w:rPr>
          <w:rFonts w:ascii="Times New Roman" w:hAnsi="Times New Roman" w:hint="eastAsia"/>
          <w:b w:val="0"/>
          <w:sz w:val="24"/>
          <w:szCs w:val="24"/>
        </w:rPr>
        <w:t>后端实现代码如图</w:t>
      </w:r>
      <w:r>
        <w:rPr>
          <w:rFonts w:ascii="Times New Roman" w:hAnsi="Times New Roman" w:hint="eastAsia"/>
          <w:b w:val="0"/>
          <w:sz w:val="24"/>
          <w:szCs w:val="24"/>
        </w:rPr>
        <w:t>5-4</w:t>
      </w:r>
      <w:r>
        <w:rPr>
          <w:rFonts w:ascii="Times New Roman" w:hAnsi="Times New Roman" w:hint="eastAsia"/>
          <w:b w:val="0"/>
          <w:sz w:val="24"/>
          <w:szCs w:val="24"/>
        </w:rPr>
        <w:t>所示</w:t>
      </w:r>
      <w:r>
        <w:rPr>
          <w:rFonts w:ascii="Times New Roman" w:hAnsi="Times New Roman" w:hint="eastAsia"/>
          <w:b w:val="0"/>
          <w:szCs w:val="24"/>
        </w:rPr>
        <w:t>。</w:t>
      </w:r>
      <w:bookmarkEnd w:id="334"/>
      <w:bookmarkEnd w:id="332"/>
      <w:bookmarkEnd w:id="333"/>
    </w:p>
    <w:p w14:paraId="099DA12D" w14:textId="77777777" w:rsidR="00546BC3" w:rsidRDefault="00ED03C1">
      <w:pPr>
        <w:pStyle w:val="aff7"/>
        <w:spacing w:beforeLines="0" w:before="0" w:afterLines="0" w:after="0" w:line="360" w:lineRule="auto"/>
        <w:jc w:val="center"/>
        <w:outlineLvl w:val="9"/>
        <w:rPr>
          <w:rFonts w:ascii="Times New Roman" w:hAnsi="Times New Roman" w:cs="宋体"/>
          <w:b w:val="0"/>
          <w:kern w:val="0"/>
          <w:szCs w:val="21"/>
        </w:rPr>
      </w:pPr>
      <w:bookmarkStart w:id="335" w:name="_Toc4814"/>
      <w:bookmarkStart w:id="336" w:name="_Toc4172"/>
      <w:bookmarkStart w:id="337" w:name="_Toc22351"/>
      <w:r>
        <w:rPr>
          <w:rFonts w:cs="宋体" w:hint="eastAsia"/>
          <w:b w:val="0"/>
          <w:noProof/>
          <w:szCs w:val="21"/>
        </w:rPr>
        <mc:AlternateContent>
          <mc:Choice Requires="wps">
            <w:drawing>
              <wp:anchor distT="0" distB="0" distL="114300" distR="114300" simplePos="0" relativeHeight="251655680" behindDoc="0" locked="0" layoutInCell="1" allowOverlap="1" wp14:anchorId="3E97819C" wp14:editId="55541CFB">
                <wp:simplePos x="0" y="0"/>
                <wp:positionH relativeFrom="column">
                  <wp:posOffset>-4445</wp:posOffset>
                </wp:positionH>
                <wp:positionV relativeFrom="paragraph">
                  <wp:posOffset>53975</wp:posOffset>
                </wp:positionV>
                <wp:extent cx="5571490" cy="1528445"/>
                <wp:effectExtent l="0" t="0" r="0" b="0"/>
                <wp:wrapTopAndBottom/>
                <wp:docPr id="82"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1490" cy="1528445"/>
                        </a:xfrm>
                        <a:prstGeom prst="rect">
                          <a:avLst/>
                        </a:prstGeom>
                        <a:solidFill>
                          <a:srgbClr val="D9D9D9">
                            <a:lumMod val="85000"/>
                          </a:srgbClr>
                        </a:solidFill>
                        <a:ln w="6350">
                          <a:solidFill>
                            <a:prstClr val="black"/>
                          </a:solidFill>
                        </a:ln>
                      </wps:spPr>
                      <wps:txbx>
                        <w:txbxContent>
                          <w:p w14:paraId="625DE724" w14:textId="77777777" w:rsidR="00546BC3" w:rsidRDefault="00546BC3">
                            <w:r>
                              <w:rPr>
                                <w:rFonts w:hint="eastAsia"/>
                              </w:rPr>
                              <w:t>@GetMapping("/findShopType")</w:t>
                            </w:r>
                          </w:p>
                          <w:p w14:paraId="47794AE3" w14:textId="77777777" w:rsidR="00546BC3" w:rsidRDefault="00546BC3">
                            <w:r>
                              <w:rPr>
                                <w:rFonts w:hint="eastAsia"/>
                              </w:rPr>
                              <w:t>public R findShopType(){</w:t>
                            </w:r>
                          </w:p>
                          <w:p w14:paraId="133AB525" w14:textId="77777777" w:rsidR="00546BC3" w:rsidRDefault="00546BC3">
                            <w:r>
                              <w:rPr>
                                <w:rFonts w:hint="eastAsia"/>
                              </w:rPr>
                              <w:t xml:space="preserve">        List&lt;ShopType&gt; shopTypeList = shopTypeService.list(new QueryWrapper&lt;ShopType&gt;().orderByAsc("id"));</w:t>
                            </w:r>
                          </w:p>
                          <w:p w14:paraId="4E43F547" w14:textId="77777777" w:rsidR="00546BC3" w:rsidRDefault="00546BC3">
                            <w:r>
                              <w:rPr>
                                <w:rFonts w:hint="eastAsia"/>
                              </w:rPr>
                              <w:t xml:space="preserve">        Map&lt;String,Object&gt; map=new HashMap&lt;&gt;();</w:t>
                            </w:r>
                          </w:p>
                          <w:p w14:paraId="20257E69" w14:textId="77777777" w:rsidR="00546BC3" w:rsidRDefault="00546BC3">
                            <w:r>
                              <w:rPr>
                                <w:rFonts w:hint="eastAsia"/>
                              </w:rPr>
                              <w:t xml:space="preserve">        map.put("message",shopTypeList);</w:t>
                            </w:r>
                          </w:p>
                          <w:p w14:paraId="596F3EE9" w14:textId="77777777" w:rsidR="00546BC3" w:rsidRDefault="00546BC3">
                            <w:r>
                              <w:rPr>
                                <w:rFonts w:hint="eastAsia"/>
                              </w:rPr>
                              <w:t xml:space="preserve">        return R.ok(map);}</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3E97819C" id="_x0000_s1027" type="#_x0000_t202" style="position:absolute;left:0;text-align:left;margin-left:-.35pt;margin-top:4.25pt;width:438.7pt;height:120.3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" fillcolor="#b8b8b8" strokeweight=".5pt">
                <v:path arrowok="t"/>
                <v:textbox>
                  <w:txbxContent>
                    <w:p w14:paraId="625DE724" w14:textId="77777777" w:rsidR="00546BC3" w:rsidRDefault="00546BC3">
                      <w:r>
                        <w:rPr>
                          <w:rFonts w:hint="eastAsia"/>
                        </w:rPr>
                        <w:t>@GetMapping("/findShopType")</w:t>
                      </w:r>
                    </w:p>
                    <w:p w14:paraId="47794AE3" w14:textId="77777777" w:rsidR="00546BC3" w:rsidRDefault="00546BC3">
                      <w:r>
                        <w:rPr>
                          <w:rFonts w:hint="eastAsia"/>
                        </w:rPr>
                        <w:t>public R findShopType(){</w:t>
                      </w:r>
                    </w:p>
                    <w:p w14:paraId="133AB525" w14:textId="77777777" w:rsidR="00546BC3" w:rsidRDefault="00546BC3">
                      <w:r>
                        <w:rPr>
                          <w:rFonts w:hint="eastAsia"/>
                        </w:rPr>
                        <w:t xml:space="preserve">        List&lt;ShopType&gt; shopTypeList = shopTypeService.list(new QueryWrapper&lt;ShopType&gt;().orderByAsc("id"));</w:t>
                      </w:r>
                    </w:p>
                    <w:p w14:paraId="4E43F547" w14:textId="77777777" w:rsidR="00546BC3" w:rsidRDefault="00546BC3">
                      <w:r>
                        <w:rPr>
                          <w:rFonts w:hint="eastAsia"/>
                        </w:rPr>
                        <w:t xml:space="preserve">        Map&lt;String,Object&gt; map=new HashMap&lt;&gt;();</w:t>
                      </w:r>
                    </w:p>
                    <w:p w14:paraId="20257E69" w14:textId="77777777" w:rsidR="00546BC3" w:rsidRDefault="00546BC3">
                      <w:r>
                        <w:rPr>
                          <w:rFonts w:hint="eastAsia"/>
                        </w:rPr>
                        <w:t xml:space="preserve">        map.put("message",shopTypeList);</w:t>
                      </w:r>
                    </w:p>
                    <w:p w14:paraId="596F3EE9" w14:textId="77777777" w:rsidR="00546BC3" w:rsidRDefault="00546BC3">
                      <w:r>
                        <w:rPr>
                          <w:rFonts w:hint="eastAsia"/>
                        </w:rPr>
                        <w:t xml:space="preserve">        return R.ok(map);}</w:t>
                      </w:r>
                    </w:p>
                  </w:txbxContent>
                </v:textbox>
                <w10:wrap type="topAndBottom"/>
              </v:shape>
            </w:pict>
          </mc:Fallback>
        </mc:AlternateContent>
      </w:r>
      <w:r w:rsidR="00546BC3">
        <w:rPr>
          <w:rFonts w:cs="宋体" w:hint="eastAsia"/>
          <w:b w:val="0"/>
          <w:szCs w:val="21"/>
        </w:rPr>
        <w:t>图</w:t>
      </w:r>
      <w:r w:rsidR="00546BC3">
        <w:rPr>
          <w:rFonts w:cs="宋体" w:hint="eastAsia"/>
          <w:b w:val="0"/>
          <w:szCs w:val="21"/>
        </w:rPr>
        <w:t>5-</w:t>
      </w:r>
      <w:bookmarkEnd w:id="335"/>
      <w:r w:rsidR="00546BC3">
        <w:rPr>
          <w:rFonts w:cs="宋体" w:hint="eastAsia"/>
          <w:b w:val="0"/>
          <w:szCs w:val="21"/>
        </w:rPr>
        <w:t xml:space="preserve">4 </w:t>
      </w:r>
      <w:r w:rsidR="00546BC3">
        <w:rPr>
          <w:rFonts w:cs="宋体" w:hint="eastAsia"/>
          <w:b w:val="0"/>
          <w:szCs w:val="21"/>
        </w:rPr>
        <w:t>获取商城类型后端代码图</w:t>
      </w:r>
      <w:bookmarkEnd w:id="336"/>
      <w:bookmarkEnd w:id="337"/>
    </w:p>
    <w:p w14:paraId="7F3CFA82" w14:textId="77777777" w:rsidR="00546BC3" w:rsidRDefault="00546BC3">
      <w:pPr>
        <w:pStyle w:val="aff7"/>
        <w:numPr>
          <w:ilvl w:val="0"/>
          <w:numId w:val="5"/>
        </w:numPr>
        <w:spacing w:beforeLines="0" w:before="0" w:afterLines="0" w:after="0" w:line="360" w:lineRule="auto"/>
        <w:ind w:firstLineChars="200" w:firstLine="480"/>
        <w:jc w:val="left"/>
        <w:outlineLvl w:val="9"/>
        <w:rPr>
          <w:rFonts w:ascii="Times New Roman" w:hAnsi="Times New Roman"/>
          <w:b w:val="0"/>
          <w:sz w:val="24"/>
          <w:szCs w:val="24"/>
        </w:rPr>
      </w:pPr>
      <w:bookmarkStart w:id="338" w:name="_Toc16972"/>
      <w:bookmarkStart w:id="339" w:name="_Toc5763"/>
      <w:bookmarkStart w:id="340" w:name="_Toc26554"/>
      <w:r>
        <w:rPr>
          <w:rFonts w:ascii="Times New Roman" w:hAnsi="Times New Roman" w:hint="eastAsia"/>
          <w:b w:val="0"/>
          <w:sz w:val="24"/>
          <w:szCs w:val="24"/>
        </w:rPr>
        <w:t>用户浏览商品后选择农产品进入详情页面，查看更多信息。用户可在详情页点击加入购物车或立即下单按钮进行下一步操作。农产品详情页及加入购物车成功如图</w:t>
      </w:r>
      <w:r>
        <w:rPr>
          <w:rFonts w:ascii="Times New Roman" w:hAnsi="Times New Roman" w:hint="eastAsia"/>
          <w:b w:val="0"/>
          <w:sz w:val="24"/>
          <w:szCs w:val="24"/>
        </w:rPr>
        <w:t>5-5</w:t>
      </w:r>
      <w:r>
        <w:rPr>
          <w:rFonts w:ascii="Times New Roman" w:hAnsi="Times New Roman" w:hint="eastAsia"/>
          <w:b w:val="0"/>
          <w:sz w:val="24"/>
          <w:szCs w:val="24"/>
        </w:rPr>
        <w:t>所示。（演示为已登录状态下的操作）</w:t>
      </w:r>
      <w:bookmarkEnd w:id="338"/>
      <w:bookmarkEnd w:id="340"/>
      <w:bookmarkEnd w:id="339"/>
    </w:p>
    <w:p w14:paraId="61635226" w14:textId="77777777" w:rsidR="00546BC3" w:rsidRDefault="00ED03C1">
      <w:pPr>
        <w:pStyle w:val="aff7"/>
        <w:spacing w:before="326" w:after="326" w:line="240" w:lineRule="auto"/>
        <w:jc w:val="center"/>
        <w:outlineLvl w:val="9"/>
        <w:rPr>
          <w:rFonts w:ascii="Times New Roman" w:hAnsi="Times New Roman"/>
          <w:b w:val="0"/>
          <w:szCs w:val="24"/>
        </w:rPr>
      </w:pPr>
      <w:bookmarkStart w:id="341" w:name="_Toc11433"/>
      <w:bookmarkStart w:id="342" w:name="_Toc24979"/>
      <w:bookmarkStart w:id="343" w:name="_Toc7942"/>
      <w:r>
        <w:rPr>
          <w:rFonts w:ascii="Times New Roman" w:hAnsi="Times New Roman"/>
          <w:b w:val="0"/>
          <w:noProof/>
          <w:szCs w:val="24"/>
        </w:rPr>
        <w:drawing>
          <wp:inline distT="0" distB="0" distL="0" distR="0" wp14:anchorId="16E8A4D3" wp14:editId="7607EBBF">
            <wp:extent cx="1639570" cy="2879090"/>
            <wp:effectExtent l="0" t="0" r="0" b="0"/>
            <wp:docPr id="10" name="图片 33" descr="加入购物车成功提示"/>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33" descr="加入购物车成功提示"/>
                    <pic:cNvPicPr>
                      <a:picLocks/>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639570" cy="2879090"/>
                    </a:xfrm>
                    <a:prstGeom prst="rect">
                      <a:avLst/>
                    </a:prstGeom>
                    <a:noFill/>
                    <a:ln>
                      <a:noFill/>
                    </a:ln>
                  </pic:spPr>
                </pic:pic>
              </a:graphicData>
            </a:graphic>
          </wp:inline>
        </w:drawing>
      </w:r>
      <w:r>
        <w:rPr>
          <w:rFonts w:ascii="Times New Roman" w:hAnsi="Times New Roman"/>
          <w:b w:val="0"/>
          <w:noProof/>
          <w:szCs w:val="24"/>
        </w:rPr>
        <w:drawing>
          <wp:inline distT="0" distB="0" distL="0" distR="0" wp14:anchorId="28EBE7F6" wp14:editId="7D2E9FA8">
            <wp:extent cx="1617345" cy="2879090"/>
            <wp:effectExtent l="0" t="0" r="0" b="0"/>
            <wp:docPr id="11" name="图片 37" descr="购物车产品"/>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37" descr="购物车产品"/>
                    <pic:cNvPicPr>
                      <a:picLocks/>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617345" cy="2879090"/>
                    </a:xfrm>
                    <a:prstGeom prst="rect">
                      <a:avLst/>
                    </a:prstGeom>
                    <a:noFill/>
                    <a:ln>
                      <a:noFill/>
                    </a:ln>
                  </pic:spPr>
                </pic:pic>
              </a:graphicData>
            </a:graphic>
          </wp:inline>
        </w:drawing>
      </w:r>
      <w:bookmarkStart w:id="344" w:name="_Toc15980"/>
      <w:bookmarkEnd w:id="341"/>
      <w:bookmarkEnd w:id="342"/>
      <w:bookmarkEnd w:id="343"/>
    </w:p>
    <w:p w14:paraId="3A535E7C" w14:textId="77777777" w:rsidR="00546BC3" w:rsidRDefault="00546BC3">
      <w:pPr>
        <w:pStyle w:val="aff7"/>
        <w:spacing w:beforeLines="0" w:before="0" w:afterLines="0" w:after="0" w:line="240" w:lineRule="auto"/>
        <w:jc w:val="center"/>
        <w:outlineLvl w:val="9"/>
        <w:rPr>
          <w:rFonts w:ascii="Times New Roman" w:hAnsi="Times New Roman"/>
          <w:b w:val="0"/>
          <w:szCs w:val="24"/>
        </w:rPr>
      </w:pPr>
      <w:bookmarkStart w:id="345" w:name="_Toc15492"/>
      <w:bookmarkStart w:id="346" w:name="_Toc10535"/>
      <w:r>
        <w:rPr>
          <w:rFonts w:cs="宋体" w:hint="eastAsia"/>
          <w:b w:val="0"/>
          <w:szCs w:val="21"/>
        </w:rPr>
        <w:t>图</w:t>
      </w:r>
      <w:r>
        <w:rPr>
          <w:rFonts w:cs="宋体" w:hint="eastAsia"/>
          <w:b w:val="0"/>
          <w:szCs w:val="21"/>
        </w:rPr>
        <w:t>5-</w:t>
      </w:r>
      <w:bookmarkEnd w:id="344"/>
      <w:r>
        <w:rPr>
          <w:rFonts w:cs="宋体" w:hint="eastAsia"/>
          <w:b w:val="0"/>
          <w:szCs w:val="21"/>
        </w:rPr>
        <w:t xml:space="preserve">5 </w:t>
      </w:r>
      <w:r>
        <w:rPr>
          <w:rFonts w:cs="宋体" w:hint="eastAsia"/>
          <w:b w:val="0"/>
          <w:szCs w:val="21"/>
        </w:rPr>
        <w:t>加入购物车成功效果图</w:t>
      </w:r>
      <w:bookmarkEnd w:id="345"/>
      <w:bookmarkEnd w:id="346"/>
    </w:p>
    <w:p w14:paraId="2B5C9D5B" w14:textId="77777777" w:rsidR="00546BC3" w:rsidRDefault="00546BC3">
      <w:pPr>
        <w:pStyle w:val="aff7"/>
        <w:spacing w:beforeLines="0" w:before="0" w:afterLines="0" w:after="0" w:line="360" w:lineRule="auto"/>
        <w:ind w:firstLineChars="200" w:firstLine="480"/>
        <w:outlineLvl w:val="9"/>
        <w:rPr>
          <w:rFonts w:ascii="Times New Roman" w:hAnsi="Times New Roman"/>
          <w:b w:val="0"/>
          <w:szCs w:val="24"/>
        </w:rPr>
      </w:pPr>
      <w:bookmarkStart w:id="347" w:name="_Toc27651"/>
      <w:bookmarkStart w:id="348" w:name="_Toc32169"/>
      <w:bookmarkStart w:id="349" w:name="_Toc28667"/>
      <w:r>
        <w:rPr>
          <w:rFonts w:ascii="Times New Roman" w:hAnsi="Times New Roman" w:hint="eastAsia"/>
          <w:b w:val="0"/>
          <w:sz w:val="24"/>
          <w:szCs w:val="24"/>
        </w:rPr>
        <w:t>首先，尝试从缓存中获取当前购物车数据，如果缓存中没有数据，则默认购物车为空数组。然后，它检查购物车数组中是否已经存在与当前商品（</w:t>
      </w:r>
      <w:r>
        <w:rPr>
          <w:rFonts w:ascii="Times New Roman" w:hAnsi="Times New Roman" w:hint="eastAsia"/>
          <w:b w:val="0"/>
          <w:sz w:val="24"/>
          <w:szCs w:val="24"/>
        </w:rPr>
        <w:t>this.productInfo</w:t>
      </w:r>
      <w:r>
        <w:rPr>
          <w:rFonts w:ascii="Times New Roman" w:hAnsi="Times New Roman" w:hint="eastAsia"/>
          <w:b w:val="0"/>
          <w:sz w:val="24"/>
          <w:szCs w:val="24"/>
        </w:rPr>
        <w:t>）相同</w:t>
      </w:r>
      <w:r>
        <w:rPr>
          <w:rFonts w:ascii="Times New Roman" w:hAnsi="Times New Roman" w:hint="eastAsia"/>
          <w:b w:val="0"/>
          <w:sz w:val="24"/>
          <w:szCs w:val="24"/>
        </w:rPr>
        <w:t xml:space="preserve"> id </w:t>
      </w:r>
      <w:r>
        <w:rPr>
          <w:rFonts w:ascii="Times New Roman" w:hAnsi="Times New Roman" w:hint="eastAsia"/>
          <w:b w:val="0"/>
          <w:sz w:val="24"/>
          <w:szCs w:val="24"/>
        </w:rPr>
        <w:t>的商品。如果存在，则会找到对应商品的索引，并增加该商品的数量；如果不存在，则会将当前商品信息（包括默认数量</w:t>
      </w:r>
      <w:r>
        <w:rPr>
          <w:rFonts w:ascii="Times New Roman" w:hAnsi="Times New Roman" w:hint="eastAsia"/>
          <w:b w:val="0"/>
          <w:sz w:val="24"/>
          <w:szCs w:val="24"/>
        </w:rPr>
        <w:t>1</w:t>
      </w:r>
      <w:r>
        <w:rPr>
          <w:rFonts w:ascii="Times New Roman" w:hAnsi="Times New Roman" w:hint="eastAsia"/>
          <w:b w:val="0"/>
          <w:sz w:val="24"/>
          <w:szCs w:val="24"/>
        </w:rPr>
        <w:t>和默认选中状态</w:t>
      </w:r>
      <w:r>
        <w:rPr>
          <w:rFonts w:ascii="Times New Roman" w:hAnsi="Times New Roman" w:hint="eastAsia"/>
          <w:b w:val="0"/>
          <w:sz w:val="24"/>
          <w:szCs w:val="24"/>
        </w:rPr>
        <w:t>checked</w:t>
      </w:r>
      <w:r>
        <w:rPr>
          <w:rFonts w:ascii="Times New Roman" w:hAnsi="Times New Roman" w:hint="eastAsia"/>
          <w:b w:val="0"/>
          <w:sz w:val="24"/>
          <w:szCs w:val="24"/>
        </w:rPr>
        <w:t>为</w:t>
      </w:r>
      <w:r>
        <w:rPr>
          <w:rFonts w:ascii="Times New Roman" w:hAnsi="Times New Roman" w:hint="eastAsia"/>
          <w:b w:val="0"/>
          <w:sz w:val="24"/>
          <w:szCs w:val="24"/>
        </w:rPr>
        <w:t>true</w:t>
      </w:r>
      <w:r>
        <w:rPr>
          <w:rFonts w:ascii="Times New Roman" w:hAnsi="Times New Roman" w:hint="eastAsia"/>
          <w:b w:val="0"/>
          <w:sz w:val="24"/>
          <w:szCs w:val="24"/>
        </w:rPr>
        <w:t>）添加到购物车数组中。最后，使用</w:t>
      </w:r>
      <w:r>
        <w:rPr>
          <w:rFonts w:ascii="Times New Roman" w:hAnsi="Times New Roman" w:hint="eastAsia"/>
          <w:b w:val="0"/>
          <w:sz w:val="24"/>
          <w:szCs w:val="24"/>
        </w:rPr>
        <w:t xml:space="preserve">wx.setStorageSync('cart',cart) </w:t>
      </w:r>
      <w:r>
        <w:rPr>
          <w:rFonts w:ascii="Times New Roman" w:hAnsi="Times New Roman" w:hint="eastAsia"/>
          <w:b w:val="0"/>
          <w:sz w:val="24"/>
          <w:szCs w:val="24"/>
        </w:rPr>
        <w:t>将更新后的购物车数据重新保存到缓存中。加入购物车功能实现代码如图</w:t>
      </w:r>
      <w:r>
        <w:rPr>
          <w:rFonts w:ascii="Times New Roman" w:hAnsi="Times New Roman" w:hint="eastAsia"/>
          <w:b w:val="0"/>
          <w:sz w:val="24"/>
          <w:szCs w:val="24"/>
        </w:rPr>
        <w:t>5-6</w:t>
      </w:r>
      <w:r>
        <w:rPr>
          <w:rFonts w:ascii="Times New Roman" w:hAnsi="Times New Roman" w:hint="eastAsia"/>
          <w:b w:val="0"/>
          <w:sz w:val="24"/>
          <w:szCs w:val="24"/>
        </w:rPr>
        <w:t>所示。</w:t>
      </w:r>
      <w:bookmarkEnd w:id="347"/>
      <w:bookmarkEnd w:id="348"/>
      <w:bookmarkEnd w:id="349"/>
    </w:p>
    <w:p w14:paraId="1B0D6B87" w14:textId="77777777" w:rsidR="00546BC3" w:rsidRDefault="00ED03C1">
      <w:pPr>
        <w:pStyle w:val="aff7"/>
        <w:spacing w:beforeLines="0" w:before="0" w:afterLines="0" w:after="0" w:line="360" w:lineRule="auto"/>
        <w:jc w:val="center"/>
        <w:outlineLvl w:val="9"/>
        <w:rPr>
          <w:rFonts w:cs="宋体"/>
          <w:b w:val="0"/>
          <w:szCs w:val="21"/>
        </w:rPr>
      </w:pPr>
      <w:bookmarkStart w:id="350" w:name="_Toc31304"/>
      <w:bookmarkStart w:id="351" w:name="_Toc24242"/>
      <w:bookmarkStart w:id="352" w:name="_Toc24229"/>
      <w:r>
        <w:rPr>
          <w:rFonts w:ascii="Times New Roman" w:hAnsi="Times New Roman" w:hint="eastAsia"/>
          <w:b w:val="0"/>
          <w:noProof/>
          <w:sz w:val="24"/>
          <w:szCs w:val="24"/>
        </w:rPr>
        <mc:AlternateContent>
          <mc:Choice Requires="wps">
            <w:drawing>
              <wp:anchor distT="0" distB="0" distL="114300" distR="114300" simplePos="0" relativeHeight="251654656" behindDoc="0" locked="0" layoutInCell="1" allowOverlap="1" wp14:anchorId="00AFE154" wp14:editId="7663F934">
                <wp:simplePos x="0" y="0"/>
                <wp:positionH relativeFrom="column">
                  <wp:posOffset>379095</wp:posOffset>
                </wp:positionH>
                <wp:positionV relativeFrom="paragraph">
                  <wp:posOffset>38100</wp:posOffset>
                </wp:positionV>
                <wp:extent cx="5049520" cy="3097530"/>
                <wp:effectExtent l="0" t="0" r="0" b="7620"/>
                <wp:wrapTopAndBottom/>
                <wp:docPr id="1599244100" name="文本框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49520" cy="3097530"/>
                        </a:xfrm>
                        <a:prstGeom prst="rect">
                          <a:avLst/>
                        </a:prstGeom>
                        <a:solidFill>
                          <a:srgbClr val="D9D9D9">
                            <a:lumMod val="85000"/>
                          </a:srgbClr>
                        </a:solidFill>
                        <a:ln w="6350">
                          <a:solidFill>
                            <a:prstClr val="black"/>
                          </a:solidFill>
                        </a:ln>
                      </wps:spPr>
                      <wps:txbx>
                        <w:txbxContent>
                          <w:p w14:paraId="2F785428" w14:textId="77777777" w:rsidR="00546BC3" w:rsidRDefault="00546BC3">
                            <w:r>
                              <w:rPr>
                                <w:rFonts w:hint="eastAsia"/>
                              </w:rPr>
                              <w:t>setCartAdd() {</w:t>
                            </w:r>
                          </w:p>
                          <w:p w14:paraId="364158D9" w14:textId="77777777" w:rsidR="00546BC3" w:rsidRDefault="00546BC3">
                            <w:r>
                              <w:rPr>
                                <w:rFonts w:hint="eastAsia"/>
                              </w:rPr>
                              <w:t xml:space="preserve">    let cart = wx.getStorageSync('cart') || [];</w:t>
                            </w:r>
                          </w:p>
                          <w:p w14:paraId="03FA6044" w14:textId="77777777" w:rsidR="00546BC3" w:rsidRDefault="00546BC3">
                            <w:r>
                              <w:rPr>
                                <w:rFonts w:hint="eastAsia"/>
                              </w:rPr>
                              <w:t xml:space="preserve">    console.log("cart=" + cart);//</w:t>
                            </w:r>
                            <w:r>
                              <w:rPr>
                                <w:rFonts w:hint="eastAsia"/>
                              </w:rPr>
                              <w:t>购物车里存在相同数据</w:t>
                            </w:r>
                            <w:r>
                              <w:rPr>
                                <w:rFonts w:hint="eastAsia"/>
                              </w:rPr>
                              <w:t xml:space="preserve"> </w:t>
                            </w:r>
                            <w:r>
                              <w:rPr>
                                <w:rFonts w:hint="eastAsia"/>
                              </w:rPr>
                              <w:t>直接增加数量，不存在则单独加一条信息</w:t>
                            </w:r>
                          </w:p>
                          <w:p w14:paraId="374BC59A" w14:textId="77777777" w:rsidR="00546BC3" w:rsidRDefault="00546BC3">
                            <w:r>
                              <w:rPr>
                                <w:rFonts w:hint="eastAsia"/>
                              </w:rPr>
                              <w:t xml:space="preserve">    let index = cart.findIndex(v =&gt; v.id == this.productInfo.id);</w:t>
                            </w:r>
                          </w:p>
                          <w:p w14:paraId="70E887EC" w14:textId="77777777" w:rsidR="00546BC3" w:rsidRDefault="00546BC3">
                            <w:r>
                              <w:rPr>
                                <w:rFonts w:hint="eastAsia"/>
                              </w:rPr>
                              <w:t xml:space="preserve">    if (index == -1) {//</w:t>
                            </w:r>
                            <w:r>
                              <w:rPr>
                                <w:rFonts w:hint="eastAsia"/>
                              </w:rPr>
                              <w:t>购物车里不存在当前商品</w:t>
                            </w:r>
                          </w:p>
                          <w:p w14:paraId="23B366EA" w14:textId="77777777" w:rsidR="00546BC3" w:rsidRDefault="00546BC3">
                            <w:r>
                              <w:rPr>
                                <w:rFonts w:hint="eastAsia"/>
                              </w:rPr>
                              <w:t xml:space="preserve">      this.productInfo.num = 1;</w:t>
                            </w:r>
                          </w:p>
                          <w:p w14:paraId="347FF45A" w14:textId="77777777" w:rsidR="00546BC3" w:rsidRDefault="00546BC3">
                            <w:r>
                              <w:rPr>
                                <w:rFonts w:hint="eastAsia"/>
                              </w:rPr>
                              <w:t xml:space="preserve">      this.productInfo.checked = true;//</w:t>
                            </w:r>
                            <w:r>
                              <w:rPr>
                                <w:rFonts w:hint="eastAsia"/>
                              </w:rPr>
                              <w:t>默认商品是选中的</w:t>
                            </w:r>
                          </w:p>
                          <w:p w14:paraId="2BCDF644" w14:textId="77777777" w:rsidR="00546BC3" w:rsidRDefault="00546BC3">
                            <w:r>
                              <w:rPr>
                                <w:rFonts w:hint="eastAsia"/>
                              </w:rPr>
                              <w:t xml:space="preserve">      cart.push(this.productInfo);</w:t>
                            </w:r>
                          </w:p>
                          <w:p w14:paraId="176D52D1" w14:textId="77777777" w:rsidR="00546BC3" w:rsidRDefault="00546BC3">
                            <w:r>
                              <w:rPr>
                                <w:rFonts w:hint="eastAsia"/>
                              </w:rPr>
                              <w:t xml:space="preserve">    } else {//</w:t>
                            </w:r>
                            <w:r>
                              <w:rPr>
                                <w:rFonts w:hint="eastAsia"/>
                              </w:rPr>
                              <w:t>已经存在</w:t>
                            </w:r>
                          </w:p>
                          <w:p w14:paraId="580ED3AC" w14:textId="77777777" w:rsidR="00546BC3" w:rsidRDefault="00546BC3">
                            <w:r>
                              <w:rPr>
                                <w:rFonts w:hint="eastAsia"/>
                              </w:rPr>
                              <w:t xml:space="preserve">      cart[index].num++;</w:t>
                            </w:r>
                          </w:p>
                          <w:p w14:paraId="4BDB4CB8" w14:textId="77777777" w:rsidR="00546BC3" w:rsidRDefault="00546BC3">
                            <w:r>
                              <w:rPr>
                                <w:rFonts w:hint="eastAsia"/>
                              </w:rPr>
                              <w:t xml:space="preserve">    }</w:t>
                            </w:r>
                          </w:p>
                          <w:p w14:paraId="371B0383" w14:textId="77777777" w:rsidR="00546BC3" w:rsidRDefault="00546BC3">
                            <w:r>
                              <w:rPr>
                                <w:rFonts w:hint="eastAsia"/>
                              </w:rPr>
                              <w:t xml:space="preserve">    wx.setStorageSync('cart', cart);//</w:t>
                            </w:r>
                            <w:r>
                              <w:rPr>
                                <w:rFonts w:hint="eastAsia"/>
                              </w:rPr>
                              <w:t>把购物车加到缓存中</w:t>
                            </w:r>
                          </w:p>
                          <w:p w14:paraId="22629C2C" w14:textId="77777777" w:rsidR="00546BC3" w:rsidRDefault="00546BC3">
                            <w:r>
                              <w:rPr>
                                <w:rFonts w:hint="eastAsia"/>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00AFE154" id="文本框 34" o:spid="_x0000_s1028" type="#_x0000_t202" style="position:absolute;left:0;text-align:left;margin-left:29.85pt;margin-top:3pt;width:397.6pt;height:243.9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" fillcolor="#b8b8b8" strokeweight=".5pt">
                <v:path arrowok="t"/>
                <v:textbox>
                  <w:txbxContent>
                    <w:p w14:paraId="2F785428" w14:textId="77777777" w:rsidR="00546BC3" w:rsidRDefault="00546BC3">
                      <w:r>
                        <w:rPr>
                          <w:rFonts w:hint="eastAsia"/>
                        </w:rPr>
                        <w:t>setCartAdd() {</w:t>
                      </w:r>
                    </w:p>
                    <w:p w14:paraId="364158D9" w14:textId="77777777" w:rsidR="00546BC3" w:rsidRDefault="00546BC3">
                      <w:r>
                        <w:rPr>
                          <w:rFonts w:hint="eastAsia"/>
                        </w:rPr>
                        <w:t xml:space="preserve">    let cart = wx.getStorageSync('cart') || [];</w:t>
                      </w:r>
                    </w:p>
                    <w:p w14:paraId="03FA6044" w14:textId="77777777" w:rsidR="00546BC3" w:rsidRDefault="00546BC3">
                      <w:r>
                        <w:rPr>
                          <w:rFonts w:hint="eastAsia"/>
                        </w:rPr>
                        <w:t xml:space="preserve">    console.log("cart=" + cart);//</w:t>
                      </w:r>
                      <w:r>
                        <w:rPr>
                          <w:rFonts w:hint="eastAsia"/>
                        </w:rPr>
                        <w:t>购物车里存在相同数据</w:t>
                      </w:r>
                      <w:r>
                        <w:rPr>
                          <w:rFonts w:hint="eastAsia"/>
                        </w:rPr>
                        <w:t xml:space="preserve"> </w:t>
                      </w:r>
                      <w:r>
                        <w:rPr>
                          <w:rFonts w:hint="eastAsia"/>
                        </w:rPr>
                        <w:t>直接增加数量，不存在则单独加一条信息</w:t>
                      </w:r>
                    </w:p>
                    <w:p w14:paraId="374BC59A" w14:textId="77777777" w:rsidR="00546BC3" w:rsidRDefault="00546BC3">
                      <w:r>
                        <w:rPr>
                          <w:rFonts w:hint="eastAsia"/>
                        </w:rPr>
                        <w:t xml:space="preserve">    let index = cart.findIndex(v =&gt; v.id == this.productInfo.id);</w:t>
                      </w:r>
                    </w:p>
                    <w:p w14:paraId="70E887EC" w14:textId="77777777" w:rsidR="00546BC3" w:rsidRDefault="00546BC3">
                      <w:r>
                        <w:rPr>
                          <w:rFonts w:hint="eastAsia"/>
                        </w:rPr>
                        <w:t xml:space="preserve">    if (index == -1) {//</w:t>
                      </w:r>
                      <w:r>
                        <w:rPr>
                          <w:rFonts w:hint="eastAsia"/>
                        </w:rPr>
                        <w:t>购物车里不存在当前商品</w:t>
                      </w:r>
                    </w:p>
                    <w:p w14:paraId="23B366EA" w14:textId="77777777" w:rsidR="00546BC3" w:rsidRDefault="00546BC3">
                      <w:r>
                        <w:rPr>
                          <w:rFonts w:hint="eastAsia"/>
                        </w:rPr>
                        <w:t xml:space="preserve">      this.productInfo.num = 1;</w:t>
                      </w:r>
                    </w:p>
                    <w:p w14:paraId="347FF45A" w14:textId="77777777" w:rsidR="00546BC3" w:rsidRDefault="00546BC3">
                      <w:r>
                        <w:rPr>
                          <w:rFonts w:hint="eastAsia"/>
                        </w:rPr>
                        <w:t xml:space="preserve">      this.productInfo.checked = true;//</w:t>
                      </w:r>
                      <w:r>
                        <w:rPr>
                          <w:rFonts w:hint="eastAsia"/>
                        </w:rPr>
                        <w:t>默认商品是选中的</w:t>
                      </w:r>
                    </w:p>
                    <w:p w14:paraId="2BCDF644" w14:textId="77777777" w:rsidR="00546BC3" w:rsidRDefault="00546BC3">
                      <w:r>
                        <w:rPr>
                          <w:rFonts w:hint="eastAsia"/>
                        </w:rPr>
                        <w:t xml:space="preserve">      cart.push(this.productInfo);</w:t>
                      </w:r>
                    </w:p>
                    <w:p w14:paraId="176D52D1" w14:textId="77777777" w:rsidR="00546BC3" w:rsidRDefault="00546BC3">
                      <w:r>
                        <w:rPr>
                          <w:rFonts w:hint="eastAsia"/>
                        </w:rPr>
                        <w:t xml:space="preserve">    } else {//</w:t>
                      </w:r>
                      <w:r>
                        <w:rPr>
                          <w:rFonts w:hint="eastAsia"/>
                        </w:rPr>
                        <w:t>已经存在</w:t>
                      </w:r>
                    </w:p>
                    <w:p w14:paraId="580ED3AC" w14:textId="77777777" w:rsidR="00546BC3" w:rsidRDefault="00546BC3">
                      <w:r>
                        <w:rPr>
                          <w:rFonts w:hint="eastAsia"/>
                        </w:rPr>
                        <w:t xml:space="preserve">      cart[index].num++;</w:t>
                      </w:r>
                    </w:p>
                    <w:p w14:paraId="4BDB4CB8" w14:textId="77777777" w:rsidR="00546BC3" w:rsidRDefault="00546BC3">
                      <w:r>
                        <w:rPr>
                          <w:rFonts w:hint="eastAsia"/>
                        </w:rPr>
                        <w:t xml:space="preserve">    }</w:t>
                      </w:r>
                    </w:p>
                    <w:p w14:paraId="371B0383" w14:textId="77777777" w:rsidR="00546BC3" w:rsidRDefault="00546BC3">
                      <w:r>
                        <w:rPr>
                          <w:rFonts w:hint="eastAsia"/>
                        </w:rPr>
                        <w:t xml:space="preserve">    wx.setStorageSync('cart', cart);//</w:t>
                      </w:r>
                      <w:r>
                        <w:rPr>
                          <w:rFonts w:hint="eastAsia"/>
                        </w:rPr>
                        <w:t>把购物车加到缓存中</w:t>
                      </w:r>
                    </w:p>
                    <w:p w14:paraId="22629C2C" w14:textId="77777777" w:rsidR="00546BC3" w:rsidRDefault="00546BC3">
                      <w:r>
                        <w:rPr>
                          <w:rFonts w:hint="eastAsia"/>
                        </w:rPr>
                        <w:t xml:space="preserve">  },</w:t>
                      </w:r>
                    </w:p>
                  </w:txbxContent>
                </v:textbox>
                <w10:wrap type="topAndBottom"/>
              </v:shape>
            </w:pict>
          </mc:Fallback>
        </mc:AlternateContent>
      </w:r>
      <w:r w:rsidR="00546BC3">
        <w:rPr>
          <w:rFonts w:cs="宋体" w:hint="eastAsia"/>
          <w:b w:val="0"/>
          <w:szCs w:val="21"/>
        </w:rPr>
        <w:t>图</w:t>
      </w:r>
      <w:r w:rsidR="00546BC3">
        <w:rPr>
          <w:rFonts w:cs="宋体" w:hint="eastAsia"/>
          <w:b w:val="0"/>
          <w:szCs w:val="21"/>
        </w:rPr>
        <w:t>5-</w:t>
      </w:r>
      <w:bookmarkEnd w:id="350"/>
      <w:r w:rsidR="00546BC3">
        <w:rPr>
          <w:rFonts w:cs="宋体" w:hint="eastAsia"/>
          <w:b w:val="0"/>
          <w:szCs w:val="21"/>
        </w:rPr>
        <w:t xml:space="preserve">6 </w:t>
      </w:r>
      <w:r w:rsidR="00546BC3">
        <w:rPr>
          <w:rFonts w:cs="宋体" w:hint="eastAsia"/>
          <w:b w:val="0"/>
          <w:szCs w:val="21"/>
        </w:rPr>
        <w:t>加入购物车功能前端代码图</w:t>
      </w:r>
      <w:bookmarkEnd w:id="351"/>
      <w:bookmarkEnd w:id="352"/>
    </w:p>
    <w:p w14:paraId="6CE2C7BF" w14:textId="77777777" w:rsidR="00546BC3" w:rsidRDefault="00546BC3">
      <w:pPr>
        <w:pStyle w:val="aff7"/>
        <w:spacing w:beforeLines="0" w:before="0" w:afterLines="0" w:after="0" w:line="360" w:lineRule="auto"/>
        <w:ind w:firstLineChars="200" w:firstLine="480"/>
        <w:outlineLvl w:val="9"/>
        <w:rPr>
          <w:rFonts w:ascii="Times New Roman" w:hAnsi="Times New Roman"/>
          <w:b w:val="0"/>
          <w:sz w:val="24"/>
          <w:szCs w:val="24"/>
        </w:rPr>
      </w:pPr>
      <w:bookmarkStart w:id="353" w:name="_Toc14998"/>
      <w:bookmarkStart w:id="354" w:name="_Toc8363"/>
      <w:bookmarkStart w:id="355" w:name="_Toc8205"/>
      <w:r>
        <w:rPr>
          <w:rFonts w:ascii="Times New Roman" w:hAnsi="Times New Roman" w:hint="eastAsia"/>
          <w:b w:val="0"/>
          <w:sz w:val="24"/>
          <w:szCs w:val="24"/>
        </w:rPr>
        <w:t>（</w:t>
      </w:r>
      <w:r>
        <w:rPr>
          <w:rFonts w:ascii="Times New Roman" w:hAnsi="Times New Roman" w:hint="eastAsia"/>
          <w:b w:val="0"/>
          <w:sz w:val="24"/>
          <w:szCs w:val="24"/>
        </w:rPr>
        <w:t>3</w:t>
      </w:r>
      <w:r>
        <w:rPr>
          <w:rFonts w:ascii="Times New Roman" w:hAnsi="Times New Roman" w:hint="eastAsia"/>
          <w:b w:val="0"/>
          <w:sz w:val="24"/>
          <w:szCs w:val="24"/>
        </w:rPr>
        <w:t>）用户可以选择多个商品加入购物车，购物车会根据用户所勾选的商品价格、数量得出总价。用户点击结算按钮，系统会先判断用户是否已经选择收获地址，对未选择的用户做出相应提示。购物车功能页如图</w:t>
      </w:r>
      <w:r>
        <w:rPr>
          <w:rFonts w:ascii="Times New Roman" w:hAnsi="Times New Roman" w:hint="eastAsia"/>
          <w:b w:val="0"/>
          <w:sz w:val="24"/>
          <w:szCs w:val="24"/>
        </w:rPr>
        <w:t>5-7</w:t>
      </w:r>
      <w:r>
        <w:rPr>
          <w:rFonts w:ascii="Times New Roman" w:hAnsi="Times New Roman" w:hint="eastAsia"/>
          <w:b w:val="0"/>
          <w:sz w:val="24"/>
          <w:szCs w:val="24"/>
        </w:rPr>
        <w:t>所示。</w:t>
      </w:r>
      <w:bookmarkEnd w:id="353"/>
      <w:bookmarkEnd w:id="354"/>
      <w:bookmarkEnd w:id="355"/>
      <w:commentRangeStart w:id="356"/>
      <w:commentRangeEnd w:id="356"/>
      <w:r>
        <w:commentReference w:id="357"/>
      </w:r>
    </w:p>
    <w:p w14:paraId="5315E2F2" w14:textId="77777777" w:rsidR="00546BC3" w:rsidRDefault="00ED03C1">
      <w:pPr>
        <w:pStyle w:val="aff7"/>
        <w:spacing w:beforeLines="0" w:before="0" w:afterLines="0" w:after="0" w:line="240" w:lineRule="auto"/>
        <w:jc w:val="center"/>
        <w:outlineLvl w:val="9"/>
        <w:rPr>
          <w:rFonts w:ascii="Times New Roman" w:hAnsi="Times New Roman"/>
          <w:b w:val="0"/>
          <w:szCs w:val="24"/>
        </w:rPr>
      </w:pPr>
      <w:bookmarkStart w:id="358" w:name="_Toc6853"/>
      <w:bookmarkStart w:id="359" w:name="_Toc29720"/>
      <w:bookmarkStart w:id="360" w:name="_Toc15349"/>
      <w:r>
        <w:rPr>
          <w:rFonts w:ascii="Times New Roman" w:hAnsi="Times New Roman"/>
          <w:b w:val="0"/>
          <w:noProof/>
          <w:szCs w:val="24"/>
        </w:rPr>
        <w:drawing>
          <wp:inline distT="0" distB="0" distL="0" distR="0" wp14:anchorId="745C27BD" wp14:editId="0E6D7FF7">
            <wp:extent cx="1621790" cy="2879090"/>
            <wp:effectExtent l="0" t="0" r="0" b="0"/>
            <wp:docPr id="12" name="图片 39" descr="购物车提示收货地址"/>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39" descr="购物车提示收货地址"/>
                    <pic:cNvPicPr>
                      <a:picLocks/>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621790" cy="2879090"/>
                    </a:xfrm>
                    <a:prstGeom prst="rect">
                      <a:avLst/>
                    </a:prstGeom>
                    <a:noFill/>
                    <a:ln>
                      <a:noFill/>
                    </a:ln>
                  </pic:spPr>
                </pic:pic>
              </a:graphicData>
            </a:graphic>
          </wp:inline>
        </w:drawing>
      </w:r>
      <w:bookmarkEnd w:id="358"/>
      <w:bookmarkEnd w:id="359"/>
      <w:bookmarkEnd w:id="360"/>
    </w:p>
    <w:p w14:paraId="09B041CC" w14:textId="77777777" w:rsidR="00546BC3" w:rsidRDefault="00546BC3">
      <w:pPr>
        <w:pStyle w:val="aff7"/>
        <w:spacing w:beforeLines="0" w:before="0" w:afterLines="0" w:after="0" w:line="360" w:lineRule="auto"/>
        <w:jc w:val="center"/>
        <w:outlineLvl w:val="9"/>
        <w:rPr>
          <w:rFonts w:ascii="Times New Roman" w:hAnsi="Times New Roman" w:hint="eastAsia"/>
          <w:b w:val="0"/>
          <w:sz w:val="24"/>
          <w:szCs w:val="24"/>
        </w:rPr>
      </w:pPr>
      <w:bookmarkStart w:id="361" w:name="_Toc967"/>
      <w:bookmarkStart w:id="362" w:name="_Toc8887"/>
      <w:bookmarkStart w:id="363" w:name="_Toc3104"/>
      <w:r>
        <w:rPr>
          <w:rFonts w:cs="宋体" w:hint="eastAsia"/>
          <w:b w:val="0"/>
          <w:szCs w:val="21"/>
        </w:rPr>
        <w:t>图</w:t>
      </w:r>
      <w:r>
        <w:rPr>
          <w:rFonts w:cs="宋体" w:hint="eastAsia"/>
          <w:b w:val="0"/>
          <w:szCs w:val="21"/>
        </w:rPr>
        <w:t>5-</w:t>
      </w:r>
      <w:bookmarkEnd w:id="361"/>
      <w:r>
        <w:rPr>
          <w:rFonts w:cs="宋体" w:hint="eastAsia"/>
          <w:b w:val="0"/>
          <w:szCs w:val="21"/>
        </w:rPr>
        <w:t xml:space="preserve">7 </w:t>
      </w:r>
      <w:r>
        <w:rPr>
          <w:rFonts w:cs="宋体" w:hint="eastAsia"/>
          <w:b w:val="0"/>
          <w:szCs w:val="21"/>
        </w:rPr>
        <w:t>购物车功能页效果图</w:t>
      </w:r>
      <w:bookmarkStart w:id="364" w:name="_Toc30855"/>
      <w:bookmarkStart w:id="365" w:name="_Toc20513"/>
      <w:bookmarkStart w:id="366" w:name="_Toc32085"/>
      <w:bookmarkEnd w:id="362"/>
      <w:bookmarkEnd w:id="363"/>
    </w:p>
    <w:p w14:paraId="49D8E775" w14:textId="77777777" w:rsidR="00546BC3" w:rsidRDefault="00546BC3">
      <w:pPr>
        <w:pStyle w:val="aff7"/>
        <w:spacing w:beforeLines="0" w:before="0" w:afterLines="0" w:after="0" w:line="360" w:lineRule="auto"/>
        <w:ind w:firstLineChars="200" w:firstLine="480"/>
        <w:jc w:val="left"/>
        <w:outlineLvl w:val="9"/>
      </w:pPr>
      <w:r>
        <w:rPr>
          <w:rFonts w:ascii="Times New Roman" w:hAnsi="Times New Roman" w:hint="eastAsia"/>
          <w:b w:val="0"/>
          <w:sz w:val="24"/>
          <w:szCs w:val="24"/>
        </w:rPr>
        <w:t>首先，</w:t>
      </w:r>
      <w:r>
        <w:rPr>
          <w:rFonts w:ascii="Times New Roman" w:hAnsi="Times New Roman" w:hint="eastAsia"/>
          <w:b w:val="0"/>
          <w:sz w:val="24"/>
          <w:szCs w:val="24"/>
        </w:rPr>
        <w:t>定义了</w:t>
      </w:r>
      <w:r>
        <w:rPr>
          <w:rFonts w:ascii="Times New Roman" w:hAnsi="Times New Roman" w:hint="eastAsia"/>
          <w:b w:val="0"/>
          <w:sz w:val="24"/>
          <w:szCs w:val="24"/>
        </w:rPr>
        <w:t>三个变量</w:t>
      </w:r>
      <w:r>
        <w:rPr>
          <w:rFonts w:ascii="Times New Roman" w:hAnsi="Times New Roman" w:hint="eastAsia"/>
          <w:b w:val="0"/>
          <w:sz w:val="24"/>
          <w:szCs w:val="24"/>
        </w:rPr>
        <w:t>allChecked</w:t>
      </w:r>
      <w:r>
        <w:rPr>
          <w:rFonts w:ascii="Times New Roman" w:hAnsi="Times New Roman" w:hint="eastAsia"/>
          <w:b w:val="0"/>
          <w:sz w:val="24"/>
          <w:szCs w:val="24"/>
        </w:rPr>
        <w:t>、</w:t>
      </w:r>
      <w:r>
        <w:rPr>
          <w:rFonts w:ascii="Times New Roman" w:hAnsi="Times New Roman" w:hint="eastAsia"/>
          <w:b w:val="0"/>
          <w:sz w:val="24"/>
          <w:szCs w:val="24"/>
        </w:rPr>
        <w:t>totalPrice</w:t>
      </w:r>
      <w:r>
        <w:rPr>
          <w:rFonts w:ascii="Times New Roman" w:hAnsi="Times New Roman" w:hint="eastAsia"/>
          <w:b w:val="0"/>
          <w:sz w:val="24"/>
          <w:szCs w:val="24"/>
        </w:rPr>
        <w:t>和</w:t>
      </w:r>
      <w:r>
        <w:rPr>
          <w:rFonts w:ascii="Times New Roman" w:hAnsi="Times New Roman" w:hint="eastAsia"/>
          <w:b w:val="0"/>
          <w:sz w:val="24"/>
          <w:szCs w:val="24"/>
        </w:rPr>
        <w:t>totalNum</w:t>
      </w:r>
      <w:r>
        <w:rPr>
          <w:rFonts w:ascii="Times New Roman" w:hAnsi="Times New Roman" w:hint="eastAsia"/>
          <w:b w:val="0"/>
          <w:sz w:val="24"/>
          <w:szCs w:val="24"/>
        </w:rPr>
        <w:t>，分别表示全选状态、总价和商品总数量。然后，遍历购物车数据</w:t>
      </w:r>
      <w:r>
        <w:rPr>
          <w:rFonts w:ascii="Times New Roman" w:hAnsi="Times New Roman" w:hint="eastAsia"/>
          <w:b w:val="0"/>
          <w:sz w:val="24"/>
          <w:szCs w:val="24"/>
        </w:rPr>
        <w:t>cart</w:t>
      </w:r>
      <w:r>
        <w:rPr>
          <w:rFonts w:ascii="Times New Roman" w:hAnsi="Times New Roman" w:hint="eastAsia"/>
          <w:b w:val="0"/>
          <w:sz w:val="24"/>
          <w:szCs w:val="24"/>
        </w:rPr>
        <w:t>，对于每个已选择的商品，将其数量和价格累加到</w:t>
      </w:r>
      <w:r>
        <w:rPr>
          <w:rFonts w:ascii="Times New Roman" w:hAnsi="Times New Roman" w:hint="eastAsia"/>
          <w:b w:val="0"/>
          <w:sz w:val="24"/>
          <w:szCs w:val="24"/>
        </w:rPr>
        <w:t>totalNum</w:t>
      </w:r>
      <w:r>
        <w:rPr>
          <w:rFonts w:ascii="Times New Roman" w:hAnsi="Times New Roman" w:hint="eastAsia"/>
          <w:b w:val="0"/>
          <w:sz w:val="24"/>
          <w:szCs w:val="24"/>
        </w:rPr>
        <w:t>和</w:t>
      </w:r>
      <w:r>
        <w:rPr>
          <w:rFonts w:ascii="Times New Roman" w:hAnsi="Times New Roman" w:hint="eastAsia"/>
          <w:b w:val="0"/>
          <w:sz w:val="24"/>
          <w:szCs w:val="24"/>
        </w:rPr>
        <w:t>totalPrice</w:t>
      </w:r>
      <w:r>
        <w:rPr>
          <w:rFonts w:ascii="Times New Roman" w:hAnsi="Times New Roman" w:hint="eastAsia"/>
          <w:b w:val="0"/>
          <w:sz w:val="24"/>
          <w:szCs w:val="24"/>
        </w:rPr>
        <w:t>。如果有未选中的商品，则将</w:t>
      </w:r>
      <w:r>
        <w:rPr>
          <w:rFonts w:ascii="Times New Roman" w:hAnsi="Times New Roman" w:hint="eastAsia"/>
          <w:b w:val="0"/>
          <w:sz w:val="24"/>
          <w:szCs w:val="24"/>
        </w:rPr>
        <w:t>allChecked</w:t>
      </w:r>
      <w:r>
        <w:rPr>
          <w:rFonts w:ascii="Times New Roman" w:hAnsi="Times New Roman" w:hint="eastAsia"/>
          <w:b w:val="0"/>
          <w:sz w:val="24"/>
          <w:szCs w:val="24"/>
        </w:rPr>
        <w:t>设为</w:t>
      </w:r>
      <w:r>
        <w:rPr>
          <w:rFonts w:ascii="Times New Roman" w:hAnsi="Times New Roman" w:hint="eastAsia"/>
          <w:b w:val="0"/>
          <w:sz w:val="24"/>
          <w:szCs w:val="24"/>
        </w:rPr>
        <w:t>false</w:t>
      </w:r>
      <w:r>
        <w:rPr>
          <w:rFonts w:ascii="Times New Roman" w:hAnsi="Times New Roman" w:hint="eastAsia"/>
          <w:b w:val="0"/>
          <w:sz w:val="24"/>
          <w:szCs w:val="24"/>
        </w:rPr>
        <w:t>。同时，如果购物车为空，也将</w:t>
      </w:r>
      <w:r>
        <w:rPr>
          <w:rFonts w:ascii="Times New Roman" w:hAnsi="Times New Roman" w:hint="eastAsia"/>
          <w:b w:val="0"/>
          <w:sz w:val="24"/>
          <w:szCs w:val="24"/>
        </w:rPr>
        <w:t>allChecked</w:t>
      </w:r>
      <w:r>
        <w:rPr>
          <w:rFonts w:ascii="Times New Roman" w:hAnsi="Times New Roman" w:hint="eastAsia"/>
          <w:b w:val="0"/>
          <w:sz w:val="24"/>
          <w:szCs w:val="24"/>
        </w:rPr>
        <w:t>设为</w:t>
      </w:r>
      <w:r>
        <w:rPr>
          <w:rFonts w:ascii="Times New Roman" w:hAnsi="Times New Roman" w:hint="eastAsia"/>
          <w:b w:val="0"/>
          <w:sz w:val="24"/>
          <w:szCs w:val="24"/>
        </w:rPr>
        <w:t>false</w:t>
      </w:r>
      <w:r>
        <w:rPr>
          <w:rFonts w:ascii="Times New Roman" w:hAnsi="Times New Roman" w:hint="eastAsia"/>
          <w:b w:val="0"/>
          <w:sz w:val="24"/>
          <w:szCs w:val="24"/>
        </w:rPr>
        <w:t>。更新页面数据后，使用</w:t>
      </w:r>
      <w:r>
        <w:rPr>
          <w:rFonts w:ascii="Times New Roman" w:hAnsi="Times New Roman" w:hint="eastAsia"/>
          <w:b w:val="0"/>
          <w:sz w:val="24"/>
          <w:szCs w:val="24"/>
        </w:rPr>
        <w:t>wx.setStorageSync</w:t>
      </w:r>
      <w:r>
        <w:rPr>
          <w:rFonts w:ascii="Times New Roman" w:hAnsi="Times New Roman" w:hint="eastAsia"/>
          <w:b w:val="0"/>
          <w:sz w:val="24"/>
          <w:szCs w:val="24"/>
        </w:rPr>
        <w:t>将购物车数据保存到本地缓存。购物车结算功能实现代码如图</w:t>
      </w:r>
      <w:r>
        <w:rPr>
          <w:rFonts w:ascii="Times New Roman" w:hAnsi="Times New Roman" w:hint="eastAsia"/>
          <w:b w:val="0"/>
          <w:sz w:val="24"/>
          <w:szCs w:val="24"/>
        </w:rPr>
        <w:t>5-8</w:t>
      </w:r>
      <w:r>
        <w:rPr>
          <w:rFonts w:ascii="Times New Roman" w:hAnsi="Times New Roman" w:hint="eastAsia"/>
          <w:b w:val="0"/>
          <w:sz w:val="24"/>
          <w:szCs w:val="24"/>
        </w:rPr>
        <w:t>所示。</w:t>
      </w:r>
      <w:bookmarkEnd w:id="364"/>
      <w:bookmarkEnd w:id="365"/>
      <w:bookmarkEnd w:id="366"/>
      <w:commentRangeStart w:id="367"/>
      <w:commentRangeEnd w:id="367"/>
      <w:r>
        <w:commentReference w:id="368"/>
      </w:r>
      <w:r w:rsidR="00ED03C1">
        <w:rPr>
          <w:noProof/>
        </w:rPr>
        <mc:AlternateContent>
          <mc:Choice Requires="wps">
            <w:drawing>
              <wp:inline distT="0" distB="0" distL="0" distR="0" wp14:anchorId="19D2D56A" wp14:editId="4851FD34">
                <wp:extent cx="5534660" cy="5505450"/>
                <wp:effectExtent l="0" t="0" r="8890" b="0"/>
                <wp:docPr id="1147341161"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34660" cy="5505450"/>
                        </a:xfrm>
                        <a:prstGeom prst="rect">
                          <a:avLst/>
                        </a:prstGeom>
                        <a:solidFill>
                          <a:srgbClr val="D9D9D9">
                            <a:lumMod val="85000"/>
                          </a:srgbClr>
                        </a:solidFill>
                        <a:ln w="6350">
                          <a:solidFill>
                            <a:prstClr val="black"/>
                          </a:solidFill>
                        </a:ln>
                      </wps:spPr>
                      <wps:txbx>
                        <w:txbxContent>
                          <w:p w14:paraId="01288108" w14:textId="77777777" w:rsidR="00546BC3" w:rsidRDefault="00546BC3">
                            <w:r>
                              <w:rPr>
                                <w:rFonts w:hint="eastAsia"/>
                              </w:rPr>
                              <w:t>setCart(cart){</w:t>
                            </w:r>
                          </w:p>
                          <w:p w14:paraId="09EAC21D" w14:textId="77777777" w:rsidR="00546BC3" w:rsidRDefault="00546BC3">
                            <w:r>
                              <w:rPr>
                                <w:rFonts w:hint="eastAsia"/>
                              </w:rPr>
                              <w:t xml:space="preserve">      let allChecked=true;//</w:t>
                            </w:r>
                            <w:r>
                              <w:rPr>
                                <w:rFonts w:hint="eastAsia"/>
                              </w:rPr>
                              <w:t>默认全选</w:t>
                            </w:r>
                          </w:p>
                          <w:p w14:paraId="0E257A7A" w14:textId="77777777" w:rsidR="00546BC3" w:rsidRDefault="00546BC3">
                            <w:r>
                              <w:rPr>
                                <w:rFonts w:hint="eastAsia"/>
                              </w:rPr>
                              <w:t xml:space="preserve">      let totalPrice=0;</w:t>
                            </w:r>
                          </w:p>
                          <w:p w14:paraId="4ED8522E" w14:textId="77777777" w:rsidR="00546BC3" w:rsidRDefault="00546BC3">
                            <w:r>
                              <w:rPr>
                                <w:rFonts w:hint="eastAsia"/>
                              </w:rPr>
                              <w:t xml:space="preserve">      let totalNum=0;</w:t>
                            </w:r>
                          </w:p>
                          <w:p w14:paraId="5BD58537" w14:textId="77777777" w:rsidR="00546BC3" w:rsidRDefault="00546BC3">
                            <w:r>
                              <w:rPr>
                                <w:rFonts w:hint="eastAsia"/>
                              </w:rPr>
                              <w:t xml:space="preserve">      //</w:t>
                            </w:r>
                            <w:r>
                              <w:rPr>
                                <w:rFonts w:hint="eastAsia"/>
                              </w:rPr>
                              <w:t>如果有数据全选，为空不选择</w:t>
                            </w:r>
                          </w:p>
                          <w:p w14:paraId="296470B0" w14:textId="77777777" w:rsidR="00546BC3" w:rsidRDefault="00546BC3">
                            <w:r>
                              <w:rPr>
                                <w:rFonts w:hint="eastAsia"/>
                              </w:rPr>
                              <w:t xml:space="preserve">      cart.forEach(v=&gt;{</w:t>
                            </w:r>
                          </w:p>
                          <w:p w14:paraId="0D43E463" w14:textId="77777777" w:rsidR="00546BC3" w:rsidRDefault="00546BC3">
                            <w:r>
                              <w:rPr>
                                <w:rFonts w:hint="eastAsia"/>
                              </w:rPr>
                              <w:t xml:space="preserve">        if(v.checked){</w:t>
                            </w:r>
                          </w:p>
                          <w:p w14:paraId="009D5248" w14:textId="77777777" w:rsidR="00546BC3" w:rsidRDefault="00546BC3">
                            <w:r>
                              <w:rPr>
                                <w:rFonts w:hint="eastAsia"/>
                              </w:rPr>
                              <w:t xml:space="preserve">          totalNum+=v.num;</w:t>
                            </w:r>
                          </w:p>
                          <w:p w14:paraId="2E6A3CFE" w14:textId="77777777" w:rsidR="00546BC3" w:rsidRDefault="00546BC3">
                            <w:r>
                              <w:rPr>
                                <w:rFonts w:hint="eastAsia"/>
                              </w:rPr>
                              <w:t xml:space="preserve">          totalPrice+=v.cost*v.num;//</w:t>
                            </w:r>
                            <w:r>
                              <w:rPr>
                                <w:rFonts w:hint="eastAsia"/>
                              </w:rPr>
                              <w:t>商品价格乘以数量</w:t>
                            </w:r>
                          </w:p>
                          <w:p w14:paraId="3CB2B5E4" w14:textId="77777777" w:rsidR="00546BC3" w:rsidRDefault="00546BC3">
                            <w:pPr>
                              <w:rPr>
                                <w:rFonts w:hint="eastAsia"/>
                              </w:rPr>
                            </w:pPr>
                            <w:r>
                              <w:rPr>
                                <w:rFonts w:hint="eastAsia"/>
                              </w:rPr>
                              <w:t xml:space="preserve">        }</w:t>
                            </w:r>
                          </w:p>
                          <w:p w14:paraId="2EF8B419" w14:textId="77777777" w:rsidR="00546BC3" w:rsidRDefault="00546BC3">
                            <w:pPr>
                              <w:ind w:firstLineChars="400" w:firstLine="840"/>
                            </w:pPr>
                            <w:r>
                              <w:rPr>
                                <w:rFonts w:hint="eastAsia"/>
                              </w:rPr>
                              <w:t>else{</w:t>
                            </w:r>
                          </w:p>
                          <w:p w14:paraId="1621F129" w14:textId="77777777" w:rsidR="00546BC3" w:rsidRDefault="00546BC3">
                            <w:r>
                              <w:rPr>
                                <w:rFonts w:hint="eastAsia"/>
                              </w:rPr>
                              <w:t>allChecked=false;</w:t>
                            </w:r>
                          </w:p>
                          <w:p w14:paraId="2F2D6FB6" w14:textId="77777777" w:rsidR="00546BC3" w:rsidRDefault="00546BC3">
                            <w:r>
                              <w:rPr>
                                <w:rFonts w:hint="eastAsia"/>
                              </w:rPr>
                              <w:t>}</w:t>
                            </w:r>
                          </w:p>
                          <w:p w14:paraId="7D236D55" w14:textId="77777777" w:rsidR="00546BC3" w:rsidRDefault="00546BC3">
                            <w:r>
                              <w:rPr>
                                <w:rFonts w:hint="eastAsia"/>
                              </w:rPr>
                              <w:t>})</w:t>
                            </w:r>
                          </w:p>
                          <w:p w14:paraId="53265C60" w14:textId="77777777" w:rsidR="00546BC3" w:rsidRDefault="00546BC3">
                            <w:r>
                              <w:rPr>
                                <w:rFonts w:hint="eastAsia"/>
                              </w:rPr>
                              <w:t>allChecked=cart.length!=0?allChecked:false;</w:t>
                            </w:r>
                          </w:p>
                          <w:p w14:paraId="01B2AA84" w14:textId="77777777" w:rsidR="00546BC3" w:rsidRDefault="00546BC3">
                            <w:r>
                              <w:rPr>
                                <w:rFonts w:hint="eastAsia"/>
                              </w:rPr>
                              <w:t xml:space="preserve">totalPrice = totalPrice.toFixed(2); // </w:t>
                            </w:r>
                            <w:r>
                              <w:rPr>
                                <w:rFonts w:hint="eastAsia"/>
                              </w:rPr>
                              <w:t>将</w:t>
                            </w:r>
                            <w:r>
                              <w:rPr>
                                <w:rFonts w:hint="eastAsia"/>
                              </w:rPr>
                              <w:t xml:space="preserve"> totalPrice </w:t>
                            </w:r>
                            <w:r>
                              <w:rPr>
                                <w:rFonts w:hint="eastAsia"/>
                              </w:rPr>
                              <w:t>保留两位小数</w:t>
                            </w:r>
                          </w:p>
                          <w:p w14:paraId="3E44430D" w14:textId="77777777" w:rsidR="00546BC3" w:rsidRDefault="00546BC3">
                            <w:r>
                              <w:rPr>
                                <w:rFonts w:hint="eastAsia"/>
                              </w:rPr>
                              <w:t>this.setData({</w:t>
                            </w:r>
                          </w:p>
                          <w:p w14:paraId="5BCD0CEF" w14:textId="77777777" w:rsidR="00546BC3" w:rsidRDefault="00546BC3">
                            <w:r>
                              <w:rPr>
                                <w:rFonts w:hint="eastAsia"/>
                              </w:rPr>
                              <w:t>cart,</w:t>
                            </w:r>
                          </w:p>
                          <w:p w14:paraId="64761B0B" w14:textId="77777777" w:rsidR="00546BC3" w:rsidRDefault="00546BC3">
                            <w:r>
                              <w:rPr>
                                <w:rFonts w:hint="eastAsia"/>
                              </w:rPr>
                              <w:t>allChecked,</w:t>
                            </w:r>
                          </w:p>
                          <w:p w14:paraId="21F85641" w14:textId="77777777" w:rsidR="00546BC3" w:rsidRDefault="00546BC3">
                            <w:r>
                              <w:rPr>
                                <w:rFonts w:hint="eastAsia"/>
                              </w:rPr>
                              <w:t>totalNum,</w:t>
                            </w:r>
                          </w:p>
                          <w:p w14:paraId="4F11CC9C" w14:textId="77777777" w:rsidR="00546BC3" w:rsidRDefault="00546BC3">
                            <w:r>
                              <w:rPr>
                                <w:rFonts w:hint="eastAsia"/>
                              </w:rPr>
                              <w:t xml:space="preserve">totalPrice: parseFloat(totalPrice) // </w:t>
                            </w:r>
                            <w:r>
                              <w:rPr>
                                <w:rFonts w:hint="eastAsia"/>
                              </w:rPr>
                              <w:t>将字符串转换为数值类型</w:t>
                            </w:r>
                          </w:p>
                          <w:p w14:paraId="78E36412" w14:textId="77777777" w:rsidR="00546BC3" w:rsidRDefault="00546BC3">
                            <w:r>
                              <w:rPr>
                                <w:rFonts w:hint="eastAsia"/>
                              </w:rPr>
                              <w:t>})</w:t>
                            </w:r>
                          </w:p>
                          <w:p w14:paraId="4682F9DB" w14:textId="77777777" w:rsidR="00546BC3" w:rsidRDefault="00546BC3"/>
                          <w:p w14:paraId="29B80F04" w14:textId="77777777" w:rsidR="00546BC3" w:rsidRDefault="00546BC3">
                            <w:r>
                              <w:rPr>
                                <w:rFonts w:hint="eastAsia"/>
                              </w:rPr>
                              <w:t>//cart</w:t>
                            </w:r>
                            <w:r>
                              <w:rPr>
                                <w:rFonts w:hint="eastAsia"/>
                              </w:rPr>
                              <w:t>设置到缓存中</w:t>
                            </w:r>
                            <w:r>
                              <w:rPr>
                                <w:rFonts w:hint="eastAsia"/>
                              </w:rPr>
                              <w:t>,</w:t>
                            </w:r>
                            <w:r>
                              <w:rPr>
                                <w:rFonts w:hint="eastAsia"/>
                              </w:rPr>
                              <w:t>当前进行的操作在下次进入小程序会保存下来</w:t>
                            </w:r>
                          </w:p>
                          <w:p w14:paraId="1524D8BC" w14:textId="77777777" w:rsidR="00546BC3" w:rsidRDefault="00546BC3">
                            <w:r>
                              <w:rPr>
                                <w:rFonts w:hint="eastAsia"/>
                              </w:rPr>
                              <w:t>wx.setStorageSync('cart', cart);</w:t>
                            </w:r>
                          </w:p>
                          <w:p w14:paraId="419B5453" w14:textId="77777777" w:rsidR="00546BC3" w:rsidRDefault="00546BC3">
                            <w:pPr>
                              <w:ind w:firstLine="420"/>
                            </w:pPr>
                            <w:r>
                              <w:rPr>
                                <w:rFonts w:hint="eastAsia"/>
                              </w:rPr>
                              <w:t>}</w:t>
                            </w:r>
                          </w:p>
                          <w:p w14:paraId="7EFEDE8C" w14:textId="77777777" w:rsidR="00546BC3" w:rsidRDefault="00546BC3">
                            <w:pPr>
                              <w:rPr>
                                <w:rFonts w:hint="eastAsia"/>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w14:anchorId="19D2D56A" id="文本框 5" o:spid="_x0000_s1029" type="#_x0000_t202" style="width:435.8pt;height:43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" fillcolor="#b8b8b8" strokeweight=".5pt">
                <v:path arrowok="t"/>
                <v:textbox>
                  <w:txbxContent>
                    <w:p w14:paraId="01288108" w14:textId="77777777" w:rsidR="00546BC3" w:rsidRDefault="00546BC3">
                      <w:r>
                        <w:rPr>
                          <w:rFonts w:hint="eastAsia"/>
                        </w:rPr>
                        <w:t>setCart(cart){</w:t>
                      </w:r>
                    </w:p>
                    <w:p w14:paraId="09EAC21D" w14:textId="77777777" w:rsidR="00546BC3" w:rsidRDefault="00546BC3">
                      <w:r>
                        <w:rPr>
                          <w:rFonts w:hint="eastAsia"/>
                        </w:rPr>
                        <w:t xml:space="preserve">      let allChecked=true;//</w:t>
                      </w:r>
                      <w:r>
                        <w:rPr>
                          <w:rFonts w:hint="eastAsia"/>
                        </w:rPr>
                        <w:t>默认全选</w:t>
                      </w:r>
                    </w:p>
                    <w:p w14:paraId="0E257A7A" w14:textId="77777777" w:rsidR="00546BC3" w:rsidRDefault="00546BC3">
                      <w:r>
                        <w:rPr>
                          <w:rFonts w:hint="eastAsia"/>
                        </w:rPr>
                        <w:t xml:space="preserve">      let totalPrice=0;</w:t>
                      </w:r>
                    </w:p>
                    <w:p w14:paraId="4ED8522E" w14:textId="77777777" w:rsidR="00546BC3" w:rsidRDefault="00546BC3">
                      <w:r>
                        <w:rPr>
                          <w:rFonts w:hint="eastAsia"/>
                        </w:rPr>
                        <w:t xml:space="preserve">      let totalNum=0;</w:t>
                      </w:r>
                    </w:p>
                    <w:p w14:paraId="5BD58537" w14:textId="77777777" w:rsidR="00546BC3" w:rsidRDefault="00546BC3">
                      <w:r>
                        <w:rPr>
                          <w:rFonts w:hint="eastAsia"/>
                        </w:rPr>
                        <w:t xml:space="preserve">      //</w:t>
                      </w:r>
                      <w:r>
                        <w:rPr>
                          <w:rFonts w:hint="eastAsia"/>
                        </w:rPr>
                        <w:t>如果有数据全选，为空不选择</w:t>
                      </w:r>
                    </w:p>
                    <w:p w14:paraId="296470B0" w14:textId="77777777" w:rsidR="00546BC3" w:rsidRDefault="00546BC3">
                      <w:r>
                        <w:rPr>
                          <w:rFonts w:hint="eastAsia"/>
                        </w:rPr>
                        <w:t xml:space="preserve">      cart.forEach(v=&gt;{</w:t>
                      </w:r>
                    </w:p>
                    <w:p w14:paraId="0D43E463" w14:textId="77777777" w:rsidR="00546BC3" w:rsidRDefault="00546BC3">
                      <w:r>
                        <w:rPr>
                          <w:rFonts w:hint="eastAsia"/>
                        </w:rPr>
                        <w:t xml:space="preserve">        if(v.checked){</w:t>
                      </w:r>
                    </w:p>
                    <w:p w14:paraId="009D5248" w14:textId="77777777" w:rsidR="00546BC3" w:rsidRDefault="00546BC3">
                      <w:r>
                        <w:rPr>
                          <w:rFonts w:hint="eastAsia"/>
                        </w:rPr>
                        <w:t xml:space="preserve">          totalNum+=v.num;</w:t>
                      </w:r>
                    </w:p>
                    <w:p w14:paraId="2E6A3CFE" w14:textId="77777777" w:rsidR="00546BC3" w:rsidRDefault="00546BC3">
                      <w:r>
                        <w:rPr>
                          <w:rFonts w:hint="eastAsia"/>
                        </w:rPr>
                        <w:t xml:space="preserve">          totalPrice+=v.cost*v.num;//</w:t>
                      </w:r>
                      <w:r>
                        <w:rPr>
                          <w:rFonts w:hint="eastAsia"/>
                        </w:rPr>
                        <w:t>商品价格乘以数量</w:t>
                      </w:r>
                    </w:p>
                    <w:p w14:paraId="3CB2B5E4" w14:textId="77777777" w:rsidR="00546BC3" w:rsidRDefault="00546BC3">
                      <w:pPr>
                        <w:rPr>
                          <w:rFonts w:hint="eastAsia"/>
                        </w:rPr>
                      </w:pPr>
                      <w:r>
                        <w:rPr>
                          <w:rFonts w:hint="eastAsia"/>
                        </w:rPr>
                        <w:t xml:space="preserve">        }</w:t>
                      </w:r>
                    </w:p>
                    <w:p w14:paraId="2EF8B419" w14:textId="77777777" w:rsidR="00546BC3" w:rsidRDefault="00546BC3">
                      <w:pPr>
                        <w:ind w:firstLineChars="400" w:firstLine="840"/>
                      </w:pPr>
                      <w:r>
                        <w:rPr>
                          <w:rFonts w:hint="eastAsia"/>
                        </w:rPr>
                        <w:t>else{</w:t>
                      </w:r>
                    </w:p>
                    <w:p w14:paraId="1621F129" w14:textId="77777777" w:rsidR="00546BC3" w:rsidRDefault="00546BC3">
                      <w:r>
                        <w:rPr>
                          <w:rFonts w:hint="eastAsia"/>
                        </w:rPr>
                        <w:t>allChecked=false;</w:t>
                      </w:r>
                    </w:p>
                    <w:p w14:paraId="2F2D6FB6" w14:textId="77777777" w:rsidR="00546BC3" w:rsidRDefault="00546BC3">
                      <w:r>
                        <w:rPr>
                          <w:rFonts w:hint="eastAsia"/>
                        </w:rPr>
                        <w:t>}</w:t>
                      </w:r>
                    </w:p>
                    <w:p w14:paraId="7D236D55" w14:textId="77777777" w:rsidR="00546BC3" w:rsidRDefault="00546BC3">
                      <w:r>
                        <w:rPr>
                          <w:rFonts w:hint="eastAsia"/>
                        </w:rPr>
                        <w:t>})</w:t>
                      </w:r>
                    </w:p>
                    <w:p w14:paraId="53265C60" w14:textId="77777777" w:rsidR="00546BC3" w:rsidRDefault="00546BC3">
                      <w:r>
                        <w:rPr>
                          <w:rFonts w:hint="eastAsia"/>
                        </w:rPr>
                        <w:t>allChecked=cart.length!=0?allChecked:false;</w:t>
                      </w:r>
                    </w:p>
                    <w:p w14:paraId="01B2AA84" w14:textId="77777777" w:rsidR="00546BC3" w:rsidRDefault="00546BC3">
                      <w:r>
                        <w:rPr>
                          <w:rFonts w:hint="eastAsia"/>
                        </w:rPr>
                        <w:t xml:space="preserve">totalPrice = totalPrice.toFixed(2); // </w:t>
                      </w:r>
                      <w:r>
                        <w:rPr>
                          <w:rFonts w:hint="eastAsia"/>
                        </w:rPr>
                        <w:t>将</w:t>
                      </w:r>
                      <w:r>
                        <w:rPr>
                          <w:rFonts w:hint="eastAsia"/>
                        </w:rPr>
                        <w:t xml:space="preserve"> totalPrice </w:t>
                      </w:r>
                      <w:r>
                        <w:rPr>
                          <w:rFonts w:hint="eastAsia"/>
                        </w:rPr>
                        <w:t>保留两位小数</w:t>
                      </w:r>
                    </w:p>
                    <w:p w14:paraId="3E44430D" w14:textId="77777777" w:rsidR="00546BC3" w:rsidRDefault="00546BC3">
                      <w:r>
                        <w:rPr>
                          <w:rFonts w:hint="eastAsia"/>
                        </w:rPr>
                        <w:t>this.setData({</w:t>
                      </w:r>
                    </w:p>
                    <w:p w14:paraId="5BCD0CEF" w14:textId="77777777" w:rsidR="00546BC3" w:rsidRDefault="00546BC3">
                      <w:r>
                        <w:rPr>
                          <w:rFonts w:hint="eastAsia"/>
                        </w:rPr>
                        <w:t>cart,</w:t>
                      </w:r>
                    </w:p>
                    <w:p w14:paraId="64761B0B" w14:textId="77777777" w:rsidR="00546BC3" w:rsidRDefault="00546BC3">
                      <w:r>
                        <w:rPr>
                          <w:rFonts w:hint="eastAsia"/>
                        </w:rPr>
                        <w:t>allChecked,</w:t>
                      </w:r>
                    </w:p>
                    <w:p w14:paraId="21F85641" w14:textId="77777777" w:rsidR="00546BC3" w:rsidRDefault="00546BC3">
                      <w:r>
                        <w:rPr>
                          <w:rFonts w:hint="eastAsia"/>
                        </w:rPr>
                        <w:t>totalNum,</w:t>
                      </w:r>
                    </w:p>
                    <w:p w14:paraId="4F11CC9C" w14:textId="77777777" w:rsidR="00546BC3" w:rsidRDefault="00546BC3">
                      <w:r>
                        <w:rPr>
                          <w:rFonts w:hint="eastAsia"/>
                        </w:rPr>
                        <w:t xml:space="preserve">totalPrice: parseFloat(totalPrice) // </w:t>
                      </w:r>
                      <w:r>
                        <w:rPr>
                          <w:rFonts w:hint="eastAsia"/>
                        </w:rPr>
                        <w:t>将字符串转换为数值类型</w:t>
                      </w:r>
                    </w:p>
                    <w:p w14:paraId="78E36412" w14:textId="77777777" w:rsidR="00546BC3" w:rsidRDefault="00546BC3">
                      <w:r>
                        <w:rPr>
                          <w:rFonts w:hint="eastAsia"/>
                        </w:rPr>
                        <w:t>})</w:t>
                      </w:r>
                    </w:p>
                    <w:p w14:paraId="4682F9DB" w14:textId="77777777" w:rsidR="00546BC3" w:rsidRDefault="00546BC3"/>
                    <w:p w14:paraId="29B80F04" w14:textId="77777777" w:rsidR="00546BC3" w:rsidRDefault="00546BC3">
                      <w:r>
                        <w:rPr>
                          <w:rFonts w:hint="eastAsia"/>
                        </w:rPr>
                        <w:t>//cart</w:t>
                      </w:r>
                      <w:r>
                        <w:rPr>
                          <w:rFonts w:hint="eastAsia"/>
                        </w:rPr>
                        <w:t>设置到缓存中</w:t>
                      </w:r>
                      <w:r>
                        <w:rPr>
                          <w:rFonts w:hint="eastAsia"/>
                        </w:rPr>
                        <w:t>,</w:t>
                      </w:r>
                      <w:r>
                        <w:rPr>
                          <w:rFonts w:hint="eastAsia"/>
                        </w:rPr>
                        <w:t>当前进行的操作在下次进入小程序会保存下来</w:t>
                      </w:r>
                    </w:p>
                    <w:p w14:paraId="1524D8BC" w14:textId="77777777" w:rsidR="00546BC3" w:rsidRDefault="00546BC3">
                      <w:r>
                        <w:rPr>
                          <w:rFonts w:hint="eastAsia"/>
                        </w:rPr>
                        <w:t>wx.setStorageSync('cart', cart);</w:t>
                      </w:r>
                    </w:p>
                    <w:p w14:paraId="419B5453" w14:textId="77777777" w:rsidR="00546BC3" w:rsidRDefault="00546BC3">
                      <w:pPr>
                        <w:ind w:firstLine="420"/>
                      </w:pPr>
                      <w:r>
                        <w:rPr>
                          <w:rFonts w:hint="eastAsia"/>
                        </w:rPr>
                        <w:t>}</w:t>
                      </w:r>
                    </w:p>
                    <w:p w14:paraId="7EFEDE8C" w14:textId="77777777" w:rsidR="00546BC3" w:rsidRDefault="00546BC3">
                      <w:pPr>
                        <w:rPr>
                          <w:rFonts w:hint="eastAsia"/>
                        </w:rPr>
                      </w:pPr>
                    </w:p>
                  </w:txbxContent>
                </v:textbox>
                <w10:anchorlock/>
              </v:shape>
            </w:pict>
          </mc:Fallback>
        </mc:AlternateContent>
      </w:r>
    </w:p>
    <w:p w14:paraId="21343DC3" w14:textId="77777777" w:rsidR="00546BC3" w:rsidRDefault="00546BC3">
      <w:pPr>
        <w:pStyle w:val="aff7"/>
        <w:spacing w:beforeLines="0" w:before="0" w:afterLines="0" w:after="0" w:line="360" w:lineRule="auto"/>
        <w:jc w:val="center"/>
        <w:outlineLvl w:val="9"/>
        <w:rPr>
          <w:rFonts w:ascii="Times New Roman" w:hAnsi="Times New Roman"/>
          <w:b w:val="0"/>
          <w:szCs w:val="24"/>
        </w:rPr>
      </w:pPr>
      <w:bookmarkStart w:id="369" w:name="_Toc3553"/>
      <w:bookmarkStart w:id="370" w:name="_Toc22134"/>
      <w:bookmarkStart w:id="371" w:name="_Toc20312"/>
      <w:r>
        <w:rPr>
          <w:rFonts w:ascii="Times New Roman" w:hAnsi="Times New Roman" w:hint="eastAsia"/>
          <w:b w:val="0"/>
          <w:szCs w:val="24"/>
        </w:rPr>
        <w:t>图</w:t>
      </w:r>
      <w:r>
        <w:rPr>
          <w:rFonts w:ascii="Times New Roman" w:hAnsi="Times New Roman" w:hint="eastAsia"/>
          <w:b w:val="0"/>
          <w:szCs w:val="24"/>
        </w:rPr>
        <w:t>5-</w:t>
      </w:r>
      <w:bookmarkEnd w:id="369"/>
      <w:r>
        <w:rPr>
          <w:rFonts w:ascii="Times New Roman" w:hAnsi="Times New Roman" w:hint="eastAsia"/>
          <w:b w:val="0"/>
          <w:szCs w:val="24"/>
        </w:rPr>
        <w:t xml:space="preserve">8 </w:t>
      </w:r>
      <w:r>
        <w:rPr>
          <w:rFonts w:ascii="Times New Roman" w:hAnsi="Times New Roman" w:hint="eastAsia"/>
          <w:b w:val="0"/>
          <w:szCs w:val="24"/>
        </w:rPr>
        <w:t>购物车结算功能前端代码图</w:t>
      </w:r>
      <w:commentRangeStart w:id="372"/>
      <w:commentRangeEnd w:id="372"/>
      <w:r>
        <w:commentReference w:id="373"/>
      </w:r>
      <w:bookmarkEnd w:id="370"/>
      <w:bookmarkEnd w:id="371"/>
    </w:p>
    <w:p w14:paraId="6C32158A" w14:textId="77777777" w:rsidR="00546BC3" w:rsidRDefault="00546BC3">
      <w:pPr>
        <w:pStyle w:val="aff7"/>
        <w:numPr>
          <w:ilvl w:val="0"/>
          <w:numId w:val="5"/>
        </w:numPr>
        <w:spacing w:beforeLines="0" w:before="0" w:afterLines="0" w:after="0" w:line="360" w:lineRule="auto"/>
        <w:ind w:firstLineChars="200" w:firstLine="480"/>
        <w:outlineLvl w:val="9"/>
        <w:rPr>
          <w:rFonts w:ascii="Times New Roman" w:hAnsi="Times New Roman"/>
          <w:b w:val="0"/>
          <w:snapToGrid w:val="0"/>
          <w:sz w:val="24"/>
          <w:szCs w:val="21"/>
        </w:rPr>
      </w:pPr>
      <w:bookmarkStart w:id="374" w:name="_Toc14574"/>
      <w:bookmarkStart w:id="375" w:name="_Toc31445"/>
      <w:bookmarkStart w:id="376" w:name="_Toc7811"/>
      <w:r>
        <w:rPr>
          <w:rFonts w:ascii="Times New Roman" w:hAnsi="Times New Roman" w:hint="eastAsia"/>
          <w:b w:val="0"/>
          <w:snapToGrid w:val="0"/>
          <w:sz w:val="24"/>
          <w:szCs w:val="21"/>
        </w:rPr>
        <w:t>用户选择好收货地址点击结算后跳转至确认订单页面，页面显示收货地址、所选购的商品信息等。确认订单页面如图</w:t>
      </w:r>
      <w:r>
        <w:rPr>
          <w:rFonts w:ascii="Times New Roman" w:hAnsi="Times New Roman" w:hint="eastAsia"/>
          <w:b w:val="0"/>
          <w:snapToGrid w:val="0"/>
          <w:sz w:val="24"/>
          <w:szCs w:val="21"/>
        </w:rPr>
        <w:t>5-9</w:t>
      </w:r>
      <w:r>
        <w:rPr>
          <w:rFonts w:ascii="Times New Roman" w:hAnsi="Times New Roman" w:hint="eastAsia"/>
          <w:b w:val="0"/>
          <w:snapToGrid w:val="0"/>
          <w:sz w:val="24"/>
          <w:szCs w:val="21"/>
        </w:rPr>
        <w:t>所示。</w:t>
      </w:r>
      <w:bookmarkEnd w:id="374"/>
      <w:bookmarkEnd w:id="375"/>
      <w:bookmarkEnd w:id="376"/>
    </w:p>
    <w:p w14:paraId="587135B5" w14:textId="77777777" w:rsidR="00546BC3" w:rsidRDefault="00ED03C1">
      <w:pPr>
        <w:pStyle w:val="aff7"/>
        <w:spacing w:beforeLines="0" w:before="0" w:afterLines="0" w:after="0" w:line="240" w:lineRule="auto"/>
        <w:jc w:val="center"/>
        <w:outlineLvl w:val="9"/>
      </w:pPr>
      <w:bookmarkStart w:id="377" w:name="_Toc29224"/>
      <w:bookmarkStart w:id="378" w:name="_Toc32362"/>
      <w:bookmarkStart w:id="379" w:name="_Toc32539"/>
      <w:r>
        <w:rPr>
          <w:noProof/>
        </w:rPr>
        <w:drawing>
          <wp:inline distT="0" distB="0" distL="0" distR="0" wp14:anchorId="0C6B887D" wp14:editId="145FD9A9">
            <wp:extent cx="1619250" cy="2881630"/>
            <wp:effectExtent l="0" t="0" r="0" b="0"/>
            <wp:docPr id="14" name="图片 42" descr="确认订单"/>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2" descr="确认订单"/>
                    <pic:cNvPicPr>
                      <a:picLocks/>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619250" cy="2881630"/>
                    </a:xfrm>
                    <a:prstGeom prst="rect">
                      <a:avLst/>
                    </a:prstGeom>
                    <a:noFill/>
                    <a:ln>
                      <a:noFill/>
                    </a:ln>
                  </pic:spPr>
                </pic:pic>
              </a:graphicData>
            </a:graphic>
          </wp:inline>
        </w:drawing>
      </w:r>
      <w:bookmarkEnd w:id="379"/>
      <w:bookmarkEnd w:id="377"/>
      <w:bookmarkEnd w:id="378"/>
    </w:p>
    <w:p w14:paraId="0A265439" w14:textId="77777777" w:rsidR="00546BC3" w:rsidRDefault="00546BC3">
      <w:pPr>
        <w:pStyle w:val="aff7"/>
        <w:spacing w:beforeLines="0" w:before="0" w:afterLines="0" w:after="0" w:line="360" w:lineRule="auto"/>
        <w:jc w:val="center"/>
        <w:outlineLvl w:val="9"/>
        <w:rPr>
          <w:rFonts w:ascii="Times New Roman" w:hAnsi="Times New Roman"/>
          <w:b w:val="0"/>
          <w:snapToGrid w:val="0"/>
          <w:sz w:val="24"/>
          <w:szCs w:val="21"/>
        </w:rPr>
      </w:pPr>
      <w:bookmarkStart w:id="380" w:name="_Toc27398"/>
      <w:bookmarkStart w:id="381" w:name="_Toc22589"/>
      <w:bookmarkStart w:id="382" w:name="_Toc25028"/>
      <w:r>
        <w:rPr>
          <w:rFonts w:ascii="Times New Roman" w:hAnsi="Times New Roman" w:hint="eastAsia"/>
          <w:b w:val="0"/>
          <w:szCs w:val="24"/>
        </w:rPr>
        <w:t>图</w:t>
      </w:r>
      <w:r>
        <w:rPr>
          <w:rFonts w:ascii="Times New Roman" w:hAnsi="Times New Roman" w:hint="eastAsia"/>
          <w:b w:val="0"/>
          <w:szCs w:val="24"/>
        </w:rPr>
        <w:t>5-</w:t>
      </w:r>
      <w:bookmarkEnd w:id="380"/>
      <w:r>
        <w:rPr>
          <w:rFonts w:ascii="Times New Roman" w:hAnsi="Times New Roman" w:hint="eastAsia"/>
          <w:b w:val="0"/>
          <w:szCs w:val="24"/>
        </w:rPr>
        <w:t xml:space="preserve">9 </w:t>
      </w:r>
      <w:r>
        <w:rPr>
          <w:rFonts w:ascii="Times New Roman" w:hAnsi="Times New Roman" w:hint="eastAsia"/>
          <w:b w:val="0"/>
          <w:szCs w:val="24"/>
        </w:rPr>
        <w:t>确认订单页面效果图</w:t>
      </w:r>
      <w:bookmarkEnd w:id="381"/>
      <w:bookmarkEnd w:id="382"/>
    </w:p>
    <w:p w14:paraId="7B79BEA8" w14:textId="77777777" w:rsidR="00546BC3" w:rsidRDefault="00546BC3">
      <w:pPr>
        <w:pStyle w:val="aff7"/>
        <w:spacing w:beforeLines="0" w:before="0" w:afterLines="0" w:after="0" w:line="360" w:lineRule="auto"/>
        <w:ind w:firstLineChars="200" w:firstLine="480"/>
        <w:outlineLvl w:val="9"/>
        <w:rPr>
          <w:rFonts w:ascii="Times New Roman" w:hAnsi="Times New Roman"/>
          <w:b w:val="0"/>
          <w:snapToGrid w:val="0"/>
          <w:sz w:val="24"/>
          <w:szCs w:val="21"/>
        </w:rPr>
      </w:pPr>
      <w:bookmarkStart w:id="383" w:name="_Toc27785"/>
      <w:bookmarkStart w:id="384" w:name="_Toc27867"/>
      <w:bookmarkStart w:id="385" w:name="_Toc22456"/>
      <w:r>
        <w:rPr>
          <w:rFonts w:ascii="Times New Roman" w:hAnsi="Times New Roman" w:hint="eastAsia"/>
          <w:b w:val="0"/>
          <w:snapToGrid w:val="0"/>
          <w:sz w:val="24"/>
          <w:szCs w:val="21"/>
        </w:rPr>
        <w:t>首先，通过</w:t>
      </w:r>
      <w:r>
        <w:rPr>
          <w:rFonts w:ascii="Times New Roman" w:hAnsi="Times New Roman" w:hint="eastAsia"/>
          <w:b w:val="0"/>
          <w:snapToGrid w:val="0"/>
          <w:sz w:val="24"/>
          <w:szCs w:val="21"/>
        </w:rPr>
        <w:t>wx.getStorageSync</w:t>
      </w:r>
      <w:r>
        <w:rPr>
          <w:rFonts w:ascii="Times New Roman" w:hAnsi="Times New Roman" w:hint="eastAsia"/>
          <w:b w:val="0"/>
          <w:snapToGrid w:val="0"/>
          <w:sz w:val="24"/>
          <w:szCs w:val="21"/>
        </w:rPr>
        <w:t>方法获取用户的收货地址和购物车数据（</w:t>
      </w:r>
      <w:r>
        <w:rPr>
          <w:rFonts w:ascii="Times New Roman" w:hAnsi="Times New Roman" w:hint="eastAsia"/>
          <w:b w:val="0"/>
          <w:snapToGrid w:val="0"/>
          <w:sz w:val="24"/>
          <w:szCs w:val="21"/>
        </w:rPr>
        <w:t>cart</w:t>
      </w:r>
      <w:r>
        <w:rPr>
          <w:rFonts w:ascii="Times New Roman" w:hAnsi="Times New Roman" w:hint="eastAsia"/>
          <w:b w:val="0"/>
          <w:snapToGrid w:val="0"/>
          <w:sz w:val="24"/>
          <w:szCs w:val="21"/>
        </w:rPr>
        <w:t>）。如果购物车数据不存在，则初始化为空数组。然后，过滤购物车数据，只保留用户已选中的商品，并累加它们的数量和总价。最后，使用</w:t>
      </w:r>
      <w:r>
        <w:rPr>
          <w:rFonts w:ascii="Times New Roman" w:hAnsi="Times New Roman" w:hint="eastAsia"/>
          <w:b w:val="0"/>
          <w:snapToGrid w:val="0"/>
          <w:sz w:val="24"/>
          <w:szCs w:val="21"/>
        </w:rPr>
        <w:t>this.setData</w:t>
      </w:r>
      <w:r>
        <w:rPr>
          <w:rFonts w:ascii="Times New Roman" w:hAnsi="Times New Roman" w:hint="eastAsia"/>
          <w:b w:val="0"/>
          <w:snapToGrid w:val="0"/>
          <w:sz w:val="24"/>
          <w:szCs w:val="21"/>
        </w:rPr>
        <w:t>方法更新页面数据，包括购物车信息、收货地址、商品总数量和总价。获取订单页面详情功能实现代码如图</w:t>
      </w:r>
      <w:r>
        <w:rPr>
          <w:rFonts w:ascii="Times New Roman" w:hAnsi="Times New Roman" w:hint="eastAsia"/>
          <w:b w:val="0"/>
          <w:snapToGrid w:val="0"/>
          <w:sz w:val="24"/>
          <w:szCs w:val="21"/>
        </w:rPr>
        <w:t>5-10</w:t>
      </w:r>
      <w:r>
        <w:rPr>
          <w:rFonts w:ascii="Times New Roman" w:hAnsi="Times New Roman" w:hint="eastAsia"/>
          <w:b w:val="0"/>
          <w:snapToGrid w:val="0"/>
          <w:sz w:val="24"/>
          <w:szCs w:val="21"/>
        </w:rPr>
        <w:t>所示。</w:t>
      </w:r>
      <w:bookmarkEnd w:id="383"/>
      <w:bookmarkEnd w:id="384"/>
      <w:bookmarkEnd w:id="385"/>
    </w:p>
    <w:p w14:paraId="08943CD4" w14:textId="77777777" w:rsidR="00546BC3" w:rsidRDefault="00ED03C1">
      <w:pPr>
        <w:pStyle w:val="aff7"/>
        <w:spacing w:beforeLines="0" w:before="0" w:afterLines="0" w:after="0" w:line="360" w:lineRule="auto"/>
        <w:jc w:val="center"/>
        <w:outlineLvl w:val="9"/>
        <w:rPr>
          <w:rFonts w:ascii="Times New Roman" w:hAnsi="Times New Roman"/>
          <w:b w:val="0"/>
          <w:snapToGrid w:val="0"/>
          <w:szCs w:val="21"/>
        </w:rPr>
      </w:pPr>
      <w:bookmarkStart w:id="386" w:name="_Toc31985"/>
      <w:bookmarkStart w:id="387" w:name="_Toc24377"/>
      <w:bookmarkStart w:id="388" w:name="_Toc28119"/>
      <w:r>
        <w:rPr>
          <w:rFonts w:ascii="Times New Roman" w:hAnsi="Times New Roman" w:hint="eastAsia"/>
          <w:b w:val="0"/>
          <w:noProof/>
          <w:snapToGrid w:val="0"/>
          <w:szCs w:val="21"/>
        </w:rPr>
        <mc:AlternateContent>
          <mc:Choice Requires="wps">
            <w:drawing>
              <wp:anchor distT="0" distB="0" distL="114300" distR="114300" simplePos="0" relativeHeight="251652608" behindDoc="0" locked="0" layoutInCell="1" allowOverlap="1" wp14:anchorId="3C2DEF5A" wp14:editId="49442A0F">
                <wp:simplePos x="0" y="0"/>
                <wp:positionH relativeFrom="column">
                  <wp:posOffset>57150</wp:posOffset>
                </wp:positionH>
                <wp:positionV relativeFrom="paragraph">
                  <wp:posOffset>60960</wp:posOffset>
                </wp:positionV>
                <wp:extent cx="5445125" cy="2774315"/>
                <wp:effectExtent l="0" t="0" r="3175" b="6985"/>
                <wp:wrapTopAndBottom/>
                <wp:docPr id="43"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5125" cy="2774315"/>
                        </a:xfrm>
                        <a:prstGeom prst="rect">
                          <a:avLst/>
                        </a:prstGeom>
                        <a:solidFill>
                          <a:srgbClr val="D9D9D9">
                            <a:lumMod val="85000"/>
                          </a:srgbClr>
                        </a:solidFill>
                        <a:ln w="6350">
                          <a:solidFill>
                            <a:prstClr val="black"/>
                          </a:solidFill>
                        </a:ln>
                      </wps:spPr>
                      <wps:txbx>
                        <w:txbxContent>
                          <w:p w14:paraId="03443938" w14:textId="77777777" w:rsidR="00546BC3" w:rsidRDefault="00546BC3">
                            <w:r>
                              <w:rPr>
                                <w:rFonts w:hint="eastAsia"/>
                              </w:rPr>
                              <w:t xml:space="preserve">    onShow() {</w:t>
                            </w:r>
                          </w:p>
                          <w:p w14:paraId="6B53CE3E" w14:textId="77777777" w:rsidR="00546BC3" w:rsidRDefault="00546BC3">
                            <w:r>
                              <w:rPr>
                                <w:rFonts w:hint="eastAsia"/>
                              </w:rPr>
                              <w:t xml:space="preserve">      let address=wx.getStorageSync('address');</w:t>
                            </w:r>
                          </w:p>
                          <w:p w14:paraId="091C0382" w14:textId="77777777" w:rsidR="00546BC3" w:rsidRDefault="00546BC3">
                            <w:r>
                              <w:rPr>
                                <w:rFonts w:hint="eastAsia"/>
                              </w:rPr>
                              <w:t xml:space="preserve">      let cart=wx.getStorageSync('cart')||[];</w:t>
                            </w:r>
                          </w:p>
                          <w:p w14:paraId="12BF5AAF" w14:textId="77777777" w:rsidR="00546BC3" w:rsidRDefault="00546BC3">
                            <w:r>
                              <w:rPr>
                                <w:rFonts w:hint="eastAsia"/>
                              </w:rPr>
                              <w:t xml:space="preserve">      cart=cart.filter(v=&gt;v.checked)</w:t>
                            </w:r>
                          </w:p>
                          <w:p w14:paraId="5206B7DA" w14:textId="77777777" w:rsidR="00546BC3" w:rsidRDefault="00546BC3">
                            <w:r>
                              <w:rPr>
                                <w:rFonts w:hint="eastAsia"/>
                              </w:rPr>
                              <w:t xml:space="preserve">      let totalPrice=0;</w:t>
                            </w:r>
                          </w:p>
                          <w:p w14:paraId="66C7FC96" w14:textId="77777777" w:rsidR="00546BC3" w:rsidRDefault="00546BC3">
                            <w:r>
                              <w:rPr>
                                <w:rFonts w:hint="eastAsia"/>
                              </w:rPr>
                              <w:t xml:space="preserve">      let totalNum=0;</w:t>
                            </w:r>
                          </w:p>
                          <w:p w14:paraId="2131F0E4" w14:textId="77777777" w:rsidR="00546BC3" w:rsidRDefault="00546BC3">
                            <w:r>
                              <w:rPr>
                                <w:rFonts w:hint="eastAsia"/>
                              </w:rPr>
                              <w:t xml:space="preserve">      cart.forEach(v=&gt;{</w:t>
                            </w:r>
                          </w:p>
                          <w:p w14:paraId="13F331F9" w14:textId="77777777" w:rsidR="00546BC3" w:rsidRDefault="00546BC3">
                            <w:r>
                              <w:rPr>
                                <w:rFonts w:hint="eastAsia"/>
                              </w:rPr>
                              <w:t xml:space="preserve">          totalNum+=v.num;</w:t>
                            </w:r>
                          </w:p>
                          <w:p w14:paraId="73D0DA72" w14:textId="77777777" w:rsidR="00546BC3" w:rsidRDefault="00546BC3">
                            <w:r>
                              <w:rPr>
                                <w:rFonts w:hint="eastAsia"/>
                              </w:rPr>
                              <w:t xml:space="preserve">          totalPrice+=v.cost*v.num;//</w:t>
                            </w:r>
                            <w:r>
                              <w:rPr>
                                <w:rFonts w:hint="eastAsia"/>
                              </w:rPr>
                              <w:t>商品价格乘以数量</w:t>
                            </w:r>
                            <w:r>
                              <w:rPr>
                                <w:rFonts w:hint="eastAsia"/>
                              </w:rPr>
                              <w:t>})</w:t>
                            </w:r>
                          </w:p>
                          <w:p w14:paraId="2E594213" w14:textId="77777777" w:rsidR="00546BC3" w:rsidRDefault="00546BC3">
                            <w:r>
                              <w:rPr>
                                <w:rFonts w:hint="eastAsia"/>
                              </w:rPr>
                              <w:t xml:space="preserve">      totalPrice = totalPrice.toFixed(2); // </w:t>
                            </w:r>
                            <w:r>
                              <w:rPr>
                                <w:rFonts w:hint="eastAsia"/>
                              </w:rPr>
                              <w:t>将</w:t>
                            </w:r>
                            <w:r>
                              <w:rPr>
                                <w:rFonts w:hint="eastAsia"/>
                              </w:rPr>
                              <w:t xml:space="preserve"> totalPrice </w:t>
                            </w:r>
                            <w:r>
                              <w:rPr>
                                <w:rFonts w:hint="eastAsia"/>
                              </w:rPr>
                              <w:t>保留两位小数</w:t>
                            </w:r>
                          </w:p>
                          <w:p w14:paraId="314893B7" w14:textId="77777777" w:rsidR="00546BC3" w:rsidRDefault="00546BC3">
                            <w:r>
                              <w:rPr>
                                <w:rFonts w:hint="eastAsia"/>
                              </w:rPr>
                              <w:t xml:space="preserve">      this.setData({</w:t>
                            </w:r>
                          </w:p>
                          <w:p w14:paraId="4857B1E4" w14:textId="77777777" w:rsidR="00546BC3" w:rsidRDefault="00546BC3">
                            <w:r>
                              <w:rPr>
                                <w:rFonts w:hint="eastAsia"/>
                              </w:rPr>
                              <w:t xml:space="preserve">        cart,address,totalNum, totalPrice: parseFloat(totalPrice) // </w:t>
                            </w:r>
                            <w:r>
                              <w:rPr>
                                <w:rFonts w:hint="eastAsia"/>
                              </w:rPr>
                              <w:t>将字符串转换为数值类型</w:t>
                            </w:r>
                          </w:p>
                          <w:p w14:paraId="67504C92" w14:textId="77777777" w:rsidR="00546BC3" w:rsidRDefault="00546BC3">
                            <w:r>
                              <w:rPr>
                                <w:rFonts w:hint="eastAsia"/>
                              </w:rPr>
                              <w:t xml:space="preserve">      })},</w:t>
                            </w:r>
                          </w:p>
                          <w:p w14:paraId="0E966797" w14:textId="77777777" w:rsidR="00546BC3" w:rsidRDefault="00546BC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3C2DEF5A" id="文本框 4" o:spid="_x0000_s1030" type="#_x0000_t202" style="position:absolute;left:0;text-align:left;margin-left:4.5pt;margin-top:4.8pt;width:428.75pt;height:218.4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" fillcolor="#b8b8b8" strokeweight=".5pt">
                <v:path arrowok="t"/>
                <v:textbox>
                  <w:txbxContent>
                    <w:p w14:paraId="03443938" w14:textId="77777777" w:rsidR="00546BC3" w:rsidRDefault="00546BC3">
                      <w:r>
                        <w:rPr>
                          <w:rFonts w:hint="eastAsia"/>
                        </w:rPr>
                        <w:t xml:space="preserve">    onShow() {</w:t>
                      </w:r>
                    </w:p>
                    <w:p w14:paraId="6B53CE3E" w14:textId="77777777" w:rsidR="00546BC3" w:rsidRDefault="00546BC3">
                      <w:r>
                        <w:rPr>
                          <w:rFonts w:hint="eastAsia"/>
                        </w:rPr>
                        <w:t xml:space="preserve">      let address=wx.getStorageSync('address');</w:t>
                      </w:r>
                    </w:p>
                    <w:p w14:paraId="091C0382" w14:textId="77777777" w:rsidR="00546BC3" w:rsidRDefault="00546BC3">
                      <w:r>
                        <w:rPr>
                          <w:rFonts w:hint="eastAsia"/>
                        </w:rPr>
                        <w:t xml:space="preserve">      let cart=wx.getStorageSync('cart')||[];</w:t>
                      </w:r>
                    </w:p>
                    <w:p w14:paraId="12BF5AAF" w14:textId="77777777" w:rsidR="00546BC3" w:rsidRDefault="00546BC3">
                      <w:r>
                        <w:rPr>
                          <w:rFonts w:hint="eastAsia"/>
                        </w:rPr>
                        <w:t xml:space="preserve">      cart=cart.filter(v=&gt;v.checked)</w:t>
                      </w:r>
                    </w:p>
                    <w:p w14:paraId="5206B7DA" w14:textId="77777777" w:rsidR="00546BC3" w:rsidRDefault="00546BC3">
                      <w:r>
                        <w:rPr>
                          <w:rFonts w:hint="eastAsia"/>
                        </w:rPr>
                        <w:t xml:space="preserve">      let totalPrice=0;</w:t>
                      </w:r>
                    </w:p>
                    <w:p w14:paraId="66C7FC96" w14:textId="77777777" w:rsidR="00546BC3" w:rsidRDefault="00546BC3">
                      <w:r>
                        <w:rPr>
                          <w:rFonts w:hint="eastAsia"/>
                        </w:rPr>
                        <w:t xml:space="preserve">      let totalNum=0;</w:t>
                      </w:r>
                    </w:p>
                    <w:p w14:paraId="2131F0E4" w14:textId="77777777" w:rsidR="00546BC3" w:rsidRDefault="00546BC3">
                      <w:r>
                        <w:rPr>
                          <w:rFonts w:hint="eastAsia"/>
                        </w:rPr>
                        <w:t xml:space="preserve">      cart.forEach(v=&gt;{</w:t>
                      </w:r>
                    </w:p>
                    <w:p w14:paraId="13F331F9" w14:textId="77777777" w:rsidR="00546BC3" w:rsidRDefault="00546BC3">
                      <w:r>
                        <w:rPr>
                          <w:rFonts w:hint="eastAsia"/>
                        </w:rPr>
                        <w:t xml:space="preserve">          totalNum+=v.num;</w:t>
                      </w:r>
                    </w:p>
                    <w:p w14:paraId="73D0DA72" w14:textId="77777777" w:rsidR="00546BC3" w:rsidRDefault="00546BC3">
                      <w:r>
                        <w:rPr>
                          <w:rFonts w:hint="eastAsia"/>
                        </w:rPr>
                        <w:t xml:space="preserve">          totalPrice+=v.cost*v.num;//</w:t>
                      </w:r>
                      <w:r>
                        <w:rPr>
                          <w:rFonts w:hint="eastAsia"/>
                        </w:rPr>
                        <w:t>商品价格乘以数量</w:t>
                      </w:r>
                      <w:r>
                        <w:rPr>
                          <w:rFonts w:hint="eastAsia"/>
                        </w:rPr>
                        <w:t>})</w:t>
                      </w:r>
                    </w:p>
                    <w:p w14:paraId="2E594213" w14:textId="77777777" w:rsidR="00546BC3" w:rsidRDefault="00546BC3">
                      <w:r>
                        <w:rPr>
                          <w:rFonts w:hint="eastAsia"/>
                        </w:rPr>
                        <w:t xml:space="preserve">      totalPrice = totalPrice.toFixed(2); // </w:t>
                      </w:r>
                      <w:r>
                        <w:rPr>
                          <w:rFonts w:hint="eastAsia"/>
                        </w:rPr>
                        <w:t>将</w:t>
                      </w:r>
                      <w:r>
                        <w:rPr>
                          <w:rFonts w:hint="eastAsia"/>
                        </w:rPr>
                        <w:t xml:space="preserve"> totalPrice </w:t>
                      </w:r>
                      <w:r>
                        <w:rPr>
                          <w:rFonts w:hint="eastAsia"/>
                        </w:rPr>
                        <w:t>保留两位小数</w:t>
                      </w:r>
                    </w:p>
                    <w:p w14:paraId="314893B7" w14:textId="77777777" w:rsidR="00546BC3" w:rsidRDefault="00546BC3">
                      <w:r>
                        <w:rPr>
                          <w:rFonts w:hint="eastAsia"/>
                        </w:rPr>
                        <w:t xml:space="preserve">      this.setData({</w:t>
                      </w:r>
                    </w:p>
                    <w:p w14:paraId="4857B1E4" w14:textId="77777777" w:rsidR="00546BC3" w:rsidRDefault="00546BC3">
                      <w:r>
                        <w:rPr>
                          <w:rFonts w:hint="eastAsia"/>
                        </w:rPr>
                        <w:t xml:space="preserve">        cart,address,totalNum, totalPrice: parseFloat(totalPrice) // </w:t>
                      </w:r>
                      <w:r>
                        <w:rPr>
                          <w:rFonts w:hint="eastAsia"/>
                        </w:rPr>
                        <w:t>将字符串转换为数值类型</w:t>
                      </w:r>
                    </w:p>
                    <w:p w14:paraId="67504C92" w14:textId="77777777" w:rsidR="00546BC3" w:rsidRDefault="00546BC3">
                      <w:r>
                        <w:rPr>
                          <w:rFonts w:hint="eastAsia"/>
                        </w:rPr>
                        <w:t xml:space="preserve">      })},</w:t>
                      </w:r>
                    </w:p>
                    <w:p w14:paraId="0E966797" w14:textId="77777777" w:rsidR="00546BC3" w:rsidRDefault="00546BC3"/>
                  </w:txbxContent>
                </v:textbox>
                <w10:wrap type="topAndBottom"/>
              </v:shape>
            </w:pict>
          </mc:Fallback>
        </mc:AlternateContent>
      </w:r>
      <w:r w:rsidR="00546BC3">
        <w:rPr>
          <w:rFonts w:ascii="Times New Roman" w:hAnsi="Times New Roman" w:hint="eastAsia"/>
          <w:b w:val="0"/>
          <w:snapToGrid w:val="0"/>
          <w:szCs w:val="21"/>
        </w:rPr>
        <w:t>图</w:t>
      </w:r>
      <w:r w:rsidR="00546BC3">
        <w:rPr>
          <w:rFonts w:ascii="Times New Roman" w:hAnsi="Times New Roman" w:hint="eastAsia"/>
          <w:b w:val="0"/>
          <w:snapToGrid w:val="0"/>
          <w:szCs w:val="21"/>
        </w:rPr>
        <w:t>5-</w:t>
      </w:r>
      <w:bookmarkEnd w:id="386"/>
      <w:r w:rsidR="00546BC3">
        <w:rPr>
          <w:rFonts w:ascii="Times New Roman" w:hAnsi="Times New Roman" w:hint="eastAsia"/>
          <w:b w:val="0"/>
          <w:snapToGrid w:val="0"/>
          <w:szCs w:val="21"/>
        </w:rPr>
        <w:t xml:space="preserve">10 </w:t>
      </w:r>
      <w:r w:rsidR="00546BC3">
        <w:rPr>
          <w:rFonts w:ascii="Times New Roman" w:hAnsi="Times New Roman" w:hint="eastAsia"/>
          <w:b w:val="0"/>
          <w:snapToGrid w:val="0"/>
          <w:szCs w:val="21"/>
        </w:rPr>
        <w:t>获取订单页面详情前端代码图</w:t>
      </w:r>
      <w:bookmarkStart w:id="389" w:name="_Toc14278"/>
      <w:bookmarkEnd w:id="387"/>
      <w:bookmarkEnd w:id="388"/>
    </w:p>
    <w:p w14:paraId="39EE45FE" w14:textId="77777777" w:rsidR="00546BC3" w:rsidRDefault="00546BC3">
      <w:pPr>
        <w:pStyle w:val="aff7"/>
        <w:spacing w:beforeLines="0" w:before="0" w:afterLines="0" w:after="0" w:line="360" w:lineRule="auto"/>
        <w:ind w:firstLineChars="200" w:firstLine="480"/>
        <w:jc w:val="left"/>
        <w:outlineLvl w:val="9"/>
      </w:pPr>
      <w:bookmarkStart w:id="390" w:name="_Toc3164"/>
      <w:bookmarkStart w:id="391" w:name="_Toc32525"/>
      <w:r>
        <w:rPr>
          <w:rFonts w:ascii="Times New Roman" w:hAnsi="Times New Roman" w:hint="eastAsia"/>
          <w:b w:val="0"/>
          <w:snapToGrid w:val="0"/>
          <w:sz w:val="24"/>
          <w:szCs w:val="21"/>
        </w:rPr>
        <w:t>（</w:t>
      </w:r>
      <w:r>
        <w:rPr>
          <w:rFonts w:ascii="Times New Roman" w:hAnsi="Times New Roman" w:hint="eastAsia"/>
          <w:b w:val="0"/>
          <w:snapToGrid w:val="0"/>
          <w:sz w:val="24"/>
          <w:szCs w:val="21"/>
        </w:rPr>
        <w:t>4</w:t>
      </w:r>
      <w:r>
        <w:rPr>
          <w:rFonts w:ascii="Times New Roman" w:hAnsi="Times New Roman" w:hint="eastAsia"/>
          <w:b w:val="0"/>
          <w:snapToGrid w:val="0"/>
          <w:sz w:val="24"/>
          <w:szCs w:val="21"/>
        </w:rPr>
        <w:t>）用户确认订单信息无误后，点击去付款，是否支付成功会做出相应提示，若支付成功会在</w:t>
      </w:r>
      <w:r>
        <w:rPr>
          <w:rFonts w:ascii="Times New Roman" w:hAnsi="Times New Roman" w:hint="eastAsia"/>
          <w:b w:val="0"/>
          <w:snapToGrid w:val="0"/>
          <w:sz w:val="24"/>
          <w:szCs w:val="21"/>
        </w:rPr>
        <w:t>2s</w:t>
      </w:r>
      <w:r>
        <w:rPr>
          <w:rFonts w:ascii="Times New Roman" w:hAnsi="Times New Roman" w:hint="eastAsia"/>
          <w:b w:val="0"/>
          <w:snapToGrid w:val="0"/>
          <w:sz w:val="24"/>
          <w:szCs w:val="21"/>
        </w:rPr>
        <w:t>后跳转到我的订单页面。支付成功提示页面及跳转至我的订单页面如图</w:t>
      </w:r>
      <w:r>
        <w:rPr>
          <w:rFonts w:ascii="Times New Roman" w:hAnsi="Times New Roman" w:hint="eastAsia"/>
          <w:b w:val="0"/>
          <w:snapToGrid w:val="0"/>
          <w:sz w:val="24"/>
          <w:szCs w:val="21"/>
        </w:rPr>
        <w:t>5-11</w:t>
      </w:r>
      <w:r>
        <w:rPr>
          <w:rFonts w:ascii="Times New Roman" w:hAnsi="Times New Roman" w:hint="eastAsia"/>
          <w:b w:val="0"/>
          <w:snapToGrid w:val="0"/>
          <w:sz w:val="24"/>
          <w:szCs w:val="21"/>
        </w:rPr>
        <w:t>所示。</w:t>
      </w:r>
      <w:bookmarkEnd w:id="389"/>
      <w:bookmarkEnd w:id="391"/>
      <w:bookmarkEnd w:id="390"/>
      <w:commentRangeStart w:id="392"/>
      <w:commentRangeEnd w:id="392"/>
      <w:r>
        <w:commentReference w:id="393"/>
      </w:r>
    </w:p>
    <w:p w14:paraId="04FFE4DD" w14:textId="77777777" w:rsidR="00546BC3" w:rsidRDefault="00ED03C1">
      <w:pPr>
        <w:pStyle w:val="aff7"/>
        <w:spacing w:beforeLines="0" w:before="0" w:afterLines="0" w:after="0" w:line="240" w:lineRule="auto"/>
        <w:jc w:val="center"/>
        <w:outlineLvl w:val="9"/>
      </w:pPr>
      <w:bookmarkStart w:id="394" w:name="_Toc636"/>
      <w:bookmarkStart w:id="395" w:name="_Toc31114"/>
      <w:bookmarkStart w:id="396" w:name="_Toc24093"/>
      <w:r>
        <w:rPr>
          <w:noProof/>
        </w:rPr>
        <w:drawing>
          <wp:inline distT="0" distB="0" distL="0" distR="0" wp14:anchorId="570E5D89" wp14:editId="5D2733AC">
            <wp:extent cx="1388110" cy="2485390"/>
            <wp:effectExtent l="0" t="0" r="0" b="0"/>
            <wp:docPr id="15" name="图片 46" descr="支付成功"/>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6" descr="支付成功"/>
                    <pic:cNvPicPr>
                      <a:picLocks/>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388110" cy="2485390"/>
                    </a:xfrm>
                    <a:prstGeom prst="rect">
                      <a:avLst/>
                    </a:prstGeom>
                    <a:noFill/>
                    <a:ln>
                      <a:noFill/>
                    </a:ln>
                  </pic:spPr>
                </pic:pic>
              </a:graphicData>
            </a:graphic>
          </wp:inline>
        </w:drawing>
      </w:r>
      <w:bookmarkEnd w:id="394"/>
      <w:bookmarkEnd w:id="395"/>
      <w:bookmarkEnd w:id="396"/>
      <w:r>
        <w:rPr>
          <w:noProof/>
        </w:rPr>
        <w:drawing>
          <wp:inline distT="0" distB="0" distL="0" distR="0" wp14:anchorId="43F644B2" wp14:editId="2596AF0E">
            <wp:extent cx="1383665" cy="2485390"/>
            <wp:effectExtent l="0" t="0" r="0" b="0"/>
            <wp:docPr id="16" name="图片 48" descr="我的订单"/>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8" descr="我的订单"/>
                    <pic:cNvPicPr>
                      <a:picLocks/>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383665" cy="2485390"/>
                    </a:xfrm>
                    <a:prstGeom prst="rect">
                      <a:avLst/>
                    </a:prstGeom>
                    <a:noFill/>
                    <a:ln>
                      <a:noFill/>
                    </a:ln>
                  </pic:spPr>
                </pic:pic>
              </a:graphicData>
            </a:graphic>
          </wp:inline>
        </w:drawing>
      </w:r>
    </w:p>
    <w:p w14:paraId="67FB9F9D" w14:textId="77777777" w:rsidR="00546BC3" w:rsidRDefault="00546BC3">
      <w:pPr>
        <w:pStyle w:val="aff7"/>
        <w:spacing w:beforeLines="0" w:before="0" w:afterLines="0" w:after="0" w:line="360" w:lineRule="auto"/>
        <w:jc w:val="center"/>
        <w:outlineLvl w:val="9"/>
        <w:rPr>
          <w:szCs w:val="21"/>
        </w:rPr>
      </w:pPr>
      <w:bookmarkStart w:id="397" w:name="_Toc175"/>
      <w:bookmarkStart w:id="398" w:name="_Toc23367"/>
      <w:bookmarkStart w:id="399" w:name="_Toc1965"/>
      <w:r>
        <w:rPr>
          <w:rFonts w:ascii="Times New Roman" w:hAnsi="Times New Roman" w:hint="eastAsia"/>
          <w:b w:val="0"/>
          <w:snapToGrid w:val="0"/>
          <w:szCs w:val="21"/>
        </w:rPr>
        <w:t>图</w:t>
      </w:r>
      <w:r>
        <w:rPr>
          <w:rFonts w:ascii="Times New Roman" w:hAnsi="Times New Roman" w:hint="eastAsia"/>
          <w:b w:val="0"/>
          <w:snapToGrid w:val="0"/>
          <w:szCs w:val="21"/>
        </w:rPr>
        <w:t>5-</w:t>
      </w:r>
      <w:bookmarkEnd w:id="397"/>
      <w:r>
        <w:rPr>
          <w:rFonts w:ascii="Times New Roman" w:hAnsi="Times New Roman" w:hint="eastAsia"/>
          <w:b w:val="0"/>
          <w:snapToGrid w:val="0"/>
          <w:szCs w:val="21"/>
        </w:rPr>
        <w:t xml:space="preserve">11 </w:t>
      </w:r>
      <w:r>
        <w:rPr>
          <w:rFonts w:ascii="Times New Roman" w:hAnsi="Times New Roman" w:hint="eastAsia"/>
          <w:b w:val="0"/>
          <w:snapToGrid w:val="0"/>
          <w:szCs w:val="21"/>
        </w:rPr>
        <w:t>支付成功提示页面及跳转至我的订单页面效果图</w:t>
      </w:r>
      <w:bookmarkEnd w:id="398"/>
      <w:bookmarkEnd w:id="399"/>
    </w:p>
    <w:p w14:paraId="3B27461E" w14:textId="77777777" w:rsidR="00546BC3" w:rsidRDefault="00546BC3">
      <w:pPr>
        <w:pStyle w:val="aff7"/>
        <w:spacing w:beforeLines="0" w:before="0" w:afterLines="0" w:after="0" w:line="360" w:lineRule="auto"/>
        <w:ind w:firstLineChars="200" w:firstLine="480"/>
        <w:outlineLvl w:val="9"/>
        <w:rPr>
          <w:b w:val="0"/>
          <w:bCs/>
          <w:sz w:val="24"/>
          <w:szCs w:val="24"/>
        </w:rPr>
      </w:pPr>
      <w:bookmarkStart w:id="400" w:name="_Toc6947"/>
      <w:bookmarkStart w:id="401" w:name="_Toc19887"/>
      <w:bookmarkStart w:id="402" w:name="_Toc134894177"/>
      <w:r>
        <w:rPr>
          <w:rFonts w:hint="eastAsia"/>
          <w:b w:val="0"/>
          <w:bCs/>
          <w:sz w:val="24"/>
          <w:szCs w:val="24"/>
        </w:rPr>
        <w:t>函数首先从页面数据中提取订单所需信息，包括总价、地址、用户名、电话号码和购物车商品信息，存入</w:t>
      </w:r>
      <w:r>
        <w:rPr>
          <w:rFonts w:ascii="Times New Roman" w:hAnsi="Times New Roman"/>
          <w:b w:val="0"/>
          <w:bCs/>
          <w:sz w:val="24"/>
          <w:szCs w:val="24"/>
        </w:rPr>
        <w:t>orderParam</w:t>
      </w:r>
      <w:r>
        <w:rPr>
          <w:rFonts w:hint="eastAsia"/>
          <w:b w:val="0"/>
          <w:bCs/>
          <w:sz w:val="24"/>
          <w:szCs w:val="24"/>
        </w:rPr>
        <w:t>对象。然后发送</w:t>
      </w:r>
      <w:r>
        <w:rPr>
          <w:rFonts w:ascii="Times New Roman" w:hAnsi="Times New Roman" w:hint="eastAsia"/>
          <w:b w:val="0"/>
          <w:bCs/>
          <w:sz w:val="24"/>
          <w:szCs w:val="24"/>
        </w:rPr>
        <w:t>POST</w:t>
      </w:r>
      <w:r>
        <w:rPr>
          <w:rFonts w:hint="eastAsia"/>
          <w:b w:val="0"/>
          <w:bCs/>
          <w:sz w:val="24"/>
          <w:szCs w:val="24"/>
        </w:rPr>
        <w:t>请求到后端接口</w:t>
      </w:r>
      <w:r>
        <w:rPr>
          <w:rFonts w:ascii="Times New Roman" w:hAnsi="Times New Roman" w:hint="eastAsia"/>
          <w:b w:val="0"/>
          <w:bCs/>
          <w:sz w:val="24"/>
          <w:szCs w:val="24"/>
        </w:rPr>
        <w:t>/my/order/create</w:t>
      </w:r>
      <w:r>
        <w:rPr>
          <w:rFonts w:hint="eastAsia"/>
          <w:b w:val="0"/>
          <w:bCs/>
          <w:sz w:val="24"/>
          <w:szCs w:val="24"/>
        </w:rPr>
        <w:t>创建订单。若订单创建成功，更新本地购物车数据并提示支付成功，然后自动跳转到订单页面。若发生错误，显示支付失败提示框，建议用户稍后重试。支付并创建订单功能是的代码如图</w:t>
      </w:r>
      <w:r>
        <w:rPr>
          <w:rFonts w:ascii="Times New Roman" w:hAnsi="Times New Roman" w:hint="eastAsia"/>
          <w:b w:val="0"/>
          <w:bCs/>
          <w:sz w:val="24"/>
          <w:szCs w:val="24"/>
        </w:rPr>
        <w:t>5-12</w:t>
      </w:r>
      <w:r>
        <w:rPr>
          <w:rFonts w:hint="eastAsia"/>
          <w:b w:val="0"/>
          <w:bCs/>
          <w:sz w:val="24"/>
          <w:szCs w:val="24"/>
        </w:rPr>
        <w:t>所示。</w:t>
      </w:r>
      <w:bookmarkEnd w:id="400"/>
      <w:bookmarkEnd w:id="401"/>
    </w:p>
    <w:p w14:paraId="6CB9BEF1" w14:textId="77777777" w:rsidR="00546BC3" w:rsidRDefault="00ED03C1">
      <w:pPr>
        <w:pStyle w:val="aff7"/>
        <w:spacing w:beforeLines="0" w:before="0" w:afterLines="0" w:after="0" w:line="360" w:lineRule="auto"/>
        <w:outlineLvl w:val="9"/>
        <w:rPr>
          <w:b w:val="0"/>
          <w:bCs/>
          <w:sz w:val="24"/>
          <w:szCs w:val="24"/>
        </w:rPr>
      </w:pPr>
      <w:r>
        <w:rPr>
          <w:noProof/>
          <w:sz w:val="24"/>
        </w:rPr>
        <mc:AlternateContent>
          <mc:Choice Requires="wps">
            <w:drawing>
              <wp:inline distT="0" distB="0" distL="0" distR="0" wp14:anchorId="3EE0D92F" wp14:editId="52F8A7B4">
                <wp:extent cx="5614670" cy="3776980"/>
                <wp:effectExtent l="0" t="0" r="5080" b="0"/>
                <wp:docPr id="63"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4670" cy="3776980"/>
                        </a:xfrm>
                        <a:prstGeom prst="rect">
                          <a:avLst/>
                        </a:prstGeom>
                        <a:solidFill>
                          <a:srgbClr val="D9D9D9">
                            <a:lumMod val="85000"/>
                          </a:srgbClr>
                        </a:solidFill>
                        <a:ln w="6350">
                          <a:solidFill>
                            <a:prstClr val="black"/>
                          </a:solidFill>
                        </a:ln>
                      </wps:spPr>
                      <wps:txbx>
                        <w:txbxContent>
                          <w:p w14:paraId="0E381E28" w14:textId="77777777" w:rsidR="00546BC3" w:rsidRDefault="00546BC3">
                            <w:r>
                              <w:rPr>
                                <w:rFonts w:hint="eastAsia"/>
                              </w:rPr>
                              <w:t>async createOrder(){</w:t>
                            </w:r>
                          </w:p>
                          <w:p w14:paraId="19E99337" w14:textId="77777777" w:rsidR="00546BC3" w:rsidRDefault="00546BC3">
                            <w:r>
                              <w:rPr>
                                <w:rFonts w:hint="eastAsia"/>
                              </w:rPr>
                              <w:t xml:space="preserve">    try{</w:t>
                            </w:r>
                          </w:p>
                          <w:p w14:paraId="30C15EAD" w14:textId="77777777" w:rsidR="00546BC3" w:rsidRDefault="00546BC3">
                            <w:r>
                              <w:rPr>
                                <w:rFonts w:hint="eastAsia"/>
                              </w:rPr>
                              <w:t xml:space="preserve">      const totalPrice=this.data.totalPrice;</w:t>
                            </w:r>
                          </w:p>
                          <w:p w14:paraId="0559E772" w14:textId="77777777" w:rsidR="00546BC3" w:rsidRDefault="00546BC3">
                            <w:r>
                              <w:rPr>
                                <w:rFonts w:hint="eastAsia"/>
                              </w:rPr>
                              <w:t xml:space="preserve">      const address=this.data.address.provinceName+this.data.address.cityName+this.data.address.countyName+this.data.address.detailInfo;</w:t>
                            </w:r>
                          </w:p>
                          <w:p w14:paraId="6510B6A9" w14:textId="77777777" w:rsidR="00546BC3" w:rsidRDefault="00546BC3">
                            <w:r>
                              <w:rPr>
                                <w:rFonts w:hint="eastAsia"/>
                              </w:rPr>
                              <w:t xml:space="preserve">      const userName=this.data.address.userName;</w:t>
                            </w:r>
                          </w:p>
                          <w:p w14:paraId="4D3C5EB7" w14:textId="77777777" w:rsidR="00546BC3" w:rsidRDefault="00546BC3">
                            <w:r>
                              <w:rPr>
                                <w:rFonts w:hint="eastAsia"/>
                              </w:rPr>
                              <w:t xml:space="preserve">      const phoneNumber=this.data.address.telNumber;</w:t>
                            </w:r>
                          </w:p>
                          <w:p w14:paraId="200A6CD9" w14:textId="77777777" w:rsidR="00546BC3" w:rsidRDefault="00546BC3">
                            <w:r>
                              <w:rPr>
                                <w:rFonts w:hint="eastAsia"/>
                              </w:rPr>
                              <w:t xml:space="preserve">      let goods=[];</w:t>
                            </w:r>
                          </w:p>
                          <w:p w14:paraId="4AFE768E" w14:textId="77777777" w:rsidR="00546BC3" w:rsidRDefault="00546BC3">
                            <w:r>
                              <w:rPr>
                                <w:rFonts w:hint="eastAsia"/>
                              </w:rPr>
                              <w:t xml:space="preserve">      this.data.cart.forEach(v=&gt;goods.push({</w:t>
                            </w:r>
                          </w:p>
                          <w:p w14:paraId="1F17087E" w14:textId="77777777" w:rsidR="00546BC3" w:rsidRDefault="00546BC3">
                            <w:r>
                              <w:rPr>
                                <w:rFonts w:hint="eastAsia"/>
                              </w:rPr>
                              <w:t xml:space="preserve">        goodsid:v.id,</w:t>
                            </w:r>
                          </w:p>
                          <w:p w14:paraId="51AD9A9F" w14:textId="77777777" w:rsidR="00546BC3" w:rsidRDefault="00546BC3">
                            <w:r>
                              <w:rPr>
                                <w:rFonts w:hint="eastAsia"/>
                              </w:rPr>
                              <w:t xml:space="preserve">        goodsnum:v.num,</w:t>
                            </w:r>
                          </w:p>
                          <w:p w14:paraId="0C119F3B" w14:textId="77777777" w:rsidR="00546BC3" w:rsidRDefault="00546BC3">
                            <w:r>
                              <w:rPr>
                                <w:rFonts w:hint="eastAsia"/>
                              </w:rPr>
                              <w:t xml:space="preserve">        goodsprice:v.cost,</w:t>
                            </w:r>
                          </w:p>
                          <w:p w14:paraId="1B164944" w14:textId="77777777" w:rsidR="00546BC3" w:rsidRDefault="00546BC3">
                            <w:r>
                              <w:rPr>
                                <w:rFonts w:hint="eastAsia"/>
                              </w:rPr>
                              <w:t xml:space="preserve">        goodsname:v.name,</w:t>
                            </w:r>
                          </w:p>
                          <w:p w14:paraId="41057D56" w14:textId="77777777" w:rsidR="00546BC3" w:rsidRDefault="00546BC3">
                            <w:r>
                              <w:rPr>
                                <w:rFonts w:hint="eastAsia"/>
                              </w:rPr>
                              <w:t xml:space="preserve">        goodsimg:v.img</w:t>
                            </w:r>
                          </w:p>
                          <w:p w14:paraId="0AA61899" w14:textId="77777777" w:rsidR="00546BC3" w:rsidRDefault="00546BC3">
                            <w:pPr>
                              <w:rPr>
                                <w:rFonts w:hint="eastAsia"/>
                              </w:rPr>
                            </w:pPr>
                            <w:r>
                              <w:rPr>
                                <w:rFonts w:hint="eastAsia"/>
                              </w:rPr>
                              <w:t xml:space="preserve">      }))</w:t>
                            </w:r>
                          </w:p>
                          <w:p w14:paraId="210A5C95" w14:textId="77777777" w:rsidR="00546BC3" w:rsidRDefault="00546BC3">
                            <w:pPr>
                              <w:rPr>
                                <w:rFonts w:hint="eastAsia"/>
                              </w:rPr>
                            </w:pPr>
                            <w:r>
                              <w:rPr>
                                <w:rFonts w:hint="eastAsia"/>
                              </w:rPr>
                              <w:t>const orderParam=({</w:t>
                            </w:r>
                          </w:p>
                          <w:p w14:paraId="258E800B" w14:textId="77777777" w:rsidR="00546BC3" w:rsidRDefault="00546BC3">
                            <w:pPr>
                              <w:rPr>
                                <w:rFonts w:hint="eastAsia"/>
                              </w:rPr>
                            </w:pPr>
                            <w:r>
                              <w:rPr>
                                <w:rFonts w:hint="eastAsia"/>
                              </w:rPr>
                              <w:t xml:space="preserve">        totalPrice,</w:t>
                            </w:r>
                          </w:p>
                          <w:p w14:paraId="66D2FD83" w14:textId="77777777" w:rsidR="00546BC3" w:rsidRDefault="00546BC3">
                            <w:pPr>
                              <w:rPr>
                                <w:rFonts w:hint="eastAsia"/>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w14:anchorId="3EE0D92F" id="文本框 3" o:spid="_x0000_s1031" type="#_x0000_t202" style="width:442.1pt;height:297.4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" fillcolor="#b8b8b8" strokeweight=".5pt">
                <v:path arrowok="t"/>
                <v:textbox>
                  <w:txbxContent>
                    <w:p w14:paraId="0E381E28" w14:textId="77777777" w:rsidR="00546BC3" w:rsidRDefault="00546BC3">
                      <w:r>
                        <w:rPr>
                          <w:rFonts w:hint="eastAsia"/>
                        </w:rPr>
                        <w:t>async createOrder(){</w:t>
                      </w:r>
                    </w:p>
                    <w:p w14:paraId="19E99337" w14:textId="77777777" w:rsidR="00546BC3" w:rsidRDefault="00546BC3">
                      <w:r>
                        <w:rPr>
                          <w:rFonts w:hint="eastAsia"/>
                        </w:rPr>
                        <w:t xml:space="preserve">    try{</w:t>
                      </w:r>
                    </w:p>
                    <w:p w14:paraId="30C15EAD" w14:textId="77777777" w:rsidR="00546BC3" w:rsidRDefault="00546BC3">
                      <w:r>
                        <w:rPr>
                          <w:rFonts w:hint="eastAsia"/>
                        </w:rPr>
                        <w:t xml:space="preserve">      const totalPrice=this.data.totalPrice;</w:t>
                      </w:r>
                    </w:p>
                    <w:p w14:paraId="0559E772" w14:textId="77777777" w:rsidR="00546BC3" w:rsidRDefault="00546BC3">
                      <w:r>
                        <w:rPr>
                          <w:rFonts w:hint="eastAsia"/>
                        </w:rPr>
                        <w:t xml:space="preserve">      const address=this.data.address.provinceName+this.data.address.cityName+this.data.address.countyName+this.data.address.detailInfo;</w:t>
                      </w:r>
                    </w:p>
                    <w:p w14:paraId="6510B6A9" w14:textId="77777777" w:rsidR="00546BC3" w:rsidRDefault="00546BC3">
                      <w:r>
                        <w:rPr>
                          <w:rFonts w:hint="eastAsia"/>
                        </w:rPr>
                        <w:t xml:space="preserve">      const userName=this.data.address.userName;</w:t>
                      </w:r>
                    </w:p>
                    <w:p w14:paraId="4D3C5EB7" w14:textId="77777777" w:rsidR="00546BC3" w:rsidRDefault="00546BC3">
                      <w:r>
                        <w:rPr>
                          <w:rFonts w:hint="eastAsia"/>
                        </w:rPr>
                        <w:t xml:space="preserve">      const phoneNumber=this.data.address.telNumber;</w:t>
                      </w:r>
                    </w:p>
                    <w:p w14:paraId="200A6CD9" w14:textId="77777777" w:rsidR="00546BC3" w:rsidRDefault="00546BC3">
                      <w:r>
                        <w:rPr>
                          <w:rFonts w:hint="eastAsia"/>
                        </w:rPr>
                        <w:t xml:space="preserve">      let goods=[];</w:t>
                      </w:r>
                    </w:p>
                    <w:p w14:paraId="4AFE768E" w14:textId="77777777" w:rsidR="00546BC3" w:rsidRDefault="00546BC3">
                      <w:r>
                        <w:rPr>
                          <w:rFonts w:hint="eastAsia"/>
                        </w:rPr>
                        <w:t xml:space="preserve">      this.data.cart.forEach(v=&gt;goods.push({</w:t>
                      </w:r>
                    </w:p>
                    <w:p w14:paraId="1F17087E" w14:textId="77777777" w:rsidR="00546BC3" w:rsidRDefault="00546BC3">
                      <w:r>
                        <w:rPr>
                          <w:rFonts w:hint="eastAsia"/>
                        </w:rPr>
                        <w:t xml:space="preserve">        goodsid:v.id,</w:t>
                      </w:r>
                    </w:p>
                    <w:p w14:paraId="51AD9A9F" w14:textId="77777777" w:rsidR="00546BC3" w:rsidRDefault="00546BC3">
                      <w:r>
                        <w:rPr>
                          <w:rFonts w:hint="eastAsia"/>
                        </w:rPr>
                        <w:t xml:space="preserve">        goodsnum:v.num,</w:t>
                      </w:r>
                    </w:p>
                    <w:p w14:paraId="0C119F3B" w14:textId="77777777" w:rsidR="00546BC3" w:rsidRDefault="00546BC3">
                      <w:r>
                        <w:rPr>
                          <w:rFonts w:hint="eastAsia"/>
                        </w:rPr>
                        <w:t xml:space="preserve">        goodsprice:v.cost,</w:t>
                      </w:r>
                    </w:p>
                    <w:p w14:paraId="1B164944" w14:textId="77777777" w:rsidR="00546BC3" w:rsidRDefault="00546BC3">
                      <w:r>
                        <w:rPr>
                          <w:rFonts w:hint="eastAsia"/>
                        </w:rPr>
                        <w:t xml:space="preserve">        goodsname:v.name,</w:t>
                      </w:r>
                    </w:p>
                    <w:p w14:paraId="41057D56" w14:textId="77777777" w:rsidR="00546BC3" w:rsidRDefault="00546BC3">
                      <w:r>
                        <w:rPr>
                          <w:rFonts w:hint="eastAsia"/>
                        </w:rPr>
                        <w:t xml:space="preserve">        goodsimg:v.img</w:t>
                      </w:r>
                    </w:p>
                    <w:p w14:paraId="0AA61899" w14:textId="77777777" w:rsidR="00546BC3" w:rsidRDefault="00546BC3">
                      <w:pPr>
                        <w:rPr>
                          <w:rFonts w:hint="eastAsia"/>
                        </w:rPr>
                      </w:pPr>
                      <w:r>
                        <w:rPr>
                          <w:rFonts w:hint="eastAsia"/>
                        </w:rPr>
                        <w:t xml:space="preserve">      }))</w:t>
                      </w:r>
                    </w:p>
                    <w:p w14:paraId="210A5C95" w14:textId="77777777" w:rsidR="00546BC3" w:rsidRDefault="00546BC3">
                      <w:pPr>
                        <w:rPr>
                          <w:rFonts w:hint="eastAsia"/>
                        </w:rPr>
                      </w:pPr>
                      <w:r>
                        <w:rPr>
                          <w:rFonts w:hint="eastAsia"/>
                        </w:rPr>
                        <w:t>const orderParam=({</w:t>
                      </w:r>
                    </w:p>
                    <w:p w14:paraId="258E800B" w14:textId="77777777" w:rsidR="00546BC3" w:rsidRDefault="00546BC3">
                      <w:pPr>
                        <w:rPr>
                          <w:rFonts w:hint="eastAsia"/>
                        </w:rPr>
                      </w:pPr>
                      <w:r>
                        <w:rPr>
                          <w:rFonts w:hint="eastAsia"/>
                        </w:rPr>
                        <w:t xml:space="preserve">        totalPrice,</w:t>
                      </w:r>
                    </w:p>
                    <w:p w14:paraId="66D2FD83" w14:textId="77777777" w:rsidR="00546BC3" w:rsidRDefault="00546BC3">
                      <w:pPr>
                        <w:rPr>
                          <w:rFonts w:hint="eastAsia"/>
                        </w:rPr>
                      </w:pPr>
                    </w:p>
                  </w:txbxContent>
                </v:textbox>
                <w10:anchorlock/>
              </v:shape>
            </w:pict>
          </mc:Fallback>
        </mc:AlternateContent>
      </w:r>
    </w:p>
    <w:p w14:paraId="2CDF1FC9" w14:textId="77777777" w:rsidR="00546BC3" w:rsidRDefault="00ED03C1">
      <w:pPr>
        <w:pStyle w:val="aff7"/>
        <w:spacing w:beforeLines="0" w:before="0" w:afterLines="0" w:after="0" w:line="240" w:lineRule="auto"/>
        <w:jc w:val="center"/>
        <w:outlineLvl w:val="9"/>
        <w:rPr>
          <w:sz w:val="24"/>
        </w:rPr>
      </w:pPr>
      <w:r>
        <w:rPr>
          <w:noProof/>
          <w:sz w:val="24"/>
        </w:rPr>
        <mc:AlternateContent>
          <mc:Choice Requires="wps">
            <w:drawing>
              <wp:inline distT="0" distB="0" distL="0" distR="0" wp14:anchorId="2846971C" wp14:editId="371FC42C">
                <wp:extent cx="5427345" cy="5280660"/>
                <wp:effectExtent l="0" t="0" r="1905" b="0"/>
                <wp:docPr id="1061632064" name="文本框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7345" cy="5280660"/>
                        </a:xfrm>
                        <a:prstGeom prst="rect">
                          <a:avLst/>
                        </a:prstGeom>
                        <a:solidFill>
                          <a:srgbClr val="D9D9D9">
                            <a:lumMod val="85000"/>
                          </a:srgbClr>
                        </a:solidFill>
                        <a:ln w="6350">
                          <a:solidFill>
                            <a:prstClr val="black"/>
                          </a:solidFill>
                        </a:ln>
                      </wps:spPr>
                      <wps:txbx>
                        <w:txbxContent>
                          <w:p w14:paraId="0C83974A" w14:textId="77777777" w:rsidR="00546BC3" w:rsidRDefault="00546BC3">
                            <w:pPr>
                              <w:rPr>
                                <w:rFonts w:hint="eastAsia"/>
                              </w:rPr>
                            </w:pPr>
                            <w:r>
                              <w:rPr>
                                <w:rFonts w:hint="eastAsia"/>
                              </w:rPr>
                              <w:t xml:space="preserve">        address,</w:t>
                            </w:r>
                          </w:p>
                          <w:p w14:paraId="2F4FB47F" w14:textId="77777777" w:rsidR="00546BC3" w:rsidRDefault="00546BC3">
                            <w:pPr>
                              <w:rPr>
                                <w:rFonts w:hint="eastAsia"/>
                              </w:rPr>
                            </w:pPr>
                            <w:r>
                              <w:rPr>
                                <w:rFonts w:hint="eastAsia"/>
                              </w:rPr>
                              <w:t xml:space="preserve">        userName,</w:t>
                            </w:r>
                          </w:p>
                          <w:p w14:paraId="1FCC31F9" w14:textId="77777777" w:rsidR="00546BC3" w:rsidRDefault="00546BC3">
                            <w:pPr>
                              <w:rPr>
                                <w:rFonts w:hint="eastAsia"/>
                              </w:rPr>
                            </w:pPr>
                            <w:r>
                              <w:rPr>
                                <w:rFonts w:hint="eastAsia"/>
                              </w:rPr>
                              <w:t xml:space="preserve">        phoneNumber,</w:t>
                            </w:r>
                          </w:p>
                          <w:p w14:paraId="77A5DC05" w14:textId="77777777" w:rsidR="00546BC3" w:rsidRDefault="00546BC3">
                            <w:pPr>
                              <w:rPr>
                                <w:rFonts w:hint="eastAsia"/>
                              </w:rPr>
                            </w:pPr>
                            <w:r>
                              <w:rPr>
                                <w:rFonts w:hint="eastAsia"/>
                              </w:rPr>
                              <w:t xml:space="preserve">        goods</w:t>
                            </w:r>
                          </w:p>
                          <w:p w14:paraId="30F69F5B" w14:textId="77777777" w:rsidR="00546BC3" w:rsidRDefault="00546BC3">
                            <w:pPr>
                              <w:rPr>
                                <w:rFonts w:hint="eastAsia"/>
                              </w:rPr>
                            </w:pPr>
                            <w:r>
                              <w:rPr>
                                <w:rFonts w:hint="eastAsia"/>
                              </w:rPr>
                              <w:t xml:space="preserve">      })</w:t>
                            </w:r>
                          </w:p>
                          <w:p w14:paraId="004C4359" w14:textId="77777777" w:rsidR="00546BC3" w:rsidRDefault="00546BC3">
                            <w:pPr>
                              <w:rPr>
                                <w:rFonts w:hint="eastAsia"/>
                              </w:rPr>
                            </w:pPr>
                            <w:r>
                              <w:rPr>
                                <w:rFonts w:hint="eastAsia"/>
                              </w:rPr>
                              <w:t xml:space="preserve">      const res=await requestutil({url:"/my/order/create",method:"POST",data:orderParam});</w:t>
                            </w:r>
                          </w:p>
                          <w:p w14:paraId="08C06648" w14:textId="77777777" w:rsidR="00546BC3" w:rsidRDefault="00546BC3">
                            <w:r>
                              <w:rPr>
                                <w:rFonts w:hint="eastAsia"/>
                              </w:rPr>
                              <w:t>//</w:t>
                            </w:r>
                            <w:r>
                              <w:rPr>
                                <w:rFonts w:hint="eastAsia"/>
                              </w:rPr>
                              <w:t>删除缓存中已经支付的商品</w:t>
                            </w:r>
                          </w:p>
                          <w:p w14:paraId="58208D6E" w14:textId="77777777" w:rsidR="00546BC3" w:rsidRDefault="00546BC3">
                            <w:r>
                              <w:rPr>
                                <w:rFonts w:hint="eastAsia"/>
                              </w:rPr>
                              <w:t xml:space="preserve">      let newCart=wx.getStorageSync('cart');</w:t>
                            </w:r>
                          </w:p>
                          <w:p w14:paraId="73DEA2CB" w14:textId="77777777" w:rsidR="00546BC3" w:rsidRDefault="00546BC3">
                            <w:r>
                              <w:rPr>
                                <w:rFonts w:hint="eastAsia"/>
                              </w:rPr>
                              <w:t xml:space="preserve">      newCart=newCart.filter(v=&gt;!v.checked);</w:t>
                            </w:r>
                          </w:p>
                          <w:p w14:paraId="3F18419A" w14:textId="77777777" w:rsidR="00546BC3" w:rsidRDefault="00546BC3">
                            <w:r>
                              <w:rPr>
                                <w:rFonts w:hint="eastAsia"/>
                              </w:rPr>
                              <w:t xml:space="preserve">      //</w:t>
                            </w:r>
                            <w:r>
                              <w:rPr>
                                <w:rFonts w:hint="eastAsia"/>
                              </w:rPr>
                              <w:t>未选中商品集合存入缓存</w:t>
                            </w:r>
                          </w:p>
                          <w:p w14:paraId="20999487" w14:textId="77777777" w:rsidR="00546BC3" w:rsidRDefault="00546BC3">
                            <w:r>
                              <w:rPr>
                                <w:rFonts w:hint="eastAsia"/>
                              </w:rPr>
                              <w:t xml:space="preserve">      wx.setStorageSync('cart', newCart);</w:t>
                            </w:r>
                          </w:p>
                          <w:p w14:paraId="3EE3C1E1" w14:textId="77777777" w:rsidR="00546BC3" w:rsidRDefault="00546BC3">
                            <w:r>
                              <w:rPr>
                                <w:rFonts w:hint="eastAsia"/>
                              </w:rPr>
                              <w:t xml:space="preserve">      wx.showToast({</w:t>
                            </w:r>
                          </w:p>
                          <w:p w14:paraId="4291AF7A" w14:textId="77777777" w:rsidR="00546BC3" w:rsidRDefault="00546BC3">
                            <w:r>
                              <w:rPr>
                                <w:rFonts w:hint="eastAsia"/>
                              </w:rPr>
                              <w:t xml:space="preserve">        title: '</w:t>
                            </w:r>
                            <w:r>
                              <w:rPr>
                                <w:rFonts w:hint="eastAsia"/>
                              </w:rPr>
                              <w:t>支付成功</w:t>
                            </w:r>
                            <w:r>
                              <w:rPr>
                                <w:rFonts w:hint="eastAsia"/>
                              </w:rPr>
                              <w:t>',</w:t>
                            </w:r>
                          </w:p>
                          <w:p w14:paraId="6A05B3E2" w14:textId="77777777" w:rsidR="00546BC3" w:rsidRDefault="00546BC3">
                            <w:r>
                              <w:rPr>
                                <w:rFonts w:hint="eastAsia"/>
                              </w:rPr>
                              <w:t xml:space="preserve">        duration: 2000, // </w:t>
                            </w:r>
                            <w:r>
                              <w:rPr>
                                <w:rFonts w:hint="eastAsia"/>
                              </w:rPr>
                              <w:t>设置</w:t>
                            </w:r>
                            <w:r>
                              <w:rPr>
                                <w:rFonts w:hint="eastAsia"/>
                              </w:rPr>
                              <w:t xml:space="preserve"> Toast </w:t>
                            </w:r>
                            <w:r>
                              <w:rPr>
                                <w:rFonts w:hint="eastAsia"/>
                              </w:rPr>
                              <w:t>显示时间为</w:t>
                            </w:r>
                            <w:r>
                              <w:rPr>
                                <w:rFonts w:hint="eastAsia"/>
                              </w:rPr>
                              <w:t xml:space="preserve"> 2s</w:t>
                            </w:r>
                          </w:p>
                          <w:p w14:paraId="77D2D9C3" w14:textId="77777777" w:rsidR="00546BC3" w:rsidRDefault="00546BC3">
                            <w:r>
                              <w:rPr>
                                <w:rFonts w:hint="eastAsia"/>
                              </w:rPr>
                              <w:t xml:space="preserve">        success: function() {</w:t>
                            </w:r>
                          </w:p>
                          <w:p w14:paraId="6EF906EC" w14:textId="77777777" w:rsidR="00546BC3" w:rsidRDefault="00546BC3">
                            <w:r>
                              <w:rPr>
                                <w:rFonts w:hint="eastAsia"/>
                              </w:rPr>
                              <w:t xml:space="preserve">          // </w:t>
                            </w:r>
                            <w:r>
                              <w:rPr>
                                <w:rFonts w:hint="eastAsia"/>
                              </w:rPr>
                              <w:t>使用</w:t>
                            </w:r>
                            <w:r>
                              <w:rPr>
                                <w:rFonts w:hint="eastAsia"/>
                              </w:rPr>
                              <w:t xml:space="preserve"> setTimeout </w:t>
                            </w:r>
                            <w:r>
                              <w:rPr>
                                <w:rFonts w:hint="eastAsia"/>
                              </w:rPr>
                              <w:t>函数延迟跳转操作</w:t>
                            </w:r>
                          </w:p>
                          <w:p w14:paraId="628B79F4" w14:textId="77777777" w:rsidR="00546BC3" w:rsidRDefault="00546BC3">
                            <w:r>
                              <w:rPr>
                                <w:rFonts w:hint="eastAsia"/>
                              </w:rPr>
                              <w:t xml:space="preserve">          setTimeout(function() {</w:t>
                            </w:r>
                          </w:p>
                          <w:p w14:paraId="1BD266FA" w14:textId="77777777" w:rsidR="00546BC3" w:rsidRDefault="00546BC3">
                            <w:r>
                              <w:rPr>
                                <w:rFonts w:hint="eastAsia"/>
                              </w:rPr>
                              <w:t xml:space="preserve">            // </w:t>
                            </w:r>
                            <w:r>
                              <w:rPr>
                                <w:rFonts w:hint="eastAsia"/>
                              </w:rPr>
                              <w:t>跳转到新页面</w:t>
                            </w:r>
                          </w:p>
                          <w:p w14:paraId="71C5366C" w14:textId="77777777" w:rsidR="00546BC3" w:rsidRDefault="00546BC3">
                            <w:r>
                              <w:rPr>
                                <w:rFonts w:hint="eastAsia"/>
                              </w:rPr>
                              <w:t xml:space="preserve">            wx.navigateTo({</w:t>
                            </w:r>
                          </w:p>
                          <w:p w14:paraId="35C5B084" w14:textId="77777777" w:rsidR="00546BC3" w:rsidRDefault="00546BC3">
                            <w:r>
                              <w:rPr>
                                <w:rFonts w:hint="eastAsia"/>
                              </w:rPr>
                              <w:t xml:space="preserve">              url: '../shopOrder/shopOrder?type=0',</w:t>
                            </w:r>
                          </w:p>
                          <w:p w14:paraId="7C11855A" w14:textId="77777777" w:rsidR="00546BC3" w:rsidRDefault="00546BC3">
                            <w:r>
                              <w:rPr>
                                <w:rFonts w:hint="eastAsia"/>
                              </w:rPr>
                              <w:t xml:space="preserve">            });, 2000); // </w:t>
                            </w:r>
                            <w:r>
                              <w:rPr>
                                <w:rFonts w:hint="eastAsia"/>
                              </w:rPr>
                              <w:t>设置延迟时间为</w:t>
                            </w:r>
                            <w:r>
                              <w:rPr>
                                <w:rFonts w:hint="eastAsia"/>
                              </w:rPr>
                              <w:t xml:space="preserve"> 2s</w:t>
                            </w:r>
                            <w:r>
                              <w:rPr>
                                <w:rFonts w:hint="eastAsia"/>
                              </w:rPr>
                              <w:t>，与</w:t>
                            </w:r>
                            <w:r>
                              <w:rPr>
                                <w:rFonts w:hint="eastAsia"/>
                              </w:rPr>
                              <w:t xml:space="preserve"> Toast </w:t>
                            </w:r>
                            <w:r>
                              <w:rPr>
                                <w:rFonts w:hint="eastAsia"/>
                              </w:rPr>
                              <w:t>显示时间保持一致</w:t>
                            </w:r>
                            <w:r>
                              <w:rPr>
                                <w:rFonts w:hint="eastAsia"/>
                              </w:rPr>
                              <w:t>}})</w:t>
                            </w:r>
                          </w:p>
                          <w:p w14:paraId="4735BFE3" w14:textId="77777777" w:rsidR="00546BC3" w:rsidRDefault="00546BC3">
                            <w:r>
                              <w:rPr>
                                <w:rFonts w:hint="eastAsia"/>
                              </w:rPr>
                              <w:t xml:space="preserve">    }catch(error){</w:t>
                            </w:r>
                          </w:p>
                          <w:p w14:paraId="740F3A68" w14:textId="77777777" w:rsidR="00546BC3" w:rsidRDefault="00546BC3">
                            <w:r>
                              <w:rPr>
                                <w:rFonts w:hint="eastAsia"/>
                              </w:rPr>
                              <w:t xml:space="preserve">      console.log(error);</w:t>
                            </w:r>
                          </w:p>
                          <w:p w14:paraId="0740AAE9" w14:textId="77777777" w:rsidR="00546BC3" w:rsidRDefault="00546BC3">
                            <w:r>
                              <w:rPr>
                                <w:rFonts w:hint="eastAsia"/>
                              </w:rPr>
                              <w:t xml:space="preserve">      wx.showToast({</w:t>
                            </w:r>
                          </w:p>
                          <w:p w14:paraId="56E95B2D" w14:textId="77777777" w:rsidR="00546BC3" w:rsidRDefault="00546BC3">
                            <w:r>
                              <w:rPr>
                                <w:rFonts w:hint="eastAsia"/>
                              </w:rPr>
                              <w:t xml:space="preserve">        title: '</w:t>
                            </w:r>
                            <w:r>
                              <w:rPr>
                                <w:rFonts w:hint="eastAsia"/>
                              </w:rPr>
                              <w:t>支付失败，请稍后重试</w:t>
                            </w:r>
                            <w:r>
                              <w:rPr>
                                <w:rFonts w:hint="eastAsia"/>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w14:anchorId="2846971C" id="文本框 10" o:spid="_x0000_s1032" type="#_x0000_t202" style="width:427.35pt;height:415.8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" fillcolor="#b8b8b8" strokeweight=".5pt">
                <v:path arrowok="t"/>
                <v:textbox>
                  <w:txbxContent>
                    <w:p w14:paraId="0C83974A" w14:textId="77777777" w:rsidR="00546BC3" w:rsidRDefault="00546BC3">
                      <w:pPr>
                        <w:rPr>
                          <w:rFonts w:hint="eastAsia"/>
                        </w:rPr>
                      </w:pPr>
                      <w:r>
                        <w:rPr>
                          <w:rFonts w:hint="eastAsia"/>
                        </w:rPr>
                        <w:t xml:space="preserve">        address,</w:t>
                      </w:r>
                    </w:p>
                    <w:p w14:paraId="2F4FB47F" w14:textId="77777777" w:rsidR="00546BC3" w:rsidRDefault="00546BC3">
                      <w:pPr>
                        <w:rPr>
                          <w:rFonts w:hint="eastAsia"/>
                        </w:rPr>
                      </w:pPr>
                      <w:r>
                        <w:rPr>
                          <w:rFonts w:hint="eastAsia"/>
                        </w:rPr>
                        <w:t xml:space="preserve">        userName,</w:t>
                      </w:r>
                    </w:p>
                    <w:p w14:paraId="1FCC31F9" w14:textId="77777777" w:rsidR="00546BC3" w:rsidRDefault="00546BC3">
                      <w:pPr>
                        <w:rPr>
                          <w:rFonts w:hint="eastAsia"/>
                        </w:rPr>
                      </w:pPr>
                      <w:r>
                        <w:rPr>
                          <w:rFonts w:hint="eastAsia"/>
                        </w:rPr>
                        <w:t xml:space="preserve">        phoneNumber,</w:t>
                      </w:r>
                    </w:p>
                    <w:p w14:paraId="77A5DC05" w14:textId="77777777" w:rsidR="00546BC3" w:rsidRDefault="00546BC3">
                      <w:pPr>
                        <w:rPr>
                          <w:rFonts w:hint="eastAsia"/>
                        </w:rPr>
                      </w:pPr>
                      <w:r>
                        <w:rPr>
                          <w:rFonts w:hint="eastAsia"/>
                        </w:rPr>
                        <w:t xml:space="preserve">        goods</w:t>
                      </w:r>
                    </w:p>
                    <w:p w14:paraId="30F69F5B" w14:textId="77777777" w:rsidR="00546BC3" w:rsidRDefault="00546BC3">
                      <w:pPr>
                        <w:rPr>
                          <w:rFonts w:hint="eastAsia"/>
                        </w:rPr>
                      </w:pPr>
                      <w:r>
                        <w:rPr>
                          <w:rFonts w:hint="eastAsia"/>
                        </w:rPr>
                        <w:t xml:space="preserve">      })</w:t>
                      </w:r>
                    </w:p>
                    <w:p w14:paraId="004C4359" w14:textId="77777777" w:rsidR="00546BC3" w:rsidRDefault="00546BC3">
                      <w:pPr>
                        <w:rPr>
                          <w:rFonts w:hint="eastAsia"/>
                        </w:rPr>
                      </w:pPr>
                      <w:r>
                        <w:rPr>
                          <w:rFonts w:hint="eastAsia"/>
                        </w:rPr>
                        <w:t xml:space="preserve">      const res=await requestutil({url:"/my/order/create",method:"POST",data:orderParam});</w:t>
                      </w:r>
                    </w:p>
                    <w:p w14:paraId="08C06648" w14:textId="77777777" w:rsidR="00546BC3" w:rsidRDefault="00546BC3">
                      <w:r>
                        <w:rPr>
                          <w:rFonts w:hint="eastAsia"/>
                        </w:rPr>
                        <w:t>//</w:t>
                      </w:r>
                      <w:r>
                        <w:rPr>
                          <w:rFonts w:hint="eastAsia"/>
                        </w:rPr>
                        <w:t>删除缓存中已经支付的商品</w:t>
                      </w:r>
                    </w:p>
                    <w:p w14:paraId="58208D6E" w14:textId="77777777" w:rsidR="00546BC3" w:rsidRDefault="00546BC3">
                      <w:r>
                        <w:rPr>
                          <w:rFonts w:hint="eastAsia"/>
                        </w:rPr>
                        <w:t xml:space="preserve">      let newCart=wx.getStorageSync('cart');</w:t>
                      </w:r>
                    </w:p>
                    <w:p w14:paraId="73DEA2CB" w14:textId="77777777" w:rsidR="00546BC3" w:rsidRDefault="00546BC3">
                      <w:r>
                        <w:rPr>
                          <w:rFonts w:hint="eastAsia"/>
                        </w:rPr>
                        <w:t xml:space="preserve">      newCart=newCart.filter(v=&gt;!v.checked);</w:t>
                      </w:r>
                    </w:p>
                    <w:p w14:paraId="3F18419A" w14:textId="77777777" w:rsidR="00546BC3" w:rsidRDefault="00546BC3">
                      <w:r>
                        <w:rPr>
                          <w:rFonts w:hint="eastAsia"/>
                        </w:rPr>
                        <w:t xml:space="preserve">      //</w:t>
                      </w:r>
                      <w:r>
                        <w:rPr>
                          <w:rFonts w:hint="eastAsia"/>
                        </w:rPr>
                        <w:t>未选中商品集合存入缓存</w:t>
                      </w:r>
                    </w:p>
                    <w:p w14:paraId="20999487" w14:textId="77777777" w:rsidR="00546BC3" w:rsidRDefault="00546BC3">
                      <w:r>
                        <w:rPr>
                          <w:rFonts w:hint="eastAsia"/>
                        </w:rPr>
                        <w:t xml:space="preserve">      wx.setStorageSync('cart', newCart);</w:t>
                      </w:r>
                    </w:p>
                    <w:p w14:paraId="3EE3C1E1" w14:textId="77777777" w:rsidR="00546BC3" w:rsidRDefault="00546BC3">
                      <w:r>
                        <w:rPr>
                          <w:rFonts w:hint="eastAsia"/>
                        </w:rPr>
                        <w:t xml:space="preserve">      wx.showToast({</w:t>
                      </w:r>
                    </w:p>
                    <w:p w14:paraId="4291AF7A" w14:textId="77777777" w:rsidR="00546BC3" w:rsidRDefault="00546BC3">
                      <w:r>
                        <w:rPr>
                          <w:rFonts w:hint="eastAsia"/>
                        </w:rPr>
                        <w:t xml:space="preserve">        title: '</w:t>
                      </w:r>
                      <w:r>
                        <w:rPr>
                          <w:rFonts w:hint="eastAsia"/>
                        </w:rPr>
                        <w:t>支付成功</w:t>
                      </w:r>
                      <w:r>
                        <w:rPr>
                          <w:rFonts w:hint="eastAsia"/>
                        </w:rPr>
                        <w:t>',</w:t>
                      </w:r>
                    </w:p>
                    <w:p w14:paraId="6A05B3E2" w14:textId="77777777" w:rsidR="00546BC3" w:rsidRDefault="00546BC3">
                      <w:r>
                        <w:rPr>
                          <w:rFonts w:hint="eastAsia"/>
                        </w:rPr>
                        <w:t xml:space="preserve">        duration: 2000, // </w:t>
                      </w:r>
                      <w:r>
                        <w:rPr>
                          <w:rFonts w:hint="eastAsia"/>
                        </w:rPr>
                        <w:t>设置</w:t>
                      </w:r>
                      <w:r>
                        <w:rPr>
                          <w:rFonts w:hint="eastAsia"/>
                        </w:rPr>
                        <w:t xml:space="preserve"> Toast </w:t>
                      </w:r>
                      <w:r>
                        <w:rPr>
                          <w:rFonts w:hint="eastAsia"/>
                        </w:rPr>
                        <w:t>显示时间为</w:t>
                      </w:r>
                      <w:r>
                        <w:rPr>
                          <w:rFonts w:hint="eastAsia"/>
                        </w:rPr>
                        <w:t xml:space="preserve"> 2s</w:t>
                      </w:r>
                    </w:p>
                    <w:p w14:paraId="77D2D9C3" w14:textId="77777777" w:rsidR="00546BC3" w:rsidRDefault="00546BC3">
                      <w:r>
                        <w:rPr>
                          <w:rFonts w:hint="eastAsia"/>
                        </w:rPr>
                        <w:t xml:space="preserve">        success: function() {</w:t>
                      </w:r>
                    </w:p>
                    <w:p w14:paraId="6EF906EC" w14:textId="77777777" w:rsidR="00546BC3" w:rsidRDefault="00546BC3">
                      <w:r>
                        <w:rPr>
                          <w:rFonts w:hint="eastAsia"/>
                        </w:rPr>
                        <w:t xml:space="preserve">          // </w:t>
                      </w:r>
                      <w:r>
                        <w:rPr>
                          <w:rFonts w:hint="eastAsia"/>
                        </w:rPr>
                        <w:t>使用</w:t>
                      </w:r>
                      <w:r>
                        <w:rPr>
                          <w:rFonts w:hint="eastAsia"/>
                        </w:rPr>
                        <w:t xml:space="preserve"> setTimeout </w:t>
                      </w:r>
                      <w:r>
                        <w:rPr>
                          <w:rFonts w:hint="eastAsia"/>
                        </w:rPr>
                        <w:t>函数延迟跳转操作</w:t>
                      </w:r>
                    </w:p>
                    <w:p w14:paraId="628B79F4" w14:textId="77777777" w:rsidR="00546BC3" w:rsidRDefault="00546BC3">
                      <w:r>
                        <w:rPr>
                          <w:rFonts w:hint="eastAsia"/>
                        </w:rPr>
                        <w:t xml:space="preserve">          setTimeout(function() {</w:t>
                      </w:r>
                    </w:p>
                    <w:p w14:paraId="1BD266FA" w14:textId="77777777" w:rsidR="00546BC3" w:rsidRDefault="00546BC3">
                      <w:r>
                        <w:rPr>
                          <w:rFonts w:hint="eastAsia"/>
                        </w:rPr>
                        <w:t xml:space="preserve">            // </w:t>
                      </w:r>
                      <w:r>
                        <w:rPr>
                          <w:rFonts w:hint="eastAsia"/>
                        </w:rPr>
                        <w:t>跳转到新页面</w:t>
                      </w:r>
                    </w:p>
                    <w:p w14:paraId="71C5366C" w14:textId="77777777" w:rsidR="00546BC3" w:rsidRDefault="00546BC3">
                      <w:r>
                        <w:rPr>
                          <w:rFonts w:hint="eastAsia"/>
                        </w:rPr>
                        <w:t xml:space="preserve">            wx.navigateTo({</w:t>
                      </w:r>
                    </w:p>
                    <w:p w14:paraId="35C5B084" w14:textId="77777777" w:rsidR="00546BC3" w:rsidRDefault="00546BC3">
                      <w:r>
                        <w:rPr>
                          <w:rFonts w:hint="eastAsia"/>
                        </w:rPr>
                        <w:t xml:space="preserve">              url: '../shopOrder/shopOrder?type=0',</w:t>
                      </w:r>
                    </w:p>
                    <w:p w14:paraId="7C11855A" w14:textId="77777777" w:rsidR="00546BC3" w:rsidRDefault="00546BC3">
                      <w:r>
                        <w:rPr>
                          <w:rFonts w:hint="eastAsia"/>
                        </w:rPr>
                        <w:t xml:space="preserve">            });, 2000); // </w:t>
                      </w:r>
                      <w:r>
                        <w:rPr>
                          <w:rFonts w:hint="eastAsia"/>
                        </w:rPr>
                        <w:t>设置延迟时间为</w:t>
                      </w:r>
                      <w:r>
                        <w:rPr>
                          <w:rFonts w:hint="eastAsia"/>
                        </w:rPr>
                        <w:t xml:space="preserve"> 2s</w:t>
                      </w:r>
                      <w:r>
                        <w:rPr>
                          <w:rFonts w:hint="eastAsia"/>
                        </w:rPr>
                        <w:t>，与</w:t>
                      </w:r>
                      <w:r>
                        <w:rPr>
                          <w:rFonts w:hint="eastAsia"/>
                        </w:rPr>
                        <w:t xml:space="preserve"> Toast </w:t>
                      </w:r>
                      <w:r>
                        <w:rPr>
                          <w:rFonts w:hint="eastAsia"/>
                        </w:rPr>
                        <w:t>显示时间保持一致</w:t>
                      </w:r>
                      <w:r>
                        <w:rPr>
                          <w:rFonts w:hint="eastAsia"/>
                        </w:rPr>
                        <w:t>}})</w:t>
                      </w:r>
                    </w:p>
                    <w:p w14:paraId="4735BFE3" w14:textId="77777777" w:rsidR="00546BC3" w:rsidRDefault="00546BC3">
                      <w:r>
                        <w:rPr>
                          <w:rFonts w:hint="eastAsia"/>
                        </w:rPr>
                        <w:t xml:space="preserve">    }catch(error){</w:t>
                      </w:r>
                    </w:p>
                    <w:p w14:paraId="740F3A68" w14:textId="77777777" w:rsidR="00546BC3" w:rsidRDefault="00546BC3">
                      <w:r>
                        <w:rPr>
                          <w:rFonts w:hint="eastAsia"/>
                        </w:rPr>
                        <w:t xml:space="preserve">      console.log(error);</w:t>
                      </w:r>
                    </w:p>
                    <w:p w14:paraId="0740AAE9" w14:textId="77777777" w:rsidR="00546BC3" w:rsidRDefault="00546BC3">
                      <w:r>
                        <w:rPr>
                          <w:rFonts w:hint="eastAsia"/>
                        </w:rPr>
                        <w:t xml:space="preserve">      wx.showToast({</w:t>
                      </w:r>
                    </w:p>
                    <w:p w14:paraId="56E95B2D" w14:textId="77777777" w:rsidR="00546BC3" w:rsidRDefault="00546BC3">
                      <w:r>
                        <w:rPr>
                          <w:rFonts w:hint="eastAsia"/>
                        </w:rPr>
                        <w:t xml:space="preserve">        title: '</w:t>
                      </w:r>
                      <w:r>
                        <w:rPr>
                          <w:rFonts w:hint="eastAsia"/>
                        </w:rPr>
                        <w:t>支付失败，请稍后重试</w:t>
                      </w:r>
                      <w:r>
                        <w:rPr>
                          <w:rFonts w:hint="eastAsia"/>
                        </w:rPr>
                        <w:t>',})}}</w:t>
                      </w:r>
                    </w:p>
                  </w:txbxContent>
                </v:textbox>
                <w10:anchorlock/>
              </v:shape>
            </w:pict>
          </mc:Fallback>
        </mc:AlternateContent>
      </w:r>
      <w:bookmarkStart w:id="403" w:name="_Toc19163"/>
    </w:p>
    <w:p w14:paraId="06D31BA5" w14:textId="77777777" w:rsidR="00546BC3" w:rsidRDefault="00546BC3">
      <w:pPr>
        <w:pStyle w:val="aff7"/>
        <w:spacing w:beforeLines="0" w:before="0" w:afterLines="0" w:after="0" w:line="360" w:lineRule="auto"/>
        <w:jc w:val="center"/>
        <w:outlineLvl w:val="9"/>
        <w:rPr>
          <w:rFonts w:ascii="Times New Roman" w:hAnsi="Times New Roman"/>
          <w:b w:val="0"/>
          <w:snapToGrid w:val="0"/>
          <w:szCs w:val="21"/>
        </w:rPr>
      </w:pPr>
      <w:bookmarkStart w:id="404" w:name="_Toc32633"/>
      <w:bookmarkStart w:id="405" w:name="_Toc18173"/>
      <w:r>
        <w:rPr>
          <w:rFonts w:ascii="Times New Roman" w:hAnsi="Times New Roman" w:hint="eastAsia"/>
          <w:b w:val="0"/>
          <w:snapToGrid w:val="0"/>
          <w:szCs w:val="21"/>
        </w:rPr>
        <w:t>图</w:t>
      </w:r>
      <w:r>
        <w:rPr>
          <w:rFonts w:ascii="Times New Roman" w:hAnsi="Times New Roman" w:hint="eastAsia"/>
          <w:b w:val="0"/>
          <w:snapToGrid w:val="0"/>
          <w:szCs w:val="21"/>
        </w:rPr>
        <w:t>5-</w:t>
      </w:r>
      <w:bookmarkEnd w:id="403"/>
      <w:r>
        <w:rPr>
          <w:rFonts w:ascii="Times New Roman" w:hAnsi="Times New Roman" w:hint="eastAsia"/>
          <w:b w:val="0"/>
          <w:snapToGrid w:val="0"/>
          <w:szCs w:val="21"/>
        </w:rPr>
        <w:t xml:space="preserve">12 </w:t>
      </w:r>
      <w:r>
        <w:rPr>
          <w:rFonts w:ascii="Times New Roman" w:hAnsi="Times New Roman" w:hint="eastAsia"/>
          <w:b w:val="0"/>
          <w:snapToGrid w:val="0"/>
          <w:szCs w:val="21"/>
        </w:rPr>
        <w:t>支付并创建订单功能前端代码图</w:t>
      </w:r>
      <w:bookmarkEnd w:id="404"/>
      <w:bookmarkEnd w:id="405"/>
    </w:p>
    <w:p w14:paraId="6BD83034" w14:textId="77777777" w:rsidR="00546BC3" w:rsidRDefault="00546BC3">
      <w:pPr>
        <w:pStyle w:val="aff7"/>
        <w:spacing w:beforeLines="0" w:before="0" w:afterLines="0" w:after="0" w:line="360" w:lineRule="auto"/>
        <w:ind w:firstLineChars="200" w:firstLine="480"/>
        <w:jc w:val="left"/>
        <w:outlineLvl w:val="9"/>
        <w:rPr>
          <w:rFonts w:ascii="Times New Roman" w:hAnsi="Times New Roman"/>
          <w:b w:val="0"/>
          <w:snapToGrid w:val="0"/>
          <w:sz w:val="24"/>
          <w:szCs w:val="24"/>
        </w:rPr>
      </w:pPr>
      <w:bookmarkStart w:id="406" w:name="_Toc1276"/>
      <w:bookmarkStart w:id="407" w:name="_Toc28079"/>
      <w:r>
        <w:rPr>
          <w:rFonts w:ascii="Times New Roman" w:hAnsi="Times New Roman" w:hint="eastAsia"/>
          <w:b w:val="0"/>
          <w:snapToGrid w:val="0"/>
          <w:sz w:val="24"/>
          <w:szCs w:val="24"/>
        </w:rPr>
        <w:t>在系统中创建新的订单。具体实现过程如下：</w:t>
      </w:r>
      <w:bookmarkEnd w:id="406"/>
      <w:bookmarkEnd w:id="407"/>
    </w:p>
    <w:p w14:paraId="5FBE1B9F" w14:textId="77777777" w:rsidR="00546BC3" w:rsidRDefault="00546BC3">
      <w:pPr>
        <w:pStyle w:val="aff7"/>
        <w:spacing w:beforeLines="0" w:before="0" w:afterLines="0" w:after="0" w:line="360" w:lineRule="auto"/>
        <w:ind w:firstLineChars="200" w:firstLine="480"/>
        <w:jc w:val="left"/>
        <w:outlineLvl w:val="9"/>
        <w:rPr>
          <w:rFonts w:ascii="Times New Roman" w:hAnsi="Times New Roman"/>
          <w:b w:val="0"/>
          <w:snapToGrid w:val="0"/>
          <w:sz w:val="24"/>
          <w:szCs w:val="21"/>
        </w:rPr>
      </w:pPr>
      <w:bookmarkStart w:id="408" w:name="_Toc17751"/>
      <w:bookmarkStart w:id="409" w:name="_Toc12959"/>
      <w:r>
        <w:rPr>
          <w:rFonts w:ascii="Times New Roman" w:hAnsi="Times New Roman" w:hint="eastAsia"/>
          <w:b w:val="0"/>
          <w:snapToGrid w:val="0"/>
          <w:sz w:val="24"/>
          <w:szCs w:val="24"/>
        </w:rPr>
        <w:t>使用</w:t>
      </w:r>
      <w:r>
        <w:rPr>
          <w:rFonts w:ascii="Times New Roman" w:hAnsi="Times New Roman" w:hint="eastAsia"/>
          <w:b w:val="0"/>
          <w:snapToGrid w:val="0"/>
          <w:sz w:val="24"/>
          <w:szCs w:val="24"/>
        </w:rPr>
        <w:t>@RequestMapping(</w:t>
      </w:r>
      <w:r>
        <w:rPr>
          <w:rFonts w:ascii="Times New Roman" w:hAnsi="Times New Roman" w:hint="eastAsia"/>
          <w:b w:val="0"/>
          <w:snapToGrid w:val="0"/>
          <w:sz w:val="24"/>
          <w:szCs w:val="24"/>
        </w:rPr>
        <w:t>“</w:t>
      </w:r>
      <w:r>
        <w:rPr>
          <w:rFonts w:ascii="Times New Roman" w:hAnsi="Times New Roman" w:hint="eastAsia"/>
          <w:b w:val="0"/>
          <w:snapToGrid w:val="0"/>
          <w:sz w:val="24"/>
          <w:szCs w:val="24"/>
        </w:rPr>
        <w:t>/create</w:t>
      </w:r>
      <w:r>
        <w:rPr>
          <w:rFonts w:ascii="Times New Roman" w:hAnsi="Times New Roman" w:hint="eastAsia"/>
          <w:b w:val="0"/>
          <w:snapToGrid w:val="0"/>
          <w:sz w:val="24"/>
          <w:szCs w:val="24"/>
        </w:rPr>
        <w:t>”</w:t>
      </w:r>
      <w:r>
        <w:rPr>
          <w:rFonts w:ascii="Times New Roman" w:hAnsi="Times New Roman" w:hint="eastAsia"/>
          <w:b w:val="0"/>
          <w:snapToGrid w:val="0"/>
          <w:sz w:val="24"/>
          <w:szCs w:val="24"/>
        </w:rPr>
        <w:t>)</w:t>
      </w:r>
      <w:r>
        <w:rPr>
          <w:rFonts w:ascii="Times New Roman" w:hAnsi="Times New Roman" w:hint="eastAsia"/>
          <w:b w:val="0"/>
          <w:snapToGrid w:val="0"/>
          <w:sz w:val="24"/>
          <w:szCs w:val="24"/>
        </w:rPr>
        <w:t>注解定义</w:t>
      </w:r>
      <w:r>
        <w:rPr>
          <w:rFonts w:ascii="Times New Roman" w:hAnsi="Times New Roman" w:hint="eastAsia"/>
          <w:b w:val="0"/>
          <w:snapToGrid w:val="0"/>
          <w:sz w:val="24"/>
          <w:szCs w:val="24"/>
        </w:rPr>
        <w:t>URL</w:t>
      </w:r>
      <w:r>
        <w:rPr>
          <w:rFonts w:ascii="Times New Roman" w:hAnsi="Times New Roman" w:hint="eastAsia"/>
          <w:b w:val="0"/>
          <w:snapToGrid w:val="0"/>
          <w:sz w:val="24"/>
          <w:szCs w:val="24"/>
        </w:rPr>
        <w:t>路径，并在</w:t>
      </w:r>
      <w:r>
        <w:rPr>
          <w:rFonts w:ascii="Times New Roman" w:hAnsi="Times New Roman" w:hint="eastAsia"/>
          <w:b w:val="0"/>
          <w:snapToGrid w:val="0"/>
          <w:sz w:val="24"/>
          <w:szCs w:val="24"/>
        </w:rPr>
        <w:t>@Transactional</w:t>
      </w:r>
      <w:r>
        <w:rPr>
          <w:rFonts w:ascii="Times New Roman" w:hAnsi="Times New Roman" w:hint="eastAsia"/>
          <w:b w:val="0"/>
          <w:snapToGrid w:val="0"/>
          <w:sz w:val="24"/>
          <w:szCs w:val="24"/>
        </w:rPr>
        <w:t>注解下执行整个操作，保证数据一致性。</w:t>
      </w:r>
      <w:r>
        <w:rPr>
          <w:rFonts w:ascii="Times New Roman" w:hAnsi="Times New Roman" w:hint="eastAsia"/>
          <w:b w:val="0"/>
          <w:snapToGrid w:val="0"/>
          <w:sz w:val="24"/>
          <w:szCs w:val="24"/>
        </w:rPr>
        <w:t>create</w:t>
      </w:r>
      <w:r>
        <w:rPr>
          <w:rFonts w:ascii="Times New Roman" w:hAnsi="Times New Roman" w:hint="eastAsia"/>
          <w:b w:val="0"/>
          <w:snapToGrid w:val="0"/>
          <w:sz w:val="24"/>
          <w:szCs w:val="24"/>
        </w:rPr>
        <w:t>方法接收</w:t>
      </w:r>
      <w:r>
        <w:rPr>
          <w:rFonts w:ascii="Times New Roman" w:hAnsi="Times New Roman" w:hint="eastAsia"/>
          <w:b w:val="0"/>
          <w:snapToGrid w:val="0"/>
          <w:sz w:val="24"/>
          <w:szCs w:val="24"/>
        </w:rPr>
        <w:t>ShopOrders</w:t>
      </w:r>
      <w:r>
        <w:rPr>
          <w:rFonts w:ascii="Times New Roman" w:hAnsi="Times New Roman" w:hint="eastAsia"/>
          <w:b w:val="0"/>
          <w:snapToGrid w:val="0"/>
          <w:sz w:val="24"/>
          <w:szCs w:val="24"/>
        </w:rPr>
        <w:t>对象和</w:t>
      </w:r>
      <w:r>
        <w:rPr>
          <w:rFonts w:ascii="Times New Roman" w:hAnsi="Times New Roman" w:hint="eastAsia"/>
          <w:b w:val="0"/>
          <w:snapToGrid w:val="0"/>
          <w:sz w:val="24"/>
          <w:szCs w:val="24"/>
        </w:rPr>
        <w:t>token</w:t>
      </w:r>
      <w:r>
        <w:rPr>
          <w:rFonts w:ascii="Times New Roman" w:hAnsi="Times New Roman" w:hint="eastAsia"/>
          <w:b w:val="0"/>
          <w:snapToGrid w:val="0"/>
          <w:sz w:val="24"/>
          <w:szCs w:val="24"/>
        </w:rPr>
        <w:t>作为参数。通过</w:t>
      </w:r>
      <w:r>
        <w:rPr>
          <w:rFonts w:ascii="Times New Roman" w:hAnsi="Times New Roman" w:hint="eastAsia"/>
          <w:b w:val="0"/>
          <w:snapToGrid w:val="0"/>
          <w:sz w:val="24"/>
          <w:szCs w:val="24"/>
        </w:rPr>
        <w:t>token</w:t>
      </w:r>
      <w:r>
        <w:rPr>
          <w:rFonts w:ascii="Times New Roman" w:hAnsi="Times New Roman" w:hint="eastAsia"/>
          <w:b w:val="0"/>
          <w:snapToGrid w:val="0"/>
          <w:sz w:val="24"/>
          <w:szCs w:val="24"/>
        </w:rPr>
        <w:t>获取用户的</w:t>
      </w:r>
      <w:r>
        <w:rPr>
          <w:rFonts w:ascii="Times New Roman" w:hAnsi="Times New Roman" w:hint="eastAsia"/>
          <w:b w:val="0"/>
          <w:snapToGrid w:val="0"/>
          <w:sz w:val="24"/>
          <w:szCs w:val="24"/>
        </w:rPr>
        <w:t>openid</w:t>
      </w:r>
      <w:r>
        <w:rPr>
          <w:rFonts w:ascii="Times New Roman" w:hAnsi="Times New Roman" w:hint="eastAsia"/>
          <w:b w:val="0"/>
          <w:snapToGrid w:val="0"/>
          <w:sz w:val="24"/>
          <w:szCs w:val="24"/>
        </w:rPr>
        <w:t>，并验证</w:t>
      </w:r>
      <w:r>
        <w:rPr>
          <w:rFonts w:ascii="Times New Roman" w:hAnsi="Times New Roman" w:hint="eastAsia"/>
          <w:b w:val="0"/>
          <w:snapToGrid w:val="0"/>
          <w:sz w:val="24"/>
          <w:szCs w:val="24"/>
        </w:rPr>
        <w:t>JWT</w:t>
      </w:r>
      <w:r>
        <w:rPr>
          <w:rFonts w:ascii="Times New Roman" w:hAnsi="Times New Roman" w:hint="eastAsia"/>
          <w:b w:val="0"/>
          <w:snapToGrid w:val="0"/>
          <w:sz w:val="24"/>
          <w:szCs w:val="24"/>
        </w:rPr>
        <w:t>令牌。验证成功后，提取</w:t>
      </w:r>
      <w:r>
        <w:rPr>
          <w:rFonts w:ascii="Times New Roman" w:hAnsi="Times New Roman" w:hint="eastAsia"/>
          <w:b w:val="0"/>
          <w:snapToGrid w:val="0"/>
          <w:sz w:val="24"/>
          <w:szCs w:val="24"/>
        </w:rPr>
        <w:t>openid</w:t>
      </w:r>
      <w:r>
        <w:rPr>
          <w:rFonts w:ascii="Times New Roman" w:hAnsi="Times New Roman" w:hint="eastAsia"/>
          <w:b w:val="0"/>
          <w:snapToGrid w:val="0"/>
          <w:sz w:val="24"/>
          <w:szCs w:val="24"/>
        </w:rPr>
        <w:t>设置为</w:t>
      </w:r>
      <w:r>
        <w:rPr>
          <w:rFonts w:ascii="Times New Roman" w:hAnsi="Times New Roman" w:hint="eastAsia"/>
          <w:b w:val="0"/>
          <w:snapToGrid w:val="0"/>
          <w:sz w:val="24"/>
          <w:szCs w:val="24"/>
        </w:rPr>
        <w:t>shopOrders</w:t>
      </w:r>
      <w:r>
        <w:rPr>
          <w:rFonts w:ascii="Times New Roman" w:hAnsi="Times New Roman" w:hint="eastAsia"/>
          <w:b w:val="0"/>
          <w:snapToGrid w:val="0"/>
          <w:sz w:val="24"/>
          <w:szCs w:val="24"/>
        </w:rPr>
        <w:t>对象的</w:t>
      </w:r>
      <w:r>
        <w:rPr>
          <w:rFonts w:ascii="Times New Roman" w:hAnsi="Times New Roman" w:hint="eastAsia"/>
          <w:b w:val="0"/>
          <w:snapToGrid w:val="0"/>
          <w:sz w:val="24"/>
          <w:szCs w:val="24"/>
        </w:rPr>
        <w:t>userid</w:t>
      </w:r>
      <w:r>
        <w:rPr>
          <w:rFonts w:ascii="Times New Roman" w:hAnsi="Times New Roman" w:hint="eastAsia"/>
          <w:b w:val="0"/>
          <w:snapToGrid w:val="0"/>
          <w:sz w:val="24"/>
          <w:szCs w:val="24"/>
        </w:rPr>
        <w:t>属性。生成唯一订单号，设置创建日期。保存订单至数据库并获取订单</w:t>
      </w:r>
      <w:r>
        <w:rPr>
          <w:rFonts w:ascii="Times New Roman" w:hAnsi="Times New Roman" w:hint="eastAsia"/>
          <w:b w:val="0"/>
          <w:snapToGrid w:val="0"/>
          <w:sz w:val="24"/>
          <w:szCs w:val="24"/>
        </w:rPr>
        <w:t>ID</w:t>
      </w:r>
      <w:r>
        <w:rPr>
          <w:rFonts w:ascii="Times New Roman" w:hAnsi="Times New Roman" w:hint="eastAsia"/>
          <w:b w:val="0"/>
          <w:snapToGrid w:val="0"/>
          <w:sz w:val="24"/>
          <w:szCs w:val="24"/>
        </w:rPr>
        <w:t>。遍历商品列表，为每个商品设置订单号并保存至数据库。最后，返回包含订单号的成功响应给小程序端。后端实现代码如图</w:t>
      </w:r>
      <w:r>
        <w:rPr>
          <w:rFonts w:ascii="Times New Roman" w:hAnsi="Times New Roman" w:hint="eastAsia"/>
          <w:b w:val="0"/>
          <w:snapToGrid w:val="0"/>
          <w:sz w:val="24"/>
          <w:szCs w:val="24"/>
        </w:rPr>
        <w:t>5-13</w:t>
      </w:r>
      <w:r>
        <w:rPr>
          <w:rFonts w:ascii="Times New Roman" w:hAnsi="Times New Roman" w:hint="eastAsia"/>
          <w:b w:val="0"/>
          <w:snapToGrid w:val="0"/>
          <w:sz w:val="24"/>
          <w:szCs w:val="24"/>
        </w:rPr>
        <w:t>所示。</w:t>
      </w:r>
      <w:bookmarkEnd w:id="409"/>
      <w:bookmarkEnd w:id="408"/>
      <w:commentRangeStart w:id="410"/>
      <w:commentRangeEnd w:id="410"/>
      <w:r>
        <w:commentReference w:id="411"/>
      </w:r>
      <w:r w:rsidR="00ED03C1">
        <w:rPr>
          <w:noProof/>
        </w:rPr>
        <mc:AlternateContent>
          <mc:Choice Requires="wps">
            <w:drawing>
              <wp:inline distT="0" distB="0" distL="0" distR="0" wp14:anchorId="58B58BE6" wp14:editId="47C4CE12">
                <wp:extent cx="5471160" cy="6327140"/>
                <wp:effectExtent l="0" t="0" r="0" b="0"/>
                <wp:docPr id="6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71160" cy="6327140"/>
                        </a:xfrm>
                        <a:prstGeom prst="rect">
                          <a:avLst/>
                        </a:prstGeom>
                        <a:solidFill>
                          <a:srgbClr val="D9D9D9">
                            <a:lumMod val="85000"/>
                          </a:srgbClr>
                        </a:solidFill>
                        <a:ln w="6350">
                          <a:solidFill>
                            <a:prstClr val="black"/>
                          </a:solidFill>
                        </a:ln>
                      </wps:spPr>
                      <wps:txbx>
                        <w:txbxContent>
                          <w:p w14:paraId="43019B6E" w14:textId="77777777" w:rsidR="00546BC3" w:rsidRDefault="00546BC3">
                            <w:r>
                              <w:rPr>
                                <w:rFonts w:hint="eastAsia"/>
                              </w:rPr>
                              <w:t xml:space="preserve">    @RequestMapping("/create")</w:t>
                            </w:r>
                          </w:p>
                          <w:p w14:paraId="2FB4A6D3" w14:textId="77777777" w:rsidR="00546BC3" w:rsidRDefault="00546BC3">
                            <w:r>
                              <w:rPr>
                                <w:rFonts w:hint="eastAsia"/>
                              </w:rPr>
                              <w:t xml:space="preserve">    @Transactional</w:t>
                            </w:r>
                          </w:p>
                          <w:p w14:paraId="4070BAA7" w14:textId="77777777" w:rsidR="00546BC3" w:rsidRDefault="00546BC3">
                            <w:r>
                              <w:rPr>
                                <w:rFonts w:hint="eastAsia"/>
                              </w:rPr>
                              <w:t xml:space="preserve">    //</w:t>
                            </w:r>
                            <w:r>
                              <w:rPr>
                                <w:rFonts w:hint="eastAsia"/>
                              </w:rPr>
                              <w:t>创建订单，返回订单号</w:t>
                            </w:r>
                          </w:p>
                          <w:p w14:paraId="3FB575E1" w14:textId="77777777" w:rsidR="00546BC3" w:rsidRDefault="00546BC3">
                            <w:r>
                              <w:rPr>
                                <w:rFonts w:hint="eastAsia"/>
                              </w:rPr>
                              <w:t xml:space="preserve">    public R create(@RequestBody ShopOrders shopOrders, @RequestHeader(value = "token")String token){</w:t>
                            </w:r>
                          </w:p>
                          <w:p w14:paraId="2F781114" w14:textId="77777777" w:rsidR="00546BC3" w:rsidRDefault="00546BC3">
                            <w:r>
                              <w:rPr>
                                <w:rFonts w:hint="eastAsia"/>
                              </w:rPr>
                              <w:t xml:space="preserve">        //</w:t>
                            </w:r>
                            <w:r>
                              <w:rPr>
                                <w:rFonts w:hint="eastAsia"/>
                              </w:rPr>
                              <w:t>添加订单到数据库</w:t>
                            </w:r>
                          </w:p>
                          <w:p w14:paraId="2C340C07" w14:textId="77777777" w:rsidR="00546BC3" w:rsidRDefault="00546BC3">
                            <w:r>
                              <w:rPr>
                                <w:rFonts w:hint="eastAsia"/>
                              </w:rPr>
                              <w:t xml:space="preserve">        Claims claims = JwtUtils.validateJWT(token).getClaims();</w:t>
                            </w:r>
                          </w:p>
                          <w:p w14:paraId="63BE2143" w14:textId="77777777" w:rsidR="00546BC3" w:rsidRDefault="00546BC3">
                            <w:r>
                              <w:rPr>
                                <w:rFonts w:hint="eastAsia"/>
                              </w:rPr>
                              <w:t xml:space="preserve">        if(claims!=null){</w:t>
                            </w:r>
                          </w:p>
                          <w:p w14:paraId="100EF470" w14:textId="77777777" w:rsidR="00546BC3" w:rsidRDefault="00546BC3">
                            <w:r>
                              <w:rPr>
                                <w:rFonts w:hint="eastAsia"/>
                              </w:rPr>
                              <w:t xml:space="preserve">            String openId = claims.getId();</w:t>
                            </w:r>
                          </w:p>
                          <w:p w14:paraId="28C43226" w14:textId="77777777" w:rsidR="00546BC3" w:rsidRDefault="00546BC3">
                            <w:r>
                              <w:rPr>
                                <w:rFonts w:hint="eastAsia"/>
                              </w:rPr>
                              <w:t xml:space="preserve">            shopOrders.setUserid(openId);</w:t>
                            </w:r>
                          </w:p>
                          <w:p w14:paraId="09C49DE5" w14:textId="77777777" w:rsidR="00546BC3" w:rsidRDefault="00546BC3">
                            <w:r>
                              <w:rPr>
                                <w:rFonts w:hint="eastAsia"/>
                              </w:rPr>
                              <w:t xml:space="preserve">            shopOrders.setUserid(claims.getId());</w:t>
                            </w:r>
                          </w:p>
                          <w:p w14:paraId="56EA159C" w14:textId="77777777" w:rsidR="00546BC3" w:rsidRDefault="00546BC3">
                            <w:r>
                              <w:rPr>
                                <w:rFonts w:hint="eastAsia"/>
                              </w:rPr>
                              <w:t xml:space="preserve">        }</w:t>
                            </w:r>
                          </w:p>
                          <w:p w14:paraId="6D4BDD15" w14:textId="77777777" w:rsidR="00546BC3" w:rsidRDefault="00546BC3">
                            <w:r>
                              <w:rPr>
                                <w:rFonts w:hint="eastAsia"/>
                              </w:rPr>
                              <w:t xml:space="preserve">        shopOrders.setOrderid("FARM" + UUID.randomUUID().toString().replace("-", ""));//</w:t>
                            </w:r>
                            <w:r>
                              <w:rPr>
                                <w:rFonts w:hint="eastAsia"/>
                              </w:rPr>
                              <w:t>订单号</w:t>
                            </w:r>
                          </w:p>
                          <w:p w14:paraId="126D5F8D" w14:textId="77777777" w:rsidR="00546BC3" w:rsidRDefault="00546BC3">
                            <w:r>
                              <w:rPr>
                                <w:rFonts w:hint="eastAsia"/>
                              </w:rPr>
                              <w:t xml:space="preserve">        shopOrders.setCreatedate(new Date());</w:t>
                            </w:r>
                          </w:p>
                          <w:p w14:paraId="08F74D83" w14:textId="77777777" w:rsidR="00546BC3" w:rsidRDefault="00546BC3">
                            <w:r>
                              <w:rPr>
                                <w:rFonts w:hint="eastAsia"/>
                              </w:rPr>
                              <w:t xml:space="preserve">        // </w:t>
                            </w:r>
                            <w:r>
                              <w:rPr>
                                <w:rFonts w:hint="eastAsia"/>
                              </w:rPr>
                              <w:t>添加订单到数据库</w:t>
                            </w:r>
                          </w:p>
                          <w:p w14:paraId="1265514A" w14:textId="77777777" w:rsidR="00546BC3" w:rsidRDefault="00546BC3">
                            <w:r>
                              <w:rPr>
                                <w:rFonts w:hint="eastAsia"/>
                              </w:rPr>
                              <w:t xml:space="preserve">        shopOrdersService.save(shopOrders);</w:t>
                            </w:r>
                          </w:p>
                          <w:p w14:paraId="53EC4E49" w14:textId="77777777" w:rsidR="00546BC3" w:rsidRDefault="00546BC3">
                            <w:r>
                              <w:rPr>
                                <w:rFonts w:hint="eastAsia"/>
                              </w:rPr>
                              <w:t xml:space="preserve">        Integer orderId = shopOrders.getId();</w:t>
                            </w:r>
                          </w:p>
                          <w:p w14:paraId="2B842E86" w14:textId="77777777" w:rsidR="00546BC3" w:rsidRDefault="00546BC3">
                            <w:r>
                              <w:rPr>
                                <w:rFonts w:hint="eastAsia"/>
                              </w:rPr>
                              <w:t xml:space="preserve">        // </w:t>
                            </w:r>
                            <w:r>
                              <w:rPr>
                                <w:rFonts w:hint="eastAsia"/>
                              </w:rPr>
                              <w:t>查询操作</w:t>
                            </w:r>
                          </w:p>
                          <w:p w14:paraId="08F982A8" w14:textId="77777777" w:rsidR="00546BC3" w:rsidRDefault="00546BC3">
                            <w:r>
                              <w:rPr>
                                <w:rFonts w:hint="eastAsia"/>
                              </w:rPr>
                              <w:t xml:space="preserve">        ShopOrderDetail[] goods=shopOrders.getGoods();</w:t>
                            </w:r>
                          </w:p>
                          <w:p w14:paraId="67160E71" w14:textId="77777777" w:rsidR="00546BC3" w:rsidRDefault="00546BC3">
                            <w:r>
                              <w:rPr>
                                <w:rFonts w:hint="eastAsia"/>
                              </w:rPr>
                              <w:t xml:space="preserve">        //</w:t>
                            </w:r>
                            <w:r>
                              <w:rPr>
                                <w:rFonts w:hint="eastAsia"/>
                              </w:rPr>
                              <w:t>添加订单详情到数据库</w:t>
                            </w:r>
                          </w:p>
                          <w:p w14:paraId="5434F3B8" w14:textId="77777777" w:rsidR="00546BC3" w:rsidRDefault="00546BC3">
                            <w:r>
                              <w:rPr>
                                <w:rFonts w:hint="eastAsia"/>
                              </w:rPr>
                              <w:t xml:space="preserve">        for(int i=0;i&lt;goods.length;i++){</w:t>
                            </w:r>
                          </w:p>
                          <w:p w14:paraId="0E76BE8D" w14:textId="77777777" w:rsidR="00546BC3" w:rsidRDefault="00546BC3">
                            <w:r>
                              <w:rPr>
                                <w:rFonts w:hint="eastAsia"/>
                              </w:rPr>
                              <w:t xml:space="preserve">            ShopOrderDetail shopOrderDetail=goods[i];</w:t>
                            </w:r>
                          </w:p>
                          <w:p w14:paraId="7C78DF7E" w14:textId="77777777" w:rsidR="00546BC3" w:rsidRDefault="00546BC3">
                            <w:r>
                              <w:rPr>
                                <w:rFonts w:hint="eastAsia"/>
                              </w:rPr>
                              <w:t xml:space="preserve">            shopOrderDetail.setOrderid(shopOrders.getId());</w:t>
                            </w:r>
                          </w:p>
                          <w:p w14:paraId="4422CE6C" w14:textId="77777777" w:rsidR="00546BC3" w:rsidRDefault="00546BC3">
                            <w:r>
                              <w:rPr>
                                <w:rFonts w:hint="eastAsia"/>
                              </w:rPr>
                              <w:t xml:space="preserve">            shopOrderDetailService.save(shopOrderDetail);</w:t>
                            </w:r>
                          </w:p>
                          <w:p w14:paraId="0655E36C" w14:textId="77777777" w:rsidR="00546BC3" w:rsidRDefault="00546BC3">
                            <w:r>
                              <w:rPr>
                                <w:rFonts w:hint="eastAsia"/>
                              </w:rPr>
                              <w:t xml:space="preserve">        }</w:t>
                            </w:r>
                          </w:p>
                          <w:p w14:paraId="28026613" w14:textId="77777777" w:rsidR="00546BC3" w:rsidRDefault="00546BC3">
                            <w:r>
                              <w:rPr>
                                <w:rFonts w:hint="eastAsia"/>
                              </w:rPr>
                              <w:t xml:space="preserve">        Map&lt;String,Object&gt; resultMap=new HashMap&lt;String,Object&gt;();</w:t>
                            </w:r>
                          </w:p>
                          <w:p w14:paraId="7F12B772" w14:textId="77777777" w:rsidR="00546BC3" w:rsidRDefault="00546BC3">
                            <w:r>
                              <w:rPr>
                                <w:rFonts w:hint="eastAsia"/>
                              </w:rPr>
                              <w:t xml:space="preserve">        resultMap.put("orderId",shopOrders.getOrderid());</w:t>
                            </w:r>
                          </w:p>
                          <w:p w14:paraId="0C149ABC" w14:textId="77777777" w:rsidR="00546BC3" w:rsidRDefault="00546BC3">
                            <w:r>
                              <w:rPr>
                                <w:rFonts w:hint="eastAsia"/>
                              </w:rPr>
                              <w:t xml:space="preserve">        return R.ok(resultMap);</w:t>
                            </w:r>
                          </w:p>
                          <w:p w14:paraId="0D80DD9D" w14:textId="77777777" w:rsidR="00546BC3" w:rsidRDefault="00546BC3">
                            <w:r>
                              <w:rPr>
                                <w:rFonts w:hint="eastAsia"/>
                              </w:rPr>
                              <w:t xml:space="preserve">    }</w:t>
                            </w:r>
                          </w:p>
                          <w:p w14:paraId="23C2962C" w14:textId="77777777" w:rsidR="00546BC3" w:rsidRDefault="00546BC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w14:anchorId="58B58BE6" id="文本框 2" o:spid="_x0000_s1033" type="#_x0000_t202" style="width:430.8pt;height:498.2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" fillcolor="#b8b8b8" strokeweight=".5pt">
                <v:path arrowok="t"/>
                <v:textbox>
                  <w:txbxContent>
                    <w:p w14:paraId="43019B6E" w14:textId="77777777" w:rsidR="00546BC3" w:rsidRDefault="00546BC3">
                      <w:r>
                        <w:rPr>
                          <w:rFonts w:hint="eastAsia"/>
                        </w:rPr>
                        <w:t xml:space="preserve">    @RequestMapping("/create")</w:t>
                      </w:r>
                    </w:p>
                    <w:p w14:paraId="2FB4A6D3" w14:textId="77777777" w:rsidR="00546BC3" w:rsidRDefault="00546BC3">
                      <w:r>
                        <w:rPr>
                          <w:rFonts w:hint="eastAsia"/>
                        </w:rPr>
                        <w:t xml:space="preserve">    @Transactional</w:t>
                      </w:r>
                    </w:p>
                    <w:p w14:paraId="4070BAA7" w14:textId="77777777" w:rsidR="00546BC3" w:rsidRDefault="00546BC3">
                      <w:r>
                        <w:rPr>
                          <w:rFonts w:hint="eastAsia"/>
                        </w:rPr>
                        <w:t xml:space="preserve">    //</w:t>
                      </w:r>
                      <w:r>
                        <w:rPr>
                          <w:rFonts w:hint="eastAsia"/>
                        </w:rPr>
                        <w:t>创建订单，返回订单号</w:t>
                      </w:r>
                    </w:p>
                    <w:p w14:paraId="3FB575E1" w14:textId="77777777" w:rsidR="00546BC3" w:rsidRDefault="00546BC3">
                      <w:r>
                        <w:rPr>
                          <w:rFonts w:hint="eastAsia"/>
                        </w:rPr>
                        <w:t xml:space="preserve">    public R create(@RequestBody ShopOrders shopOrders, @RequestHeader(value = "token")String token){</w:t>
                      </w:r>
                    </w:p>
                    <w:p w14:paraId="2F781114" w14:textId="77777777" w:rsidR="00546BC3" w:rsidRDefault="00546BC3">
                      <w:r>
                        <w:rPr>
                          <w:rFonts w:hint="eastAsia"/>
                        </w:rPr>
                        <w:t xml:space="preserve">        //</w:t>
                      </w:r>
                      <w:r>
                        <w:rPr>
                          <w:rFonts w:hint="eastAsia"/>
                        </w:rPr>
                        <w:t>添加订单到数据库</w:t>
                      </w:r>
                    </w:p>
                    <w:p w14:paraId="2C340C07" w14:textId="77777777" w:rsidR="00546BC3" w:rsidRDefault="00546BC3">
                      <w:r>
                        <w:rPr>
                          <w:rFonts w:hint="eastAsia"/>
                        </w:rPr>
                        <w:t xml:space="preserve">        Claims claims = JwtUtils.validateJWT(token).getClaims();</w:t>
                      </w:r>
                    </w:p>
                    <w:p w14:paraId="63BE2143" w14:textId="77777777" w:rsidR="00546BC3" w:rsidRDefault="00546BC3">
                      <w:r>
                        <w:rPr>
                          <w:rFonts w:hint="eastAsia"/>
                        </w:rPr>
                        <w:t xml:space="preserve">        if(claims!=null){</w:t>
                      </w:r>
                    </w:p>
                    <w:p w14:paraId="100EF470" w14:textId="77777777" w:rsidR="00546BC3" w:rsidRDefault="00546BC3">
                      <w:r>
                        <w:rPr>
                          <w:rFonts w:hint="eastAsia"/>
                        </w:rPr>
                        <w:t xml:space="preserve">            String openId = claims.getId();</w:t>
                      </w:r>
                    </w:p>
                    <w:p w14:paraId="28C43226" w14:textId="77777777" w:rsidR="00546BC3" w:rsidRDefault="00546BC3">
                      <w:r>
                        <w:rPr>
                          <w:rFonts w:hint="eastAsia"/>
                        </w:rPr>
                        <w:t xml:space="preserve">            shopOrders.setUserid(openId);</w:t>
                      </w:r>
                    </w:p>
                    <w:p w14:paraId="09C49DE5" w14:textId="77777777" w:rsidR="00546BC3" w:rsidRDefault="00546BC3">
                      <w:r>
                        <w:rPr>
                          <w:rFonts w:hint="eastAsia"/>
                        </w:rPr>
                        <w:t xml:space="preserve">            shopOrders.setUserid(claims.getId());</w:t>
                      </w:r>
                    </w:p>
                    <w:p w14:paraId="56EA159C" w14:textId="77777777" w:rsidR="00546BC3" w:rsidRDefault="00546BC3">
                      <w:r>
                        <w:rPr>
                          <w:rFonts w:hint="eastAsia"/>
                        </w:rPr>
                        <w:t xml:space="preserve">        }</w:t>
                      </w:r>
                    </w:p>
                    <w:p w14:paraId="6D4BDD15" w14:textId="77777777" w:rsidR="00546BC3" w:rsidRDefault="00546BC3">
                      <w:r>
                        <w:rPr>
                          <w:rFonts w:hint="eastAsia"/>
                        </w:rPr>
                        <w:t xml:space="preserve">        shopOrders.setOrderid("FARM" + UUID.randomUUID().toString().replace("-", ""));//</w:t>
                      </w:r>
                      <w:r>
                        <w:rPr>
                          <w:rFonts w:hint="eastAsia"/>
                        </w:rPr>
                        <w:t>订单号</w:t>
                      </w:r>
                    </w:p>
                    <w:p w14:paraId="126D5F8D" w14:textId="77777777" w:rsidR="00546BC3" w:rsidRDefault="00546BC3">
                      <w:r>
                        <w:rPr>
                          <w:rFonts w:hint="eastAsia"/>
                        </w:rPr>
                        <w:t xml:space="preserve">        shopOrders.setCreatedate(new Date());</w:t>
                      </w:r>
                    </w:p>
                    <w:p w14:paraId="08F74D83" w14:textId="77777777" w:rsidR="00546BC3" w:rsidRDefault="00546BC3">
                      <w:r>
                        <w:rPr>
                          <w:rFonts w:hint="eastAsia"/>
                        </w:rPr>
                        <w:t xml:space="preserve">        // </w:t>
                      </w:r>
                      <w:r>
                        <w:rPr>
                          <w:rFonts w:hint="eastAsia"/>
                        </w:rPr>
                        <w:t>添加订单到数据库</w:t>
                      </w:r>
                    </w:p>
                    <w:p w14:paraId="1265514A" w14:textId="77777777" w:rsidR="00546BC3" w:rsidRDefault="00546BC3">
                      <w:r>
                        <w:rPr>
                          <w:rFonts w:hint="eastAsia"/>
                        </w:rPr>
                        <w:t xml:space="preserve">        shopOrdersService.save(shopOrders);</w:t>
                      </w:r>
                    </w:p>
                    <w:p w14:paraId="53EC4E49" w14:textId="77777777" w:rsidR="00546BC3" w:rsidRDefault="00546BC3">
                      <w:r>
                        <w:rPr>
                          <w:rFonts w:hint="eastAsia"/>
                        </w:rPr>
                        <w:t xml:space="preserve">        Integer orderId = shopOrders.getId();</w:t>
                      </w:r>
                    </w:p>
                    <w:p w14:paraId="2B842E86" w14:textId="77777777" w:rsidR="00546BC3" w:rsidRDefault="00546BC3">
                      <w:r>
                        <w:rPr>
                          <w:rFonts w:hint="eastAsia"/>
                        </w:rPr>
                        <w:t xml:space="preserve">        // </w:t>
                      </w:r>
                      <w:r>
                        <w:rPr>
                          <w:rFonts w:hint="eastAsia"/>
                        </w:rPr>
                        <w:t>查询操作</w:t>
                      </w:r>
                    </w:p>
                    <w:p w14:paraId="08F982A8" w14:textId="77777777" w:rsidR="00546BC3" w:rsidRDefault="00546BC3">
                      <w:r>
                        <w:rPr>
                          <w:rFonts w:hint="eastAsia"/>
                        </w:rPr>
                        <w:t xml:space="preserve">        ShopOrderDetail[] goods=shopOrders.getGoods();</w:t>
                      </w:r>
                    </w:p>
                    <w:p w14:paraId="67160E71" w14:textId="77777777" w:rsidR="00546BC3" w:rsidRDefault="00546BC3">
                      <w:r>
                        <w:rPr>
                          <w:rFonts w:hint="eastAsia"/>
                        </w:rPr>
                        <w:t xml:space="preserve">        //</w:t>
                      </w:r>
                      <w:r>
                        <w:rPr>
                          <w:rFonts w:hint="eastAsia"/>
                        </w:rPr>
                        <w:t>添加订单详情到数据库</w:t>
                      </w:r>
                    </w:p>
                    <w:p w14:paraId="5434F3B8" w14:textId="77777777" w:rsidR="00546BC3" w:rsidRDefault="00546BC3">
                      <w:r>
                        <w:rPr>
                          <w:rFonts w:hint="eastAsia"/>
                        </w:rPr>
                        <w:t xml:space="preserve">        for(int i=0;i&lt;goods.length;i++){</w:t>
                      </w:r>
                    </w:p>
                    <w:p w14:paraId="0E76BE8D" w14:textId="77777777" w:rsidR="00546BC3" w:rsidRDefault="00546BC3">
                      <w:r>
                        <w:rPr>
                          <w:rFonts w:hint="eastAsia"/>
                        </w:rPr>
                        <w:t xml:space="preserve">            ShopOrderDetail shopOrderDetail=goods[i];</w:t>
                      </w:r>
                    </w:p>
                    <w:p w14:paraId="7C78DF7E" w14:textId="77777777" w:rsidR="00546BC3" w:rsidRDefault="00546BC3">
                      <w:r>
                        <w:rPr>
                          <w:rFonts w:hint="eastAsia"/>
                        </w:rPr>
                        <w:t xml:space="preserve">            shopOrderDetail.setOrderid(shopOrders.getId());</w:t>
                      </w:r>
                    </w:p>
                    <w:p w14:paraId="4422CE6C" w14:textId="77777777" w:rsidR="00546BC3" w:rsidRDefault="00546BC3">
                      <w:r>
                        <w:rPr>
                          <w:rFonts w:hint="eastAsia"/>
                        </w:rPr>
                        <w:t xml:space="preserve">            shopOrderDetailService.save(shopOrderDetail);</w:t>
                      </w:r>
                    </w:p>
                    <w:p w14:paraId="0655E36C" w14:textId="77777777" w:rsidR="00546BC3" w:rsidRDefault="00546BC3">
                      <w:r>
                        <w:rPr>
                          <w:rFonts w:hint="eastAsia"/>
                        </w:rPr>
                        <w:t xml:space="preserve">        }</w:t>
                      </w:r>
                    </w:p>
                    <w:p w14:paraId="28026613" w14:textId="77777777" w:rsidR="00546BC3" w:rsidRDefault="00546BC3">
                      <w:r>
                        <w:rPr>
                          <w:rFonts w:hint="eastAsia"/>
                        </w:rPr>
                        <w:t xml:space="preserve">        Map&lt;String,Object&gt; resultMap=new HashMap&lt;String,Object&gt;();</w:t>
                      </w:r>
                    </w:p>
                    <w:p w14:paraId="7F12B772" w14:textId="77777777" w:rsidR="00546BC3" w:rsidRDefault="00546BC3">
                      <w:r>
                        <w:rPr>
                          <w:rFonts w:hint="eastAsia"/>
                        </w:rPr>
                        <w:t xml:space="preserve">        resultMap.put("orderId",shopOrders.getOrderid());</w:t>
                      </w:r>
                    </w:p>
                    <w:p w14:paraId="0C149ABC" w14:textId="77777777" w:rsidR="00546BC3" w:rsidRDefault="00546BC3">
                      <w:r>
                        <w:rPr>
                          <w:rFonts w:hint="eastAsia"/>
                        </w:rPr>
                        <w:t xml:space="preserve">        return R.ok(resultMap);</w:t>
                      </w:r>
                    </w:p>
                    <w:p w14:paraId="0D80DD9D" w14:textId="77777777" w:rsidR="00546BC3" w:rsidRDefault="00546BC3">
                      <w:r>
                        <w:rPr>
                          <w:rFonts w:hint="eastAsia"/>
                        </w:rPr>
                        <w:t xml:space="preserve">    }</w:t>
                      </w:r>
                    </w:p>
                    <w:p w14:paraId="23C2962C" w14:textId="77777777" w:rsidR="00546BC3" w:rsidRDefault="00546BC3"/>
                  </w:txbxContent>
                </v:textbox>
                <w10:anchorlock/>
              </v:shape>
            </w:pict>
          </mc:Fallback>
        </mc:AlternateContent>
      </w:r>
    </w:p>
    <w:p w14:paraId="1B368FC9" w14:textId="77777777" w:rsidR="00546BC3" w:rsidRDefault="00546BC3">
      <w:pPr>
        <w:pStyle w:val="aff7"/>
        <w:spacing w:beforeLines="0" w:before="0" w:afterLines="0" w:after="0" w:line="360" w:lineRule="auto"/>
        <w:jc w:val="center"/>
        <w:outlineLvl w:val="9"/>
        <w:rPr>
          <w:snapToGrid w:val="0"/>
          <w:sz w:val="24"/>
          <w:shd w:val="clear" w:color="auto" w:fill="FFFFFF"/>
        </w:rPr>
      </w:pPr>
      <w:bookmarkStart w:id="412" w:name="_Toc549"/>
      <w:bookmarkStart w:id="413" w:name="_Toc13845"/>
      <w:bookmarkStart w:id="414" w:name="_Toc6800"/>
      <w:r>
        <w:rPr>
          <w:rFonts w:ascii="Times New Roman" w:hAnsi="Times New Roman" w:hint="eastAsia"/>
          <w:b w:val="0"/>
          <w:snapToGrid w:val="0"/>
          <w:szCs w:val="21"/>
        </w:rPr>
        <w:t>图</w:t>
      </w:r>
      <w:r>
        <w:rPr>
          <w:rFonts w:ascii="Times New Roman" w:hAnsi="Times New Roman" w:hint="eastAsia"/>
          <w:b w:val="0"/>
          <w:snapToGrid w:val="0"/>
          <w:szCs w:val="21"/>
        </w:rPr>
        <w:t>5-</w:t>
      </w:r>
      <w:bookmarkEnd w:id="414"/>
      <w:r>
        <w:rPr>
          <w:rFonts w:ascii="Times New Roman" w:hAnsi="Times New Roman" w:hint="eastAsia"/>
          <w:b w:val="0"/>
          <w:snapToGrid w:val="0"/>
          <w:szCs w:val="21"/>
        </w:rPr>
        <w:t xml:space="preserve">13 </w:t>
      </w:r>
      <w:r>
        <w:rPr>
          <w:rFonts w:ascii="Times New Roman" w:hAnsi="Times New Roman" w:hint="eastAsia"/>
          <w:b w:val="0"/>
          <w:snapToGrid w:val="0"/>
          <w:szCs w:val="21"/>
        </w:rPr>
        <w:t>创建订单功能后端代码图</w:t>
      </w:r>
      <w:bookmarkEnd w:id="413"/>
      <w:bookmarkEnd w:id="412"/>
      <w:commentRangeStart w:id="415"/>
      <w:commentRangeEnd w:id="415"/>
      <w:r>
        <w:commentReference w:id="416"/>
      </w:r>
      <w:bookmarkStart w:id="417" w:name="_Toc9630"/>
      <w:bookmarkStart w:id="418" w:name="_Toc32066"/>
    </w:p>
    <w:p w14:paraId="1736D083" w14:textId="77777777" w:rsidR="00546BC3" w:rsidRDefault="00546BC3">
      <w:pPr>
        <w:snapToGrid w:val="0"/>
        <w:spacing w:beforeLines="100" w:before="326" w:afterLines="100" w:after="326" w:line="360" w:lineRule="auto"/>
        <w:outlineLvl w:val="2"/>
        <w:rPr>
          <w:b/>
          <w:snapToGrid w:val="0"/>
          <w:sz w:val="24"/>
          <w:shd w:val="clear" w:color="auto" w:fill="FFFFFF"/>
        </w:rPr>
      </w:pPr>
      <w:r>
        <w:rPr>
          <w:rFonts w:hint="eastAsia"/>
          <w:b/>
          <w:snapToGrid w:val="0"/>
          <w:sz w:val="24"/>
          <w:shd w:val="clear" w:color="auto" w:fill="FFFFFF"/>
        </w:rPr>
        <w:t xml:space="preserve">5.2.2 </w:t>
      </w:r>
      <w:r>
        <w:rPr>
          <w:rFonts w:hint="eastAsia"/>
          <w:b/>
          <w:snapToGrid w:val="0"/>
          <w:sz w:val="24"/>
          <w:shd w:val="clear" w:color="auto" w:fill="FFFFFF"/>
        </w:rPr>
        <w:t>农产品搜索模块</w:t>
      </w:r>
      <w:bookmarkEnd w:id="402"/>
      <w:bookmarkEnd w:id="417"/>
      <w:bookmarkEnd w:id="418"/>
    </w:p>
    <w:p w14:paraId="2CE9F7CD" w14:textId="77777777" w:rsidR="00546BC3" w:rsidRDefault="00546BC3">
      <w:pPr>
        <w:pStyle w:val="aff6"/>
        <w:spacing w:beforeLines="0" w:before="0" w:afterLines="0" w:after="0" w:line="360" w:lineRule="auto"/>
        <w:ind w:firstLineChars="200" w:firstLine="480"/>
        <w:outlineLvl w:val="9"/>
        <w:rPr>
          <w:rFonts w:ascii="Times New Roman" w:hAnsi="Times New Roman"/>
        </w:rPr>
      </w:pPr>
      <w:bookmarkStart w:id="419" w:name="_Toc3945"/>
      <w:bookmarkStart w:id="420" w:name="_Toc9432"/>
      <w:bookmarkStart w:id="421" w:name="_Toc32654"/>
      <w:bookmarkStart w:id="422" w:name="_Toc134894179"/>
      <w:bookmarkStart w:id="423" w:name="_Toc133422805"/>
      <w:bookmarkStart w:id="424" w:name="_Toc132559258"/>
      <w:bookmarkStart w:id="425" w:name="_Toc133521456"/>
      <w:bookmarkStart w:id="426" w:name="_Toc133521825"/>
      <w:r>
        <w:rPr>
          <w:rFonts w:ascii="Times New Roman" w:hAnsi="Times New Roman" w:cs="Times New Roman" w:hint="eastAsia"/>
          <w:b w:val="0"/>
          <w:snapToGrid w:val="0"/>
          <w:sz w:val="24"/>
          <w:szCs w:val="21"/>
        </w:rPr>
        <w:t>用户点击首页上方的搜索框进入东西搜索页面，在搜索框中输入想要的产品名称，搜索栏下方会显示对应名称的产品，点击该产品名称即可进入产品详情页。搜索页面如图</w:t>
      </w:r>
      <w:r>
        <w:rPr>
          <w:rFonts w:ascii="Times New Roman" w:hAnsi="Times New Roman" w:cs="Times New Roman" w:hint="eastAsia"/>
          <w:b w:val="0"/>
          <w:snapToGrid w:val="0"/>
          <w:sz w:val="24"/>
          <w:szCs w:val="21"/>
        </w:rPr>
        <w:t>5-14</w:t>
      </w:r>
      <w:r>
        <w:rPr>
          <w:rFonts w:ascii="Times New Roman" w:hAnsi="Times New Roman" w:cs="Times New Roman" w:hint="eastAsia"/>
          <w:b w:val="0"/>
          <w:snapToGrid w:val="0"/>
          <w:sz w:val="24"/>
          <w:szCs w:val="21"/>
        </w:rPr>
        <w:t>所示。</w:t>
      </w:r>
      <w:bookmarkEnd w:id="419"/>
      <w:bookmarkEnd w:id="420"/>
      <w:bookmarkEnd w:id="421"/>
    </w:p>
    <w:p w14:paraId="26D42E85" w14:textId="77777777" w:rsidR="00546BC3" w:rsidRDefault="00ED03C1">
      <w:pPr>
        <w:pStyle w:val="aff6"/>
        <w:spacing w:before="326" w:after="326" w:line="240" w:lineRule="auto"/>
        <w:jc w:val="center"/>
        <w:outlineLvl w:val="9"/>
        <w:rPr>
          <w:rFonts w:ascii="Times New Roman" w:hAnsi="Times New Roman"/>
        </w:rPr>
      </w:pPr>
      <w:bookmarkStart w:id="427" w:name="_Toc22404"/>
      <w:bookmarkStart w:id="428" w:name="_Toc28616"/>
      <w:bookmarkStart w:id="429" w:name="_Toc28186"/>
      <w:r>
        <w:rPr>
          <w:rFonts w:ascii="Times New Roman" w:hAnsi="Times New Roman" w:hint="eastAsia"/>
          <w:noProof/>
        </w:rPr>
        <w:drawing>
          <wp:inline distT="0" distB="0" distL="0" distR="0" wp14:anchorId="6422685F" wp14:editId="170AEA91">
            <wp:extent cx="1388110" cy="2485390"/>
            <wp:effectExtent l="0" t="0" r="0" b="0"/>
            <wp:docPr id="20" name="图片 56" descr="首页搜索"/>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56" descr="首页搜索"/>
                    <pic:cNvPicPr>
                      <a:picLocks/>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88110" cy="2485390"/>
                    </a:xfrm>
                    <a:prstGeom prst="rect">
                      <a:avLst/>
                    </a:prstGeom>
                    <a:noFill/>
                    <a:ln>
                      <a:noFill/>
                    </a:ln>
                  </pic:spPr>
                </pic:pic>
              </a:graphicData>
            </a:graphic>
          </wp:inline>
        </w:drawing>
      </w:r>
      <w:r>
        <w:rPr>
          <w:rFonts w:ascii="Times New Roman" w:hAnsi="Times New Roman" w:hint="eastAsia"/>
          <w:noProof/>
        </w:rPr>
        <w:drawing>
          <wp:inline distT="0" distB="0" distL="0" distR="0" wp14:anchorId="18D57F4A" wp14:editId="5180FFB7">
            <wp:extent cx="1402080" cy="2485390"/>
            <wp:effectExtent l="0" t="0" r="0" b="0"/>
            <wp:docPr id="21" name="图片 59" descr="搜索"/>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59" descr="搜索"/>
                    <pic:cNvPicPr>
                      <a:picLocks/>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402080" cy="2485390"/>
                    </a:xfrm>
                    <a:prstGeom prst="rect">
                      <a:avLst/>
                    </a:prstGeom>
                    <a:noFill/>
                    <a:ln>
                      <a:noFill/>
                    </a:ln>
                  </pic:spPr>
                </pic:pic>
              </a:graphicData>
            </a:graphic>
          </wp:inline>
        </w:drawing>
      </w:r>
      <w:bookmarkEnd w:id="427"/>
      <w:r>
        <w:rPr>
          <w:rFonts w:ascii="Times New Roman" w:hAnsi="Times New Roman" w:hint="eastAsia"/>
          <w:noProof/>
        </w:rPr>
        <w:drawing>
          <wp:inline distT="0" distB="0" distL="0" distR="0" wp14:anchorId="5CDEF468" wp14:editId="70532D51">
            <wp:extent cx="1398270" cy="2485390"/>
            <wp:effectExtent l="0" t="0" r="0" b="0"/>
            <wp:docPr id="22" name="图片 62" descr="搜索详情"/>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62" descr="搜索详情"/>
                    <pic:cNvPicPr>
                      <a:picLocks/>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398270" cy="2485390"/>
                    </a:xfrm>
                    <a:prstGeom prst="rect">
                      <a:avLst/>
                    </a:prstGeom>
                    <a:noFill/>
                    <a:ln>
                      <a:noFill/>
                    </a:ln>
                  </pic:spPr>
                </pic:pic>
              </a:graphicData>
            </a:graphic>
          </wp:inline>
        </w:drawing>
      </w:r>
      <w:bookmarkEnd w:id="428"/>
      <w:bookmarkEnd w:id="429"/>
    </w:p>
    <w:p w14:paraId="35095CE3" w14:textId="77777777" w:rsidR="00546BC3" w:rsidRDefault="00546BC3">
      <w:pPr>
        <w:pStyle w:val="aff6"/>
        <w:spacing w:before="326" w:after="326" w:line="240" w:lineRule="auto"/>
        <w:jc w:val="center"/>
        <w:outlineLvl w:val="9"/>
      </w:pPr>
      <w:r>
        <w:rPr>
          <w:rFonts w:ascii="Times New Roman" w:hAnsi="Times New Roman" w:cs="Times New Roman" w:hint="eastAsia"/>
          <w:b w:val="0"/>
          <w:snapToGrid w:val="0"/>
          <w:sz w:val="21"/>
          <w:szCs w:val="21"/>
        </w:rPr>
        <w:t>图</w:t>
      </w:r>
      <w:r>
        <w:rPr>
          <w:rFonts w:ascii="Times New Roman" w:hAnsi="Times New Roman" w:cs="Times New Roman" w:hint="eastAsia"/>
          <w:b w:val="0"/>
          <w:snapToGrid w:val="0"/>
          <w:sz w:val="21"/>
          <w:szCs w:val="21"/>
        </w:rPr>
        <w:t>5-14</w:t>
      </w:r>
      <w:r>
        <w:rPr>
          <w:rFonts w:ascii="Times New Roman" w:hAnsi="Times New Roman" w:cs="Times New Roman" w:hint="eastAsia"/>
          <w:b w:val="0"/>
          <w:snapToGrid w:val="0"/>
          <w:sz w:val="21"/>
          <w:szCs w:val="21"/>
        </w:rPr>
        <w:t>搜索页面效果图</w:t>
      </w:r>
    </w:p>
    <w:p w14:paraId="433D4FA0" w14:textId="77777777" w:rsidR="00546BC3" w:rsidRDefault="00546BC3">
      <w:pPr>
        <w:spacing w:line="360" w:lineRule="auto"/>
        <w:ind w:firstLineChars="200" w:firstLine="480"/>
        <w:rPr>
          <w:sz w:val="24"/>
        </w:rPr>
      </w:pPr>
      <w:r>
        <w:rPr>
          <w:rFonts w:hint="eastAsia"/>
          <w:snapToGrid w:val="0"/>
          <w:sz w:val="24"/>
        </w:rPr>
        <w:t>用户输入文本时，若为空，清空两个列表并将</w:t>
      </w:r>
      <w:r>
        <w:rPr>
          <w:rFonts w:hint="eastAsia"/>
          <w:snapToGrid w:val="0"/>
          <w:sz w:val="24"/>
        </w:rPr>
        <w:t>isFocus</w:t>
      </w:r>
      <w:r>
        <w:rPr>
          <w:rFonts w:hint="eastAsia"/>
          <w:snapToGrid w:val="0"/>
          <w:sz w:val="24"/>
        </w:rPr>
        <w:t>设为</w:t>
      </w:r>
      <w:r>
        <w:rPr>
          <w:rFonts w:hint="eastAsia"/>
          <w:snapToGrid w:val="0"/>
          <w:sz w:val="24"/>
        </w:rPr>
        <w:t>false</w:t>
      </w:r>
      <w:r>
        <w:rPr>
          <w:rFonts w:hint="eastAsia"/>
          <w:snapToGrid w:val="0"/>
          <w:sz w:val="24"/>
        </w:rPr>
        <w:t>；若不为空，设置</w:t>
      </w:r>
      <w:r>
        <w:rPr>
          <w:rFonts w:hint="eastAsia"/>
          <w:snapToGrid w:val="0"/>
          <w:sz w:val="24"/>
        </w:rPr>
        <w:t>isFocus</w:t>
      </w:r>
      <w:r>
        <w:rPr>
          <w:rFonts w:hint="eastAsia"/>
          <w:snapToGrid w:val="0"/>
          <w:sz w:val="24"/>
        </w:rPr>
        <w:t>为</w:t>
      </w:r>
      <w:r>
        <w:rPr>
          <w:rFonts w:hint="eastAsia"/>
          <w:snapToGrid w:val="0"/>
          <w:sz w:val="24"/>
        </w:rPr>
        <w:t>true</w:t>
      </w:r>
      <w:r>
        <w:rPr>
          <w:rFonts w:hint="eastAsia"/>
          <w:snapToGrid w:val="0"/>
          <w:sz w:val="24"/>
        </w:rPr>
        <w:t>，并启动定时器延迟搜索。定时器在</w:t>
      </w:r>
      <w:r>
        <w:rPr>
          <w:rFonts w:hint="eastAsia"/>
          <w:snapToGrid w:val="0"/>
          <w:sz w:val="24"/>
        </w:rPr>
        <w:t>1</w:t>
      </w:r>
      <w:r>
        <w:rPr>
          <w:rFonts w:hint="eastAsia"/>
          <w:snapToGrid w:val="0"/>
          <w:sz w:val="24"/>
        </w:rPr>
        <w:t>秒后执行</w:t>
      </w:r>
      <w:r>
        <w:rPr>
          <w:rFonts w:hint="eastAsia"/>
          <w:snapToGrid w:val="0"/>
          <w:sz w:val="24"/>
        </w:rPr>
        <w:t>search</w:t>
      </w:r>
      <w:r>
        <w:rPr>
          <w:rFonts w:hint="eastAsia"/>
          <w:snapToGrid w:val="0"/>
          <w:sz w:val="24"/>
        </w:rPr>
        <w:t>方法，若期间有新输入，则清除之前的定时器并重新设定。</w:t>
      </w:r>
      <w:r>
        <w:rPr>
          <w:rFonts w:hint="eastAsia"/>
          <w:snapToGrid w:val="0"/>
          <w:sz w:val="24"/>
        </w:rPr>
        <w:t>search</w:t>
      </w:r>
      <w:r>
        <w:rPr>
          <w:rFonts w:hint="eastAsia"/>
          <w:snapToGrid w:val="0"/>
          <w:sz w:val="24"/>
        </w:rPr>
        <w:t>方法使用</w:t>
      </w:r>
      <w:r>
        <w:rPr>
          <w:rFonts w:hint="eastAsia"/>
          <w:snapToGrid w:val="0"/>
          <w:sz w:val="24"/>
        </w:rPr>
        <w:t>Promise.all</w:t>
      </w:r>
      <w:r>
        <w:rPr>
          <w:rFonts w:hint="eastAsia"/>
          <w:snapToGrid w:val="0"/>
          <w:sz w:val="24"/>
        </w:rPr>
        <w:t>同时向两个</w:t>
      </w:r>
      <w:r>
        <w:rPr>
          <w:rFonts w:hint="eastAsia"/>
          <w:snapToGrid w:val="0"/>
          <w:sz w:val="24"/>
        </w:rPr>
        <w:t>API</w:t>
      </w:r>
      <w:r>
        <w:rPr>
          <w:rFonts w:hint="eastAsia"/>
          <w:snapToGrid w:val="0"/>
          <w:sz w:val="24"/>
        </w:rPr>
        <w:t>发送搜索请求，将结果分别设置为</w:t>
      </w:r>
      <w:r>
        <w:rPr>
          <w:rFonts w:hint="eastAsia"/>
          <w:snapToGrid w:val="0"/>
          <w:sz w:val="24"/>
        </w:rPr>
        <w:t>shopInfoList</w:t>
      </w:r>
      <w:r>
        <w:rPr>
          <w:rFonts w:hint="eastAsia"/>
          <w:snapToGrid w:val="0"/>
          <w:sz w:val="24"/>
        </w:rPr>
        <w:t>和</w:t>
      </w:r>
      <w:r>
        <w:rPr>
          <w:rFonts w:hint="eastAsia"/>
          <w:snapToGrid w:val="0"/>
          <w:sz w:val="24"/>
        </w:rPr>
        <w:t>adoptInfoList</w:t>
      </w:r>
      <w:r>
        <w:rPr>
          <w:rFonts w:hint="eastAsia"/>
          <w:snapToGrid w:val="0"/>
          <w:sz w:val="24"/>
        </w:rPr>
        <w:t>。</w:t>
      </w:r>
      <w:r>
        <w:rPr>
          <w:rFonts w:hint="eastAsia"/>
          <w:sz w:val="24"/>
        </w:rPr>
        <w:t>搜索实现代码如图</w:t>
      </w:r>
      <w:r>
        <w:rPr>
          <w:rFonts w:hint="eastAsia"/>
          <w:sz w:val="24"/>
        </w:rPr>
        <w:t>5-15</w:t>
      </w:r>
      <w:r>
        <w:rPr>
          <w:rFonts w:hint="eastAsia"/>
          <w:sz w:val="24"/>
        </w:rPr>
        <w:t>所示。</w:t>
      </w:r>
      <w:commentRangeStart w:id="430"/>
      <w:commentRangeEnd w:id="430"/>
      <w:r>
        <w:commentReference w:id="431"/>
      </w:r>
    </w:p>
    <w:p w14:paraId="22247AD4" w14:textId="77777777" w:rsidR="00546BC3" w:rsidRDefault="00ED03C1">
      <w:pPr>
        <w:spacing w:line="360" w:lineRule="auto"/>
        <w:jc w:val="center"/>
        <w:rPr>
          <w:sz w:val="24"/>
        </w:rPr>
      </w:pPr>
      <w:r>
        <w:rPr>
          <w:noProof/>
          <w:sz w:val="24"/>
        </w:rPr>
        <mc:AlternateContent>
          <mc:Choice Requires="wps">
            <w:drawing>
              <wp:inline distT="0" distB="0" distL="0" distR="0" wp14:anchorId="41FE8013" wp14:editId="5B843849">
                <wp:extent cx="5426710" cy="3787775"/>
                <wp:effectExtent l="0" t="0" r="2540" b="3175"/>
                <wp:docPr id="65"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6710" cy="3787775"/>
                        </a:xfrm>
                        <a:prstGeom prst="rect">
                          <a:avLst/>
                        </a:prstGeom>
                        <a:solidFill>
                          <a:srgbClr val="D9D9D9">
                            <a:lumMod val="85000"/>
                          </a:srgbClr>
                        </a:solidFill>
                        <a:ln w="6350">
                          <a:solidFill>
                            <a:prstClr val="black"/>
                          </a:solidFill>
                        </a:ln>
                      </wps:spPr>
                      <wps:txbx>
                        <w:txbxContent>
                          <w:p w14:paraId="74DF8480" w14:textId="77777777" w:rsidR="00546BC3" w:rsidRDefault="00546BC3">
                            <w:r>
                              <w:rPr>
                                <w:rFonts w:hint="eastAsia"/>
                              </w:rPr>
                              <w:t>handleInput(e){</w:t>
                            </w:r>
                          </w:p>
                          <w:p w14:paraId="3DEB27A6" w14:textId="77777777" w:rsidR="00546BC3" w:rsidRDefault="00546BC3">
                            <w:r>
                              <w:rPr>
                                <w:rFonts w:hint="eastAsia"/>
                              </w:rPr>
                              <w:t xml:space="preserve">      const {value}=e.detail;</w:t>
                            </w:r>
                          </w:p>
                          <w:p w14:paraId="015CDC9B" w14:textId="77777777" w:rsidR="00546BC3" w:rsidRDefault="00546BC3">
                            <w:r>
                              <w:rPr>
                                <w:rFonts w:hint="eastAsia"/>
                              </w:rPr>
                              <w:t xml:space="preserve">      if(!value.trim()){//</w:t>
                            </w:r>
                            <w:r>
                              <w:rPr>
                                <w:rFonts w:hint="eastAsia"/>
                              </w:rPr>
                              <w:t>假如值为空</w:t>
                            </w:r>
                          </w:p>
                          <w:p w14:paraId="6287DCDB" w14:textId="77777777" w:rsidR="00546BC3" w:rsidRDefault="00546BC3">
                            <w:r>
                              <w:rPr>
                                <w:rFonts w:hint="eastAsia"/>
                              </w:rPr>
                              <w:t xml:space="preserve">        this.setData({</w:t>
                            </w:r>
                          </w:p>
                          <w:p w14:paraId="1130A065" w14:textId="77777777" w:rsidR="00546BC3" w:rsidRDefault="00546BC3">
                            <w:r>
                              <w:rPr>
                                <w:rFonts w:hint="eastAsia"/>
                              </w:rPr>
                              <w:t xml:space="preserve">          shopInfoList:[],//</w:t>
                            </w:r>
                            <w:r>
                              <w:rPr>
                                <w:rFonts w:hint="eastAsia"/>
                              </w:rPr>
                              <w:t>赋空</w:t>
                            </w:r>
                          </w:p>
                          <w:p w14:paraId="1185F1AD" w14:textId="77777777" w:rsidR="00546BC3" w:rsidRDefault="00546BC3">
                            <w:r>
                              <w:rPr>
                                <w:rFonts w:hint="eastAsia"/>
                              </w:rPr>
                              <w:t xml:space="preserve">          adoptInfoList:[],</w:t>
                            </w:r>
                          </w:p>
                          <w:p w14:paraId="5A95290D" w14:textId="77777777" w:rsidR="00546BC3" w:rsidRDefault="00546BC3">
                            <w:r>
                              <w:rPr>
                                <w:rFonts w:hint="eastAsia"/>
                              </w:rPr>
                              <w:t xml:space="preserve">          isFocus:false</w:t>
                            </w:r>
                          </w:p>
                          <w:p w14:paraId="2754C233" w14:textId="77777777" w:rsidR="00546BC3" w:rsidRDefault="00546BC3">
                            <w:r>
                              <w:rPr>
                                <w:rFonts w:hint="eastAsia"/>
                              </w:rPr>
                              <w:t xml:space="preserve">        })</w:t>
                            </w:r>
                          </w:p>
                          <w:p w14:paraId="79AAD645" w14:textId="77777777" w:rsidR="00546BC3" w:rsidRDefault="00546BC3">
                            <w:r>
                              <w:rPr>
                                <w:rFonts w:hint="eastAsia"/>
                              </w:rPr>
                              <w:t xml:space="preserve">        return;</w:t>
                            </w:r>
                          </w:p>
                          <w:p w14:paraId="29EB1AAA" w14:textId="77777777" w:rsidR="00546BC3" w:rsidRDefault="00546BC3">
                            <w:r>
                              <w:rPr>
                                <w:rFonts w:hint="eastAsia"/>
                              </w:rPr>
                              <w:t xml:space="preserve">      }</w:t>
                            </w:r>
                          </w:p>
                          <w:p w14:paraId="3B6AC081" w14:textId="77777777" w:rsidR="00546BC3" w:rsidRDefault="00546BC3">
                            <w:r>
                              <w:rPr>
                                <w:rFonts w:hint="eastAsia"/>
                              </w:rPr>
                              <w:t xml:space="preserve">      this.setData({</w:t>
                            </w:r>
                          </w:p>
                          <w:p w14:paraId="0967D90D" w14:textId="77777777" w:rsidR="00546BC3" w:rsidRDefault="00546BC3">
                            <w:r>
                              <w:rPr>
                                <w:rFonts w:hint="eastAsia"/>
                              </w:rPr>
                              <w:t xml:space="preserve">        isFocus:true</w:t>
                            </w:r>
                          </w:p>
                          <w:p w14:paraId="6FFE866F" w14:textId="77777777" w:rsidR="00546BC3" w:rsidRDefault="00546BC3">
                            <w:r>
                              <w:rPr>
                                <w:rFonts w:hint="eastAsia"/>
                              </w:rPr>
                              <w:t xml:space="preserve">      })</w:t>
                            </w:r>
                          </w:p>
                          <w:p w14:paraId="127851CE" w14:textId="77777777" w:rsidR="00546BC3" w:rsidRDefault="00546BC3">
                            <w:pPr>
                              <w:rPr>
                                <w:rFonts w:hint="eastAsia"/>
                              </w:rPr>
                            </w:pPr>
                            <w:r>
                              <w:rPr>
                                <w:rFonts w:hint="eastAsia"/>
                              </w:rPr>
                              <w:t xml:space="preserve">      //1s</w:t>
                            </w:r>
                            <w:r>
                              <w:rPr>
                                <w:rFonts w:hint="eastAsia"/>
                              </w:rPr>
                              <w:t>搜索一次并清除缓存</w:t>
                            </w:r>
                          </w:p>
                          <w:p w14:paraId="2CE6FA85" w14:textId="77777777" w:rsidR="00546BC3" w:rsidRDefault="00546BC3">
                            <w:pPr>
                              <w:rPr>
                                <w:rFonts w:hint="eastAsia"/>
                              </w:rPr>
                            </w:pPr>
                            <w:r>
                              <w:rPr>
                                <w:rFonts w:hint="eastAsia"/>
                              </w:rPr>
                              <w:t xml:space="preserve">      clearTimeout(this.TimeOutId);</w:t>
                            </w:r>
                          </w:p>
                          <w:p w14:paraId="34257A03" w14:textId="77777777" w:rsidR="00546BC3" w:rsidRDefault="00546BC3">
                            <w:pPr>
                              <w:rPr>
                                <w:rFonts w:hint="eastAsia"/>
                              </w:rPr>
                            </w:pPr>
                            <w:r>
                              <w:rPr>
                                <w:rFonts w:hint="eastAsia"/>
                              </w:rPr>
                              <w:t xml:space="preserve">      this.TimeOutId=setTimeout(()=&gt;{</w:t>
                            </w:r>
                          </w:p>
                          <w:p w14:paraId="1CC699B0" w14:textId="77777777" w:rsidR="00546BC3" w:rsidRDefault="00546BC3">
                            <w:pPr>
                              <w:rPr>
                                <w:rFonts w:hint="eastAsia"/>
                              </w:rPr>
                            </w:pPr>
                            <w:r>
                              <w:rPr>
                                <w:rFonts w:hint="eastAsia"/>
                              </w:rPr>
                              <w:t xml:space="preserve">        this.search(value);</w:t>
                            </w:r>
                          </w:p>
                          <w:p w14:paraId="0A02AB30" w14:textId="77777777" w:rsidR="00546BC3" w:rsidRDefault="00546BC3">
                            <w:pPr>
                              <w:rPr>
                                <w:rFonts w:hint="eastAsia"/>
                              </w:rPr>
                            </w:pPr>
                            <w:r>
                              <w:rPr>
                                <w:rFonts w:hint="eastAsia"/>
                              </w:rPr>
                              <w:t xml:space="preserve">      },1000)},</w:t>
                            </w:r>
                          </w:p>
                          <w:p w14:paraId="236E1766" w14:textId="77777777" w:rsidR="00546BC3" w:rsidRDefault="00546BC3">
                            <w:pPr>
                              <w:ind w:firstLine="420"/>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w14:anchorId="41FE8013" id="文本框 1" o:spid="_x0000_s1034" type="#_x0000_t202" style="width:427.3pt;height:298.2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" fillcolor="#b8b8b8" strokeweight=".5pt">
                <v:path arrowok="t"/>
                <v:textbox>
                  <w:txbxContent>
                    <w:p w14:paraId="74DF8480" w14:textId="77777777" w:rsidR="00546BC3" w:rsidRDefault="00546BC3">
                      <w:r>
                        <w:rPr>
                          <w:rFonts w:hint="eastAsia"/>
                        </w:rPr>
                        <w:t>handleInput(e){</w:t>
                      </w:r>
                    </w:p>
                    <w:p w14:paraId="3DEB27A6" w14:textId="77777777" w:rsidR="00546BC3" w:rsidRDefault="00546BC3">
                      <w:r>
                        <w:rPr>
                          <w:rFonts w:hint="eastAsia"/>
                        </w:rPr>
                        <w:t xml:space="preserve">      const {value}=e.detail;</w:t>
                      </w:r>
                    </w:p>
                    <w:p w14:paraId="015CDC9B" w14:textId="77777777" w:rsidR="00546BC3" w:rsidRDefault="00546BC3">
                      <w:r>
                        <w:rPr>
                          <w:rFonts w:hint="eastAsia"/>
                        </w:rPr>
                        <w:t xml:space="preserve">      if(!value.trim()){//</w:t>
                      </w:r>
                      <w:r>
                        <w:rPr>
                          <w:rFonts w:hint="eastAsia"/>
                        </w:rPr>
                        <w:t>假如值为空</w:t>
                      </w:r>
                    </w:p>
                    <w:p w14:paraId="6287DCDB" w14:textId="77777777" w:rsidR="00546BC3" w:rsidRDefault="00546BC3">
                      <w:r>
                        <w:rPr>
                          <w:rFonts w:hint="eastAsia"/>
                        </w:rPr>
                        <w:t xml:space="preserve">        this.setData({</w:t>
                      </w:r>
                    </w:p>
                    <w:p w14:paraId="1130A065" w14:textId="77777777" w:rsidR="00546BC3" w:rsidRDefault="00546BC3">
                      <w:r>
                        <w:rPr>
                          <w:rFonts w:hint="eastAsia"/>
                        </w:rPr>
                        <w:t xml:space="preserve">          shopInfoList:[],//</w:t>
                      </w:r>
                      <w:r>
                        <w:rPr>
                          <w:rFonts w:hint="eastAsia"/>
                        </w:rPr>
                        <w:t>赋空</w:t>
                      </w:r>
                    </w:p>
                    <w:p w14:paraId="1185F1AD" w14:textId="77777777" w:rsidR="00546BC3" w:rsidRDefault="00546BC3">
                      <w:r>
                        <w:rPr>
                          <w:rFonts w:hint="eastAsia"/>
                        </w:rPr>
                        <w:t xml:space="preserve">          adoptInfoList:[],</w:t>
                      </w:r>
                    </w:p>
                    <w:p w14:paraId="5A95290D" w14:textId="77777777" w:rsidR="00546BC3" w:rsidRDefault="00546BC3">
                      <w:r>
                        <w:rPr>
                          <w:rFonts w:hint="eastAsia"/>
                        </w:rPr>
                        <w:t xml:space="preserve">          isFocus:false</w:t>
                      </w:r>
                    </w:p>
                    <w:p w14:paraId="2754C233" w14:textId="77777777" w:rsidR="00546BC3" w:rsidRDefault="00546BC3">
                      <w:r>
                        <w:rPr>
                          <w:rFonts w:hint="eastAsia"/>
                        </w:rPr>
                        <w:t xml:space="preserve">        })</w:t>
                      </w:r>
                    </w:p>
                    <w:p w14:paraId="79AAD645" w14:textId="77777777" w:rsidR="00546BC3" w:rsidRDefault="00546BC3">
                      <w:r>
                        <w:rPr>
                          <w:rFonts w:hint="eastAsia"/>
                        </w:rPr>
                        <w:t xml:space="preserve">        return;</w:t>
                      </w:r>
                    </w:p>
                    <w:p w14:paraId="29EB1AAA" w14:textId="77777777" w:rsidR="00546BC3" w:rsidRDefault="00546BC3">
                      <w:r>
                        <w:rPr>
                          <w:rFonts w:hint="eastAsia"/>
                        </w:rPr>
                        <w:t xml:space="preserve">      }</w:t>
                      </w:r>
                    </w:p>
                    <w:p w14:paraId="3B6AC081" w14:textId="77777777" w:rsidR="00546BC3" w:rsidRDefault="00546BC3">
                      <w:r>
                        <w:rPr>
                          <w:rFonts w:hint="eastAsia"/>
                        </w:rPr>
                        <w:t xml:space="preserve">      this.setData({</w:t>
                      </w:r>
                    </w:p>
                    <w:p w14:paraId="0967D90D" w14:textId="77777777" w:rsidR="00546BC3" w:rsidRDefault="00546BC3">
                      <w:r>
                        <w:rPr>
                          <w:rFonts w:hint="eastAsia"/>
                        </w:rPr>
                        <w:t xml:space="preserve">        isFocus:true</w:t>
                      </w:r>
                    </w:p>
                    <w:p w14:paraId="6FFE866F" w14:textId="77777777" w:rsidR="00546BC3" w:rsidRDefault="00546BC3">
                      <w:r>
                        <w:rPr>
                          <w:rFonts w:hint="eastAsia"/>
                        </w:rPr>
                        <w:t xml:space="preserve">      })</w:t>
                      </w:r>
                    </w:p>
                    <w:p w14:paraId="127851CE" w14:textId="77777777" w:rsidR="00546BC3" w:rsidRDefault="00546BC3">
                      <w:pPr>
                        <w:rPr>
                          <w:rFonts w:hint="eastAsia"/>
                        </w:rPr>
                      </w:pPr>
                      <w:r>
                        <w:rPr>
                          <w:rFonts w:hint="eastAsia"/>
                        </w:rPr>
                        <w:t xml:space="preserve">      //1s</w:t>
                      </w:r>
                      <w:r>
                        <w:rPr>
                          <w:rFonts w:hint="eastAsia"/>
                        </w:rPr>
                        <w:t>搜索一次并清除缓存</w:t>
                      </w:r>
                    </w:p>
                    <w:p w14:paraId="2CE6FA85" w14:textId="77777777" w:rsidR="00546BC3" w:rsidRDefault="00546BC3">
                      <w:pPr>
                        <w:rPr>
                          <w:rFonts w:hint="eastAsia"/>
                        </w:rPr>
                      </w:pPr>
                      <w:r>
                        <w:rPr>
                          <w:rFonts w:hint="eastAsia"/>
                        </w:rPr>
                        <w:t xml:space="preserve">      clearTimeout(this.TimeOutId);</w:t>
                      </w:r>
                    </w:p>
                    <w:p w14:paraId="34257A03" w14:textId="77777777" w:rsidR="00546BC3" w:rsidRDefault="00546BC3">
                      <w:pPr>
                        <w:rPr>
                          <w:rFonts w:hint="eastAsia"/>
                        </w:rPr>
                      </w:pPr>
                      <w:r>
                        <w:rPr>
                          <w:rFonts w:hint="eastAsia"/>
                        </w:rPr>
                        <w:t xml:space="preserve">      this.TimeOutId=setTimeout(()=&gt;{</w:t>
                      </w:r>
                    </w:p>
                    <w:p w14:paraId="1CC699B0" w14:textId="77777777" w:rsidR="00546BC3" w:rsidRDefault="00546BC3">
                      <w:pPr>
                        <w:rPr>
                          <w:rFonts w:hint="eastAsia"/>
                        </w:rPr>
                      </w:pPr>
                      <w:r>
                        <w:rPr>
                          <w:rFonts w:hint="eastAsia"/>
                        </w:rPr>
                        <w:t xml:space="preserve">        this.search(value);</w:t>
                      </w:r>
                    </w:p>
                    <w:p w14:paraId="0A02AB30" w14:textId="77777777" w:rsidR="00546BC3" w:rsidRDefault="00546BC3">
                      <w:pPr>
                        <w:rPr>
                          <w:rFonts w:hint="eastAsia"/>
                        </w:rPr>
                      </w:pPr>
                      <w:r>
                        <w:rPr>
                          <w:rFonts w:hint="eastAsia"/>
                        </w:rPr>
                        <w:t xml:space="preserve">      },1000)},</w:t>
                      </w:r>
                    </w:p>
                    <w:p w14:paraId="236E1766" w14:textId="77777777" w:rsidR="00546BC3" w:rsidRDefault="00546BC3">
                      <w:pPr>
                        <w:ind w:firstLine="420"/>
                      </w:pPr>
                    </w:p>
                  </w:txbxContent>
                </v:textbox>
                <w10:anchorlock/>
              </v:shape>
            </w:pict>
          </mc:Fallback>
        </mc:AlternateContent>
      </w:r>
    </w:p>
    <w:p w14:paraId="6C88D85A" w14:textId="77777777" w:rsidR="00546BC3" w:rsidRDefault="00ED03C1">
      <w:pPr>
        <w:spacing w:line="360" w:lineRule="auto"/>
        <w:jc w:val="center"/>
        <w:rPr>
          <w:rFonts w:hint="eastAsia"/>
        </w:rPr>
      </w:pPr>
      <w:r>
        <w:rPr>
          <w:noProof/>
          <w:sz w:val="24"/>
        </w:rPr>
        <mc:AlternateContent>
          <mc:Choice Requires="wps">
            <w:drawing>
              <wp:inline distT="0" distB="0" distL="0" distR="0" wp14:anchorId="7A702B1F" wp14:editId="3C3345F7">
                <wp:extent cx="5426710" cy="3383915"/>
                <wp:effectExtent l="0" t="0" r="2540" b="6985"/>
                <wp:docPr id="212666689" name="文本框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6710" cy="3383915"/>
                        </a:xfrm>
                        <a:prstGeom prst="rect">
                          <a:avLst/>
                        </a:prstGeom>
                        <a:solidFill>
                          <a:srgbClr val="D9D9D9">
                            <a:lumMod val="85000"/>
                          </a:srgbClr>
                        </a:solidFill>
                        <a:ln w="6350">
                          <a:solidFill>
                            <a:prstClr val="black"/>
                          </a:solidFill>
                        </a:ln>
                      </wps:spPr>
                      <wps:txbx>
                        <w:txbxContent>
                          <w:p w14:paraId="5D32ED2C" w14:textId="77777777" w:rsidR="00546BC3" w:rsidRDefault="00546BC3">
                            <w:pPr>
                              <w:rPr>
                                <w:rFonts w:hint="eastAsia"/>
                              </w:rPr>
                            </w:pPr>
                            <w:r>
                              <w:rPr>
                                <w:rFonts w:hint="eastAsia"/>
                              </w:rPr>
                              <w:t>async search(q) {</w:t>
                            </w:r>
                          </w:p>
                          <w:p w14:paraId="05C193E5" w14:textId="77777777" w:rsidR="00546BC3" w:rsidRDefault="00546BC3">
                            <w:pPr>
                              <w:rPr>
                                <w:rFonts w:hint="eastAsia"/>
                              </w:rPr>
                            </w:pPr>
                            <w:r>
                              <w:rPr>
                                <w:rFonts w:hint="eastAsia"/>
                              </w:rPr>
                              <w:t xml:space="preserve">  const [shopResult, adoptResult] = await Promise.all([</w:t>
                            </w:r>
                          </w:p>
                          <w:p w14:paraId="6E5362AC" w14:textId="77777777" w:rsidR="00546BC3" w:rsidRDefault="00546BC3">
                            <w:pPr>
                              <w:rPr>
                                <w:rFonts w:hint="eastAsia"/>
                              </w:rPr>
                            </w:pPr>
                            <w:r>
                              <w:rPr>
                                <w:rFonts w:hint="eastAsia"/>
                              </w:rPr>
                              <w:t xml:space="preserve">    requestutil({</w:t>
                            </w:r>
                          </w:p>
                          <w:p w14:paraId="0FFD6051" w14:textId="77777777" w:rsidR="00546BC3" w:rsidRDefault="00546BC3">
                            <w:pPr>
                              <w:rPr>
                                <w:rFonts w:hint="eastAsia"/>
                              </w:rPr>
                            </w:pPr>
                            <w:r>
                              <w:rPr>
                                <w:rFonts w:hint="eastAsia"/>
                              </w:rPr>
                              <w:t xml:space="preserve">      url: '/shopInfo/search',</w:t>
                            </w:r>
                          </w:p>
                          <w:p w14:paraId="0664B243" w14:textId="77777777" w:rsidR="00546BC3" w:rsidRDefault="00546BC3">
                            <w:pPr>
                              <w:rPr>
                                <w:rFonts w:hint="eastAsia"/>
                              </w:rPr>
                            </w:pPr>
                            <w:r>
                              <w:rPr>
                                <w:rFonts w:hint="eastAsia"/>
                              </w:rPr>
                              <w:t xml:space="preserve">      data: { q }</w:t>
                            </w:r>
                          </w:p>
                          <w:p w14:paraId="6017559B" w14:textId="77777777" w:rsidR="00546BC3" w:rsidRDefault="00546BC3">
                            <w:pPr>
                              <w:rPr>
                                <w:rFonts w:hint="eastAsia"/>
                              </w:rPr>
                            </w:pPr>
                            <w:r>
                              <w:rPr>
                                <w:rFonts w:hint="eastAsia"/>
                              </w:rPr>
                              <w:t xml:space="preserve">    }),</w:t>
                            </w:r>
                          </w:p>
                          <w:p w14:paraId="7A3C0E05" w14:textId="77777777" w:rsidR="00546BC3" w:rsidRDefault="00546BC3">
                            <w:pPr>
                              <w:rPr>
                                <w:rFonts w:hint="eastAsia"/>
                              </w:rPr>
                            </w:pPr>
                            <w:r>
                              <w:rPr>
                                <w:rFonts w:hint="eastAsia"/>
                              </w:rPr>
                              <w:t xml:space="preserve">    requestutil({</w:t>
                            </w:r>
                          </w:p>
                          <w:p w14:paraId="6CF2D98A" w14:textId="77777777" w:rsidR="00546BC3" w:rsidRDefault="00546BC3">
                            <w:pPr>
                              <w:rPr>
                                <w:rFonts w:hint="eastAsia"/>
                              </w:rPr>
                            </w:pPr>
                            <w:r>
                              <w:rPr>
                                <w:rFonts w:hint="eastAsia"/>
                              </w:rPr>
                              <w:t xml:space="preserve">      url: '/adoptInfo/search',</w:t>
                            </w:r>
                          </w:p>
                          <w:p w14:paraId="3B906969" w14:textId="77777777" w:rsidR="00546BC3" w:rsidRDefault="00546BC3">
                            <w:pPr>
                              <w:rPr>
                                <w:rFonts w:hint="eastAsia"/>
                              </w:rPr>
                            </w:pPr>
                            <w:r>
                              <w:rPr>
                                <w:rFonts w:hint="eastAsia"/>
                              </w:rPr>
                              <w:t xml:space="preserve">      data: { q }</w:t>
                            </w:r>
                          </w:p>
                          <w:p w14:paraId="2E28B8BD" w14:textId="77777777" w:rsidR="00546BC3" w:rsidRDefault="00546BC3">
                            <w:pPr>
                              <w:rPr>
                                <w:rFonts w:hint="eastAsia"/>
                              </w:rPr>
                            </w:pPr>
                            <w:r>
                              <w:rPr>
                                <w:rFonts w:hint="eastAsia"/>
                              </w:rPr>
                              <w:t xml:space="preserve">    })</w:t>
                            </w:r>
                          </w:p>
                          <w:p w14:paraId="6B43EB19" w14:textId="77777777" w:rsidR="00546BC3" w:rsidRDefault="00546BC3">
                            <w:pPr>
                              <w:rPr>
                                <w:rFonts w:hint="eastAsia"/>
                              </w:rPr>
                            </w:pPr>
                            <w:r>
                              <w:rPr>
                                <w:rFonts w:hint="eastAsia"/>
                              </w:rPr>
                              <w:t xml:space="preserve">  ]);</w:t>
                            </w:r>
                          </w:p>
                          <w:p w14:paraId="279F0004" w14:textId="77777777" w:rsidR="00546BC3" w:rsidRDefault="00546BC3">
                            <w:pPr>
                              <w:rPr>
                                <w:rFonts w:hint="eastAsia"/>
                              </w:rPr>
                            </w:pPr>
                            <w:r>
                              <w:rPr>
                                <w:rFonts w:hint="eastAsia"/>
                              </w:rPr>
                              <w:t xml:space="preserve">  this.setData({</w:t>
                            </w:r>
                          </w:p>
                          <w:p w14:paraId="19D05C84" w14:textId="77777777" w:rsidR="00546BC3" w:rsidRDefault="00546BC3">
                            <w:pPr>
                              <w:rPr>
                                <w:rFonts w:hint="eastAsia"/>
                              </w:rPr>
                            </w:pPr>
                            <w:r>
                              <w:rPr>
                                <w:rFonts w:hint="eastAsia"/>
                              </w:rPr>
                              <w:t xml:space="preserve">    shopInfoList: shopResult.data.message,</w:t>
                            </w:r>
                          </w:p>
                          <w:p w14:paraId="6979FD3B" w14:textId="77777777" w:rsidR="00546BC3" w:rsidRDefault="00546BC3">
                            <w:pPr>
                              <w:rPr>
                                <w:rFonts w:hint="eastAsia"/>
                              </w:rPr>
                            </w:pPr>
                            <w:r>
                              <w:rPr>
                                <w:rFonts w:hint="eastAsia"/>
                              </w:rPr>
                              <w:t xml:space="preserve">    adoptInfoList: adoptResult.data.message</w:t>
                            </w:r>
                          </w:p>
                          <w:p w14:paraId="07F4B301" w14:textId="77777777" w:rsidR="00546BC3" w:rsidRDefault="00546BC3">
                            <w:pPr>
                              <w:rPr>
                                <w:rFonts w:hint="eastAsia"/>
                              </w:rPr>
                            </w:pPr>
                            <w:r>
                              <w:rPr>
                                <w:rFonts w:hint="eastAsia"/>
                              </w:rPr>
                              <w:t xml:space="preserve">  });</w:t>
                            </w:r>
                          </w:p>
                          <w:p w14:paraId="5183D66C" w14:textId="77777777" w:rsidR="00546BC3" w:rsidRDefault="00546BC3">
                            <w:pPr>
                              <w:rPr>
                                <w:rFonts w:hint="eastAsia"/>
                              </w:rPr>
                            </w:pPr>
                            <w:r>
                              <w:rPr>
                                <w:rFonts w:hint="eastAsia"/>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w14:anchorId="7A702B1F" id="文本框 25" o:spid="_x0000_s1035" type="#_x0000_t202" style="width:427.3pt;height:266.4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" fillcolor="#b8b8b8" strokeweight=".5pt">
                <v:path arrowok="t"/>
                <v:textbox>
                  <w:txbxContent>
                    <w:p w14:paraId="5D32ED2C" w14:textId="77777777" w:rsidR="00546BC3" w:rsidRDefault="00546BC3">
                      <w:pPr>
                        <w:rPr>
                          <w:rFonts w:hint="eastAsia"/>
                        </w:rPr>
                      </w:pPr>
                      <w:r>
                        <w:rPr>
                          <w:rFonts w:hint="eastAsia"/>
                        </w:rPr>
                        <w:t>async search(q) {</w:t>
                      </w:r>
                    </w:p>
                    <w:p w14:paraId="05C193E5" w14:textId="77777777" w:rsidR="00546BC3" w:rsidRDefault="00546BC3">
                      <w:pPr>
                        <w:rPr>
                          <w:rFonts w:hint="eastAsia"/>
                        </w:rPr>
                      </w:pPr>
                      <w:r>
                        <w:rPr>
                          <w:rFonts w:hint="eastAsia"/>
                        </w:rPr>
                        <w:t xml:space="preserve">  const [shopResult, adoptResult] = await Promise.all([</w:t>
                      </w:r>
                    </w:p>
                    <w:p w14:paraId="6E5362AC" w14:textId="77777777" w:rsidR="00546BC3" w:rsidRDefault="00546BC3">
                      <w:pPr>
                        <w:rPr>
                          <w:rFonts w:hint="eastAsia"/>
                        </w:rPr>
                      </w:pPr>
                      <w:r>
                        <w:rPr>
                          <w:rFonts w:hint="eastAsia"/>
                        </w:rPr>
                        <w:t xml:space="preserve">    requestutil({</w:t>
                      </w:r>
                    </w:p>
                    <w:p w14:paraId="0FFD6051" w14:textId="77777777" w:rsidR="00546BC3" w:rsidRDefault="00546BC3">
                      <w:pPr>
                        <w:rPr>
                          <w:rFonts w:hint="eastAsia"/>
                        </w:rPr>
                      </w:pPr>
                      <w:r>
                        <w:rPr>
                          <w:rFonts w:hint="eastAsia"/>
                        </w:rPr>
                        <w:t xml:space="preserve">      url: '/shopInfo/search',</w:t>
                      </w:r>
                    </w:p>
                    <w:p w14:paraId="0664B243" w14:textId="77777777" w:rsidR="00546BC3" w:rsidRDefault="00546BC3">
                      <w:pPr>
                        <w:rPr>
                          <w:rFonts w:hint="eastAsia"/>
                        </w:rPr>
                      </w:pPr>
                      <w:r>
                        <w:rPr>
                          <w:rFonts w:hint="eastAsia"/>
                        </w:rPr>
                        <w:t xml:space="preserve">      data: { q }</w:t>
                      </w:r>
                    </w:p>
                    <w:p w14:paraId="6017559B" w14:textId="77777777" w:rsidR="00546BC3" w:rsidRDefault="00546BC3">
                      <w:pPr>
                        <w:rPr>
                          <w:rFonts w:hint="eastAsia"/>
                        </w:rPr>
                      </w:pPr>
                      <w:r>
                        <w:rPr>
                          <w:rFonts w:hint="eastAsia"/>
                        </w:rPr>
                        <w:t xml:space="preserve">    }),</w:t>
                      </w:r>
                    </w:p>
                    <w:p w14:paraId="7A3C0E05" w14:textId="77777777" w:rsidR="00546BC3" w:rsidRDefault="00546BC3">
                      <w:pPr>
                        <w:rPr>
                          <w:rFonts w:hint="eastAsia"/>
                        </w:rPr>
                      </w:pPr>
                      <w:r>
                        <w:rPr>
                          <w:rFonts w:hint="eastAsia"/>
                        </w:rPr>
                        <w:t xml:space="preserve">    requestutil({</w:t>
                      </w:r>
                    </w:p>
                    <w:p w14:paraId="6CF2D98A" w14:textId="77777777" w:rsidR="00546BC3" w:rsidRDefault="00546BC3">
                      <w:pPr>
                        <w:rPr>
                          <w:rFonts w:hint="eastAsia"/>
                        </w:rPr>
                      </w:pPr>
                      <w:r>
                        <w:rPr>
                          <w:rFonts w:hint="eastAsia"/>
                        </w:rPr>
                        <w:t xml:space="preserve">      url: '/adoptInfo/search',</w:t>
                      </w:r>
                    </w:p>
                    <w:p w14:paraId="3B906969" w14:textId="77777777" w:rsidR="00546BC3" w:rsidRDefault="00546BC3">
                      <w:pPr>
                        <w:rPr>
                          <w:rFonts w:hint="eastAsia"/>
                        </w:rPr>
                      </w:pPr>
                      <w:r>
                        <w:rPr>
                          <w:rFonts w:hint="eastAsia"/>
                        </w:rPr>
                        <w:t xml:space="preserve">      data: { q }</w:t>
                      </w:r>
                    </w:p>
                    <w:p w14:paraId="2E28B8BD" w14:textId="77777777" w:rsidR="00546BC3" w:rsidRDefault="00546BC3">
                      <w:pPr>
                        <w:rPr>
                          <w:rFonts w:hint="eastAsia"/>
                        </w:rPr>
                      </w:pPr>
                      <w:r>
                        <w:rPr>
                          <w:rFonts w:hint="eastAsia"/>
                        </w:rPr>
                        <w:t xml:space="preserve">    })</w:t>
                      </w:r>
                    </w:p>
                    <w:p w14:paraId="6B43EB19" w14:textId="77777777" w:rsidR="00546BC3" w:rsidRDefault="00546BC3">
                      <w:pPr>
                        <w:rPr>
                          <w:rFonts w:hint="eastAsia"/>
                        </w:rPr>
                      </w:pPr>
                      <w:r>
                        <w:rPr>
                          <w:rFonts w:hint="eastAsia"/>
                        </w:rPr>
                        <w:t xml:space="preserve">  ]);</w:t>
                      </w:r>
                    </w:p>
                    <w:p w14:paraId="279F0004" w14:textId="77777777" w:rsidR="00546BC3" w:rsidRDefault="00546BC3">
                      <w:pPr>
                        <w:rPr>
                          <w:rFonts w:hint="eastAsia"/>
                        </w:rPr>
                      </w:pPr>
                      <w:r>
                        <w:rPr>
                          <w:rFonts w:hint="eastAsia"/>
                        </w:rPr>
                        <w:t xml:space="preserve">  this.setData({</w:t>
                      </w:r>
                    </w:p>
                    <w:p w14:paraId="19D05C84" w14:textId="77777777" w:rsidR="00546BC3" w:rsidRDefault="00546BC3">
                      <w:pPr>
                        <w:rPr>
                          <w:rFonts w:hint="eastAsia"/>
                        </w:rPr>
                      </w:pPr>
                      <w:r>
                        <w:rPr>
                          <w:rFonts w:hint="eastAsia"/>
                        </w:rPr>
                        <w:t xml:space="preserve">    shopInfoList: shopResult.data.message,</w:t>
                      </w:r>
                    </w:p>
                    <w:p w14:paraId="6979FD3B" w14:textId="77777777" w:rsidR="00546BC3" w:rsidRDefault="00546BC3">
                      <w:pPr>
                        <w:rPr>
                          <w:rFonts w:hint="eastAsia"/>
                        </w:rPr>
                      </w:pPr>
                      <w:r>
                        <w:rPr>
                          <w:rFonts w:hint="eastAsia"/>
                        </w:rPr>
                        <w:t xml:space="preserve">    adoptInfoList: adoptResult.data.message</w:t>
                      </w:r>
                    </w:p>
                    <w:p w14:paraId="07F4B301" w14:textId="77777777" w:rsidR="00546BC3" w:rsidRDefault="00546BC3">
                      <w:pPr>
                        <w:rPr>
                          <w:rFonts w:hint="eastAsia"/>
                        </w:rPr>
                      </w:pPr>
                      <w:r>
                        <w:rPr>
                          <w:rFonts w:hint="eastAsia"/>
                        </w:rPr>
                        <w:t xml:space="preserve">  });</w:t>
                      </w:r>
                    </w:p>
                    <w:p w14:paraId="5183D66C" w14:textId="77777777" w:rsidR="00546BC3" w:rsidRDefault="00546BC3">
                      <w:pPr>
                        <w:rPr>
                          <w:rFonts w:hint="eastAsia"/>
                        </w:rPr>
                      </w:pPr>
                      <w:r>
                        <w:rPr>
                          <w:rFonts w:hint="eastAsia"/>
                        </w:rPr>
                        <w:t>},</w:t>
                      </w:r>
                    </w:p>
                  </w:txbxContent>
                </v:textbox>
                <w10:anchorlock/>
              </v:shape>
            </w:pict>
          </mc:Fallback>
        </mc:AlternateContent>
      </w:r>
    </w:p>
    <w:p w14:paraId="58E0DD85" w14:textId="77777777" w:rsidR="00546BC3" w:rsidRDefault="00546BC3">
      <w:pPr>
        <w:spacing w:line="360" w:lineRule="auto"/>
        <w:jc w:val="center"/>
      </w:pPr>
      <w:r>
        <w:rPr>
          <w:rFonts w:hint="eastAsia"/>
        </w:rPr>
        <w:t>图</w:t>
      </w:r>
      <w:r>
        <w:rPr>
          <w:rFonts w:hint="eastAsia"/>
        </w:rPr>
        <w:t xml:space="preserve">5-15 </w:t>
      </w:r>
      <w:r>
        <w:rPr>
          <w:rFonts w:hint="eastAsia"/>
        </w:rPr>
        <w:t>搜索功能前端代码图</w:t>
      </w:r>
      <w:commentRangeStart w:id="432"/>
      <w:commentRangeEnd w:id="432"/>
      <w:r>
        <w:commentReference w:id="433"/>
      </w:r>
      <w:bookmarkStart w:id="434" w:name="_Toc24729"/>
      <w:bookmarkStart w:id="435" w:name="_Toc14821"/>
    </w:p>
    <w:p w14:paraId="459F15A7" w14:textId="77777777" w:rsidR="00546BC3" w:rsidRDefault="00546BC3">
      <w:pPr>
        <w:pStyle w:val="aff6"/>
        <w:spacing w:before="326" w:after="326" w:line="360" w:lineRule="auto"/>
        <w:rPr>
          <w:snapToGrid w:val="0"/>
          <w:szCs w:val="21"/>
        </w:rPr>
      </w:pPr>
      <w:r>
        <w:rPr>
          <w:rFonts w:ascii="Times New Roman" w:hAnsi="Times New Roman" w:hint="eastAsia"/>
        </w:rPr>
        <w:t>第</w:t>
      </w:r>
      <w:r>
        <w:rPr>
          <w:rFonts w:ascii="Times New Roman" w:hAnsi="Times New Roman" w:hint="eastAsia"/>
        </w:rPr>
        <w:t>5.</w:t>
      </w:r>
      <w:r>
        <w:rPr>
          <w:rFonts w:ascii="Times New Roman" w:hAnsi="Times New Roman"/>
        </w:rPr>
        <w:t>3</w:t>
      </w:r>
      <w:r>
        <w:rPr>
          <w:rFonts w:ascii="Times New Roman" w:hAnsi="Times New Roman" w:hint="eastAsia"/>
        </w:rPr>
        <w:t>节</w:t>
      </w:r>
      <w:r>
        <w:rPr>
          <w:rFonts w:ascii="Times New Roman" w:hAnsi="Times New Roman" w:hint="eastAsia"/>
        </w:rPr>
        <w:t xml:space="preserve"> </w:t>
      </w:r>
      <w:r>
        <w:rPr>
          <w:rFonts w:ascii="Times New Roman" w:hAnsi="Times New Roman" w:hint="eastAsia"/>
        </w:rPr>
        <w:t>本章小结</w:t>
      </w:r>
      <w:bookmarkEnd w:id="422"/>
      <w:bookmarkEnd w:id="423"/>
      <w:bookmarkEnd w:id="424"/>
      <w:bookmarkEnd w:id="425"/>
      <w:bookmarkEnd w:id="426"/>
      <w:bookmarkEnd w:id="434"/>
      <w:bookmarkEnd w:id="435"/>
    </w:p>
    <w:p w14:paraId="030E7573" w14:textId="77777777" w:rsidR="00546BC3" w:rsidRDefault="00546BC3">
      <w:pPr>
        <w:snapToGrid w:val="0"/>
        <w:spacing w:line="360" w:lineRule="auto"/>
        <w:ind w:firstLineChars="200" w:firstLine="480"/>
        <w:rPr>
          <w:rFonts w:hint="eastAsia"/>
          <w:snapToGrid w:val="0"/>
          <w:sz w:val="24"/>
          <w:szCs w:val="21"/>
        </w:rPr>
      </w:pPr>
      <w:r>
        <w:rPr>
          <w:rFonts w:hint="eastAsia"/>
          <w:snapToGrid w:val="0"/>
          <w:sz w:val="24"/>
          <w:szCs w:val="21"/>
        </w:rPr>
        <w:t>本章主要介绍了助农东西山微信小程序的项目层次结构和一些核心功能实现过程以及实现方法</w:t>
      </w:r>
      <w:r>
        <w:rPr>
          <w:rFonts w:hint="eastAsia"/>
          <w:snapToGrid w:val="0"/>
          <w:sz w:val="24"/>
          <w:szCs w:val="21"/>
        </w:rPr>
        <w:t>。</w:t>
      </w:r>
    </w:p>
    <w:p w14:paraId="5CBC5EB8" w14:textId="77777777" w:rsidR="00546BC3" w:rsidRDefault="00546BC3">
      <w:pPr>
        <w:snapToGrid w:val="0"/>
        <w:spacing w:line="360" w:lineRule="auto"/>
        <w:rPr>
          <w:rFonts w:hint="eastAsia"/>
          <w:snapToGrid w:val="0"/>
          <w:sz w:val="24"/>
          <w:szCs w:val="21"/>
        </w:rPr>
        <w:sectPr w:rsidR="00000000">
          <w:footnotePr>
            <w:numFmt w:val="decimalEnclosedCircleChinese"/>
            <w:numRestart w:val="eachPage"/>
          </w:footnotePr>
          <w:pgSz w:w="11906" w:h="16838"/>
          <w:pgMar w:top="1871" w:right="1417" w:bottom="1531" w:left="1417" w:header="1474" w:footer="1134" w:gutter="283"/>
          <w:pgNumType w:fmt="numberInDash"/>
          <w:cols w:space="720"/>
          <w:docGrid w:type="lines" w:linePitch="326"/>
        </w:sectPr>
      </w:pPr>
    </w:p>
    <w:p w14:paraId="418A9D8D" w14:textId="77777777" w:rsidR="00546BC3" w:rsidRDefault="00546BC3">
      <w:pPr>
        <w:numPr>
          <w:ilvl w:val="0"/>
          <w:numId w:val="6"/>
        </w:numPr>
        <w:snapToGrid w:val="0"/>
        <w:spacing w:line="360" w:lineRule="auto"/>
        <w:jc w:val="center"/>
        <w:outlineLvl w:val="0"/>
        <w:rPr>
          <w:b/>
          <w:snapToGrid w:val="0"/>
          <w:color w:val="000000"/>
          <w:sz w:val="30"/>
          <w:szCs w:val="30"/>
          <w:shd w:val="clear" w:color="auto" w:fill="FFFFFF"/>
        </w:rPr>
      </w:pPr>
      <w:bookmarkStart w:id="436" w:name="_Toc32641"/>
      <w:bookmarkStart w:id="437" w:name="_Toc22222"/>
      <w:r>
        <w:rPr>
          <w:rFonts w:hint="eastAsia"/>
          <w:b/>
          <w:snapToGrid w:val="0"/>
          <w:color w:val="000000"/>
          <w:sz w:val="30"/>
          <w:szCs w:val="30"/>
          <w:shd w:val="clear" w:color="auto" w:fill="FFFFFF"/>
        </w:rPr>
        <w:t>系统测试</w:t>
      </w:r>
      <w:bookmarkEnd w:id="437"/>
      <w:bookmarkEnd w:id="436"/>
    </w:p>
    <w:p w14:paraId="7DCAF97E" w14:textId="77777777" w:rsidR="00546BC3" w:rsidRDefault="00546BC3">
      <w:pPr>
        <w:pStyle w:val="aff6"/>
        <w:spacing w:before="326" w:after="326" w:line="360" w:lineRule="auto"/>
        <w:rPr>
          <w:rFonts w:ascii="Times New Roman" w:hAnsi="Times New Roman"/>
        </w:rPr>
      </w:pPr>
      <w:bookmarkStart w:id="438" w:name="_Toc134894181"/>
      <w:bookmarkStart w:id="439" w:name="_Toc132559260"/>
      <w:bookmarkStart w:id="440" w:name="_Toc133422807"/>
      <w:bookmarkStart w:id="441" w:name="_Toc5286"/>
      <w:bookmarkStart w:id="442" w:name="_Toc24290"/>
      <w:bookmarkStart w:id="443" w:name="_Toc133521827"/>
      <w:bookmarkStart w:id="444" w:name="_Toc133521458"/>
      <w:r>
        <w:rPr>
          <w:rFonts w:ascii="Times New Roman" w:hAnsi="Times New Roman" w:hint="eastAsia"/>
        </w:rPr>
        <w:t>第</w:t>
      </w:r>
      <w:r>
        <w:rPr>
          <w:rFonts w:ascii="Times New Roman" w:hAnsi="Times New Roman" w:hint="eastAsia"/>
        </w:rPr>
        <w:t>6</w:t>
      </w:r>
      <w:r>
        <w:rPr>
          <w:rFonts w:ascii="Times New Roman" w:hAnsi="Times New Roman"/>
        </w:rPr>
        <w:t>.1</w:t>
      </w:r>
      <w:r>
        <w:rPr>
          <w:rFonts w:ascii="Times New Roman" w:hAnsi="Times New Roman" w:hint="eastAsia"/>
        </w:rPr>
        <w:t>节</w:t>
      </w:r>
      <w:r>
        <w:rPr>
          <w:rFonts w:ascii="Times New Roman" w:hAnsi="Times New Roman" w:hint="eastAsia"/>
        </w:rPr>
        <w:t xml:space="preserve"> </w:t>
      </w:r>
      <w:r>
        <w:rPr>
          <w:rFonts w:ascii="Times New Roman" w:hAnsi="Times New Roman" w:hint="eastAsia"/>
        </w:rPr>
        <w:t>功能性测试</w:t>
      </w:r>
      <w:bookmarkEnd w:id="438"/>
      <w:bookmarkEnd w:id="439"/>
      <w:bookmarkEnd w:id="440"/>
      <w:bookmarkEnd w:id="441"/>
      <w:bookmarkEnd w:id="442"/>
      <w:bookmarkEnd w:id="443"/>
      <w:bookmarkEnd w:id="444"/>
    </w:p>
    <w:p w14:paraId="6ED25DB7" w14:textId="77777777" w:rsidR="00546BC3" w:rsidRDefault="00546BC3">
      <w:pPr>
        <w:snapToGrid w:val="0"/>
        <w:spacing w:beforeLines="100" w:before="326" w:afterLines="100" w:after="326" w:line="360" w:lineRule="auto"/>
        <w:outlineLvl w:val="2"/>
        <w:rPr>
          <w:b/>
          <w:snapToGrid w:val="0"/>
          <w:sz w:val="24"/>
          <w:shd w:val="clear" w:color="auto" w:fill="FFFFFF"/>
        </w:rPr>
      </w:pPr>
      <w:bookmarkStart w:id="445" w:name="_Toc24253"/>
      <w:bookmarkStart w:id="446" w:name="_Toc30843"/>
      <w:r>
        <w:rPr>
          <w:rFonts w:hint="eastAsia"/>
          <w:b/>
          <w:snapToGrid w:val="0"/>
          <w:sz w:val="24"/>
          <w:shd w:val="clear" w:color="auto" w:fill="FFFFFF"/>
        </w:rPr>
        <w:t xml:space="preserve">6.1.1 </w:t>
      </w:r>
      <w:r>
        <w:rPr>
          <w:rFonts w:hint="eastAsia"/>
          <w:b/>
          <w:snapToGrid w:val="0"/>
          <w:sz w:val="24"/>
          <w:shd w:val="clear" w:color="auto" w:fill="FFFFFF"/>
        </w:rPr>
        <w:t>用户授权登录功能测试</w:t>
      </w:r>
      <w:bookmarkEnd w:id="445"/>
      <w:bookmarkEnd w:id="446"/>
    </w:p>
    <w:p w14:paraId="17623AEE" w14:textId="77777777" w:rsidR="00546BC3" w:rsidRDefault="00546BC3">
      <w:pPr>
        <w:pStyle w:val="aff7"/>
        <w:spacing w:beforeLines="0" w:before="0" w:afterLines="0" w:after="0" w:line="360" w:lineRule="auto"/>
        <w:ind w:firstLineChars="200" w:firstLine="480"/>
        <w:outlineLvl w:val="9"/>
        <w:rPr>
          <w:b w:val="0"/>
          <w:szCs w:val="24"/>
        </w:rPr>
      </w:pPr>
      <w:bookmarkStart w:id="447" w:name="_Toc270"/>
      <w:bookmarkStart w:id="448" w:name="_Toc98"/>
      <w:bookmarkStart w:id="449" w:name="_Toc29073"/>
      <w:r>
        <w:rPr>
          <w:rFonts w:hint="eastAsia"/>
          <w:b w:val="0"/>
          <w:sz w:val="24"/>
          <w:szCs w:val="24"/>
        </w:rPr>
        <w:t>用户授权登录点击确定后获取用户信息并显示在我的页面上，用户授权登录实现如图</w:t>
      </w:r>
      <w:r>
        <w:rPr>
          <w:rFonts w:hint="eastAsia"/>
          <w:b w:val="0"/>
          <w:sz w:val="24"/>
          <w:szCs w:val="24"/>
        </w:rPr>
        <w:t>6-1</w:t>
      </w:r>
      <w:r>
        <w:rPr>
          <w:rFonts w:hint="eastAsia"/>
          <w:b w:val="0"/>
          <w:sz w:val="24"/>
          <w:szCs w:val="24"/>
        </w:rPr>
        <w:t>所示。用户授权登录测试表如表</w:t>
      </w:r>
      <w:r>
        <w:rPr>
          <w:rFonts w:ascii="Times New Roman" w:hAnsi="Times New Roman"/>
          <w:b w:val="0"/>
          <w:sz w:val="24"/>
          <w:szCs w:val="24"/>
        </w:rPr>
        <w:t>6-1</w:t>
      </w:r>
      <w:r>
        <w:rPr>
          <w:rFonts w:hint="eastAsia"/>
          <w:b w:val="0"/>
          <w:sz w:val="24"/>
          <w:szCs w:val="24"/>
        </w:rPr>
        <w:t>所示。</w:t>
      </w:r>
      <w:bookmarkEnd w:id="447"/>
      <w:bookmarkEnd w:id="448"/>
      <w:bookmarkEnd w:id="449"/>
      <w:commentRangeStart w:id="450"/>
      <w:commentRangeEnd w:id="450"/>
      <w:r>
        <w:commentReference w:id="451"/>
      </w:r>
    </w:p>
    <w:p w14:paraId="2E7B8345" w14:textId="77777777" w:rsidR="00546BC3" w:rsidRDefault="00546BC3">
      <w:pPr>
        <w:pStyle w:val="aff7"/>
        <w:spacing w:beforeLines="0" w:before="0" w:afterLines="0" w:after="0" w:line="360" w:lineRule="auto"/>
        <w:jc w:val="center"/>
        <w:outlineLvl w:val="9"/>
        <w:rPr>
          <w:rFonts w:cs="宋体" w:hint="eastAsia"/>
          <w:b w:val="0"/>
          <w:bCs/>
        </w:rPr>
      </w:pPr>
      <w:bookmarkStart w:id="452" w:name="_Toc31931"/>
      <w:bookmarkStart w:id="453" w:name="_Toc27656"/>
      <w:bookmarkStart w:id="454" w:name="_Toc28577"/>
      <w:r>
        <w:rPr>
          <w:rFonts w:cs="宋体" w:hint="eastAsia"/>
          <w:b w:val="0"/>
          <w:bCs/>
        </w:rPr>
        <w:t>表</w:t>
      </w:r>
      <w:r>
        <w:rPr>
          <w:rFonts w:cs="宋体" w:hint="eastAsia"/>
          <w:b w:val="0"/>
          <w:bCs/>
        </w:rPr>
        <w:t>6-1</w:t>
      </w:r>
      <w:bookmarkEnd w:id="452"/>
      <w:r>
        <w:rPr>
          <w:rFonts w:cs="宋体" w:hint="eastAsia"/>
          <w:b w:val="0"/>
          <w:bCs/>
        </w:rPr>
        <w:t xml:space="preserve"> </w:t>
      </w:r>
      <w:r>
        <w:rPr>
          <w:rFonts w:cs="宋体" w:hint="eastAsia"/>
          <w:b w:val="0"/>
          <w:bCs/>
        </w:rPr>
        <w:t>用户授权登录功能测试</w:t>
      </w:r>
      <w:bookmarkEnd w:id="453"/>
      <w:bookmarkEnd w:id="454"/>
    </w:p>
    <w:p w14:paraId="5367BA7E" w14:textId="77777777" w:rsidR="00546BC3" w:rsidRDefault="00ED03C1">
      <w:pPr>
        <w:pStyle w:val="aff7"/>
        <w:spacing w:beforeLines="0" w:before="0" w:afterLines="0" w:after="0" w:line="360" w:lineRule="auto"/>
        <w:jc w:val="center"/>
        <w:outlineLvl w:val="9"/>
        <w:rPr>
          <w:rFonts w:cs="宋体" w:hint="eastAsia"/>
          <w:b w:val="0"/>
          <w:bCs/>
        </w:rPr>
      </w:pPr>
      <w:r>
        <w:rPr>
          <w:noProof/>
        </w:rPr>
        <w:drawing>
          <wp:inline distT="0" distB="0" distL="0" distR="0" wp14:anchorId="160FD865" wp14:editId="78ED4EFD">
            <wp:extent cx="5701665" cy="2509520"/>
            <wp:effectExtent l="0" t="0" r="0" b="0"/>
            <wp:docPr id="25" name="图片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7"/>
                    <pic:cNvPicPr>
                      <a:picLocks/>
                    </pic:cNvPicPr>
                  </pic:nvPicPr>
                  <pic:blipFill>
                    <a:blip r:embed="rId42">
                      <a:extLst>
                        <a:ext uri="{28A0092B-C50C-407E-A947-70E740481C1C}">
                          <a14:useLocalDpi xmlns:a14="http://schemas.microsoft.com/office/drawing/2010/main" val="0"/>
                        </a:ext>
                      </a:extLst>
                    </a:blip>
                    <a:srcRect r="1616" b="7379"/>
                    <a:stretch>
                      <a:fillRect/>
                    </a:stretch>
                  </pic:blipFill>
                  <pic:spPr bwMode="auto">
                    <a:xfrm>
                      <a:off x="0" y="0"/>
                      <a:ext cx="5701665" cy="2509520"/>
                    </a:xfrm>
                    <a:prstGeom prst="rect">
                      <a:avLst/>
                    </a:prstGeom>
                    <a:noFill/>
                    <a:ln>
                      <a:noFill/>
                    </a:ln>
                  </pic:spPr>
                </pic:pic>
              </a:graphicData>
            </a:graphic>
          </wp:inline>
        </w:drawing>
      </w:r>
    </w:p>
    <w:p w14:paraId="4D6A581A" w14:textId="77777777" w:rsidR="00546BC3" w:rsidRDefault="00ED03C1">
      <w:pPr>
        <w:pStyle w:val="aff7"/>
        <w:spacing w:beforeLines="0" w:before="0" w:afterLines="50" w:after="163" w:line="240" w:lineRule="auto"/>
        <w:jc w:val="center"/>
        <w:outlineLvl w:val="9"/>
        <w:rPr>
          <w:rFonts w:ascii="Times New Roman" w:hAnsi="Times New Roman"/>
          <w:b w:val="0"/>
          <w:szCs w:val="24"/>
        </w:rPr>
      </w:pPr>
      <w:bookmarkStart w:id="455" w:name="_Toc23219"/>
      <w:bookmarkStart w:id="456" w:name="_Toc2942"/>
      <w:bookmarkStart w:id="457" w:name="_Toc24786"/>
      <w:r>
        <w:rPr>
          <w:rFonts w:ascii="Times New Roman" w:hAnsi="Times New Roman" w:hint="eastAsia"/>
          <w:b w:val="0"/>
          <w:noProof/>
          <w:szCs w:val="24"/>
        </w:rPr>
        <w:drawing>
          <wp:inline distT="0" distB="0" distL="0" distR="0" wp14:anchorId="42FC37DF" wp14:editId="737689F0">
            <wp:extent cx="1621790" cy="2879090"/>
            <wp:effectExtent l="0" t="0" r="0" b="0"/>
            <wp:docPr id="26" name="图片 27" descr="登录"/>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7" descr="登录"/>
                    <pic:cNvPicPr>
                      <a:picLocks/>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621790" cy="2879090"/>
                    </a:xfrm>
                    <a:prstGeom prst="rect">
                      <a:avLst/>
                    </a:prstGeom>
                    <a:noFill/>
                    <a:ln>
                      <a:noFill/>
                    </a:ln>
                  </pic:spPr>
                </pic:pic>
              </a:graphicData>
            </a:graphic>
          </wp:inline>
        </w:drawing>
      </w:r>
      <w:bookmarkEnd w:id="455"/>
      <w:bookmarkEnd w:id="456"/>
      <w:bookmarkEnd w:id="457"/>
      <w:r>
        <w:rPr>
          <w:rFonts w:ascii="Times New Roman" w:hAnsi="Times New Roman"/>
          <w:b w:val="0"/>
          <w:noProof/>
          <w:szCs w:val="24"/>
        </w:rPr>
        <w:drawing>
          <wp:inline distT="0" distB="0" distL="0" distR="0" wp14:anchorId="2D9CAC8B" wp14:editId="14B80A79">
            <wp:extent cx="1603375" cy="2879090"/>
            <wp:effectExtent l="0" t="0" r="0" b="0"/>
            <wp:docPr id="27" name="图片 28" descr="登录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8" descr="登录2"/>
                    <pic:cNvPicPr>
                      <a:picLocks/>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603375" cy="2879090"/>
                    </a:xfrm>
                    <a:prstGeom prst="rect">
                      <a:avLst/>
                    </a:prstGeom>
                    <a:noFill/>
                    <a:ln>
                      <a:noFill/>
                    </a:ln>
                  </pic:spPr>
                </pic:pic>
              </a:graphicData>
            </a:graphic>
          </wp:inline>
        </w:drawing>
      </w:r>
    </w:p>
    <w:p w14:paraId="03C2BF9B" w14:textId="77777777" w:rsidR="00546BC3" w:rsidRDefault="00546BC3">
      <w:pPr>
        <w:pStyle w:val="aff7"/>
        <w:spacing w:beforeLines="0" w:before="0" w:afterLines="0" w:after="0" w:line="240" w:lineRule="auto"/>
        <w:jc w:val="center"/>
        <w:outlineLvl w:val="9"/>
        <w:rPr>
          <w:rFonts w:ascii="Times New Roman" w:hAnsi="Times New Roman"/>
          <w:b w:val="0"/>
          <w:szCs w:val="24"/>
        </w:rPr>
      </w:pPr>
      <w:bookmarkStart w:id="458" w:name="_Toc7395"/>
      <w:bookmarkStart w:id="459" w:name="_Toc1735"/>
      <w:bookmarkStart w:id="460" w:name="_Toc23667"/>
      <w:r>
        <w:rPr>
          <w:rFonts w:ascii="Times New Roman" w:hAnsi="Times New Roman" w:hint="eastAsia"/>
          <w:b w:val="0"/>
          <w:szCs w:val="24"/>
        </w:rPr>
        <w:t>图</w:t>
      </w:r>
      <w:r>
        <w:rPr>
          <w:rFonts w:ascii="Times New Roman" w:hAnsi="Times New Roman" w:hint="eastAsia"/>
          <w:b w:val="0"/>
          <w:szCs w:val="24"/>
        </w:rPr>
        <w:t>6-1</w:t>
      </w:r>
      <w:bookmarkEnd w:id="458"/>
      <w:r>
        <w:rPr>
          <w:rFonts w:ascii="Times New Roman" w:hAnsi="Times New Roman" w:hint="eastAsia"/>
          <w:b w:val="0"/>
          <w:szCs w:val="24"/>
        </w:rPr>
        <w:t xml:space="preserve"> </w:t>
      </w:r>
      <w:r>
        <w:rPr>
          <w:rFonts w:ascii="Times New Roman" w:hAnsi="Times New Roman" w:hint="eastAsia"/>
          <w:b w:val="0"/>
          <w:szCs w:val="24"/>
        </w:rPr>
        <w:t>用户授权登录效果图</w:t>
      </w:r>
      <w:bookmarkEnd w:id="459"/>
      <w:bookmarkEnd w:id="460"/>
    </w:p>
    <w:p w14:paraId="613D4ED6" w14:textId="77777777" w:rsidR="00546BC3" w:rsidRDefault="00546BC3">
      <w:pPr>
        <w:snapToGrid w:val="0"/>
        <w:spacing w:beforeLines="100" w:before="326" w:afterLines="100" w:after="326" w:line="360" w:lineRule="auto"/>
        <w:outlineLvl w:val="2"/>
        <w:rPr>
          <w:b/>
          <w:snapToGrid w:val="0"/>
          <w:sz w:val="24"/>
          <w:shd w:val="clear" w:color="auto" w:fill="FFFFFF"/>
        </w:rPr>
      </w:pPr>
      <w:bookmarkStart w:id="461" w:name="_Toc32593"/>
      <w:bookmarkStart w:id="462" w:name="_Toc13183"/>
      <w:r>
        <w:rPr>
          <w:rFonts w:hint="eastAsia"/>
          <w:b/>
          <w:snapToGrid w:val="0"/>
          <w:sz w:val="24"/>
          <w:shd w:val="clear" w:color="auto" w:fill="FFFFFF"/>
        </w:rPr>
        <w:t xml:space="preserve">6.1.2 </w:t>
      </w:r>
      <w:r>
        <w:rPr>
          <w:rFonts w:hint="eastAsia"/>
          <w:b/>
          <w:snapToGrid w:val="0"/>
          <w:sz w:val="24"/>
          <w:shd w:val="clear" w:color="auto" w:fill="FFFFFF"/>
        </w:rPr>
        <w:t>农产品搜索功能测试</w:t>
      </w:r>
      <w:bookmarkEnd w:id="461"/>
      <w:bookmarkEnd w:id="462"/>
    </w:p>
    <w:p w14:paraId="0806440F" w14:textId="77777777" w:rsidR="00546BC3" w:rsidRDefault="00546BC3">
      <w:pPr>
        <w:pStyle w:val="aff7"/>
        <w:spacing w:beforeLines="0" w:before="0" w:afterLines="0" w:after="0" w:line="360" w:lineRule="auto"/>
        <w:ind w:firstLineChars="200" w:firstLine="480"/>
        <w:outlineLvl w:val="9"/>
        <w:rPr>
          <w:b w:val="0"/>
          <w:szCs w:val="24"/>
        </w:rPr>
      </w:pPr>
      <w:bookmarkStart w:id="463" w:name="_Toc13531"/>
      <w:bookmarkStart w:id="464" w:name="_Toc12735"/>
      <w:bookmarkStart w:id="465" w:name="_Toc3824"/>
      <w:r>
        <w:rPr>
          <w:rFonts w:ascii="Times New Roman" w:hAnsi="Times New Roman" w:hint="eastAsia"/>
          <w:b w:val="0"/>
          <w:sz w:val="24"/>
          <w:szCs w:val="24"/>
        </w:rPr>
        <w:t>用户在首页搜索框内对农产品进行搜索。农产品搜索功能测试表如表</w:t>
      </w:r>
      <w:r>
        <w:rPr>
          <w:rFonts w:ascii="Times New Roman" w:hAnsi="Times New Roman"/>
          <w:b w:val="0"/>
          <w:sz w:val="24"/>
          <w:szCs w:val="24"/>
        </w:rPr>
        <w:t>6-2</w:t>
      </w:r>
      <w:r>
        <w:rPr>
          <w:rFonts w:ascii="Times New Roman" w:hAnsi="Times New Roman" w:hint="eastAsia"/>
          <w:b w:val="0"/>
          <w:sz w:val="24"/>
          <w:szCs w:val="24"/>
        </w:rPr>
        <w:t>所示。</w:t>
      </w:r>
      <w:bookmarkEnd w:id="463"/>
      <w:bookmarkEnd w:id="464"/>
      <w:bookmarkEnd w:id="465"/>
    </w:p>
    <w:p w14:paraId="736D9E88" w14:textId="77777777" w:rsidR="00546BC3" w:rsidRDefault="00546BC3">
      <w:pPr>
        <w:pStyle w:val="aff7"/>
        <w:spacing w:beforeLines="0" w:before="0" w:afterLines="0" w:after="0"/>
        <w:jc w:val="center"/>
        <w:outlineLvl w:val="9"/>
      </w:pPr>
      <w:bookmarkStart w:id="466" w:name="_Toc14977"/>
      <w:bookmarkStart w:id="467" w:name="_Toc22799"/>
      <w:bookmarkStart w:id="468" w:name="_Toc10990"/>
      <w:r>
        <w:rPr>
          <w:rFonts w:ascii="Times New Roman" w:hAnsi="Times New Roman" w:hint="eastAsia"/>
          <w:b w:val="0"/>
          <w:bCs/>
        </w:rPr>
        <w:t>表</w:t>
      </w:r>
      <w:r>
        <w:rPr>
          <w:rFonts w:ascii="Times New Roman" w:hAnsi="Times New Roman" w:hint="eastAsia"/>
          <w:b w:val="0"/>
          <w:bCs/>
        </w:rPr>
        <w:t>6-</w:t>
      </w:r>
      <w:bookmarkEnd w:id="468"/>
      <w:r>
        <w:rPr>
          <w:rFonts w:ascii="Times New Roman" w:hAnsi="Times New Roman" w:hint="eastAsia"/>
          <w:b w:val="0"/>
          <w:bCs/>
        </w:rPr>
        <w:t xml:space="preserve">2 </w:t>
      </w:r>
      <w:r>
        <w:rPr>
          <w:rFonts w:ascii="Times New Roman" w:hAnsi="Times New Roman" w:hint="eastAsia"/>
          <w:b w:val="0"/>
          <w:bCs/>
        </w:rPr>
        <w:t>农产品搜索功能测试</w:t>
      </w:r>
      <w:bookmarkStart w:id="469" w:name="_Toc5646"/>
      <w:bookmarkStart w:id="470" w:name="_Toc14119"/>
      <w:bookmarkEnd w:id="466"/>
      <w:bookmarkEnd w:id="467"/>
    </w:p>
    <w:p w14:paraId="4F67B241" w14:textId="77777777" w:rsidR="00546BC3" w:rsidRDefault="00ED03C1">
      <w:pPr>
        <w:snapToGrid w:val="0"/>
        <w:spacing w:beforeLines="100" w:before="326" w:afterLines="100" w:after="326" w:line="360" w:lineRule="auto"/>
        <w:rPr>
          <w:rFonts w:hint="eastAsia"/>
        </w:rPr>
      </w:pPr>
      <w:r>
        <w:rPr>
          <w:noProof/>
        </w:rPr>
        <w:drawing>
          <wp:inline distT="0" distB="0" distL="0" distR="0" wp14:anchorId="426016FD" wp14:editId="7B5EB382">
            <wp:extent cx="5829935" cy="1075055"/>
            <wp:effectExtent l="0" t="0" r="0" b="0"/>
            <wp:docPr id="28" name="图片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7"/>
                    <pic:cNvPicPr>
                      <a:picLocks/>
                    </pic:cNvPicPr>
                  </pic:nvPicPr>
                  <pic:blipFill>
                    <a:blip r:embed="rId45">
                      <a:extLst>
                        <a:ext uri="{28A0092B-C50C-407E-A947-70E740481C1C}">
                          <a14:useLocalDpi xmlns:a14="http://schemas.microsoft.com/office/drawing/2010/main" val="0"/>
                        </a:ext>
                      </a:extLst>
                    </a:blip>
                    <a:srcRect b="14444"/>
                    <a:stretch>
                      <a:fillRect/>
                    </a:stretch>
                  </pic:blipFill>
                  <pic:spPr bwMode="auto">
                    <a:xfrm>
                      <a:off x="0" y="0"/>
                      <a:ext cx="5829935" cy="1075055"/>
                    </a:xfrm>
                    <a:prstGeom prst="rect">
                      <a:avLst/>
                    </a:prstGeom>
                    <a:noFill/>
                    <a:ln>
                      <a:noFill/>
                    </a:ln>
                  </pic:spPr>
                </pic:pic>
              </a:graphicData>
            </a:graphic>
          </wp:inline>
        </w:drawing>
      </w:r>
    </w:p>
    <w:p w14:paraId="582E4233" w14:textId="77777777" w:rsidR="00546BC3" w:rsidRDefault="00546BC3">
      <w:pPr>
        <w:snapToGrid w:val="0"/>
        <w:spacing w:beforeLines="100" w:before="326" w:afterLines="100" w:after="326" w:line="360" w:lineRule="auto"/>
        <w:outlineLvl w:val="2"/>
        <w:rPr>
          <w:b/>
          <w:snapToGrid w:val="0"/>
          <w:sz w:val="24"/>
          <w:shd w:val="clear" w:color="auto" w:fill="FFFFFF"/>
        </w:rPr>
      </w:pPr>
      <w:r>
        <w:rPr>
          <w:rFonts w:hint="eastAsia"/>
          <w:b/>
          <w:snapToGrid w:val="0"/>
          <w:sz w:val="24"/>
          <w:shd w:val="clear" w:color="auto" w:fill="FFFFFF"/>
        </w:rPr>
        <w:t xml:space="preserve">6.1.3 </w:t>
      </w:r>
      <w:r>
        <w:rPr>
          <w:rFonts w:hint="eastAsia"/>
          <w:b/>
          <w:snapToGrid w:val="0"/>
          <w:sz w:val="24"/>
          <w:shd w:val="clear" w:color="auto" w:fill="FFFFFF"/>
        </w:rPr>
        <w:t>农产品认养功能测试</w:t>
      </w:r>
      <w:bookmarkEnd w:id="469"/>
      <w:bookmarkEnd w:id="470"/>
    </w:p>
    <w:p w14:paraId="01AE8F86" w14:textId="77777777" w:rsidR="00546BC3" w:rsidRDefault="00546BC3">
      <w:pPr>
        <w:spacing w:line="360" w:lineRule="auto"/>
        <w:ind w:firstLineChars="200" w:firstLine="480"/>
        <w:rPr>
          <w:sz w:val="24"/>
        </w:rPr>
      </w:pPr>
      <w:r>
        <w:rPr>
          <w:rFonts w:hint="eastAsia"/>
          <w:sz w:val="24"/>
        </w:rPr>
        <w:t>用户在浏览可认养的农产品后，选择自己想要认养的产品进行认养。农产品认养功能测试表如表</w:t>
      </w:r>
      <w:r>
        <w:rPr>
          <w:rFonts w:hint="eastAsia"/>
          <w:sz w:val="24"/>
        </w:rPr>
        <w:t>6-3</w:t>
      </w:r>
      <w:r>
        <w:rPr>
          <w:rFonts w:hint="eastAsia"/>
          <w:sz w:val="24"/>
        </w:rPr>
        <w:t>所示。实现图如图</w:t>
      </w:r>
      <w:r>
        <w:rPr>
          <w:rFonts w:hint="eastAsia"/>
          <w:sz w:val="24"/>
        </w:rPr>
        <w:t>6-2</w:t>
      </w:r>
      <w:r>
        <w:rPr>
          <w:rFonts w:hint="eastAsia"/>
          <w:sz w:val="24"/>
        </w:rPr>
        <w:t>所示。</w:t>
      </w:r>
    </w:p>
    <w:p w14:paraId="20C4B7DC" w14:textId="77777777" w:rsidR="00546BC3" w:rsidRDefault="00546BC3">
      <w:pPr>
        <w:pStyle w:val="aff7"/>
        <w:spacing w:beforeLines="0" w:before="0" w:afterLines="0" w:after="0" w:line="360" w:lineRule="auto"/>
        <w:jc w:val="center"/>
        <w:outlineLvl w:val="9"/>
        <w:rPr>
          <w:rFonts w:ascii="Times New Roman" w:hAnsi="Times New Roman" w:hint="eastAsia"/>
          <w:b w:val="0"/>
          <w:bCs/>
        </w:rPr>
      </w:pPr>
      <w:bookmarkStart w:id="471" w:name="_Toc28570"/>
      <w:bookmarkStart w:id="472" w:name="_Toc27805"/>
      <w:bookmarkStart w:id="473" w:name="_Toc24790"/>
      <w:r>
        <w:rPr>
          <w:rFonts w:ascii="Times New Roman" w:hAnsi="Times New Roman" w:hint="eastAsia"/>
          <w:b w:val="0"/>
          <w:bCs/>
        </w:rPr>
        <w:t>表</w:t>
      </w:r>
      <w:r>
        <w:rPr>
          <w:rFonts w:ascii="Times New Roman" w:hAnsi="Times New Roman" w:hint="eastAsia"/>
          <w:b w:val="0"/>
          <w:bCs/>
        </w:rPr>
        <w:t>6-</w:t>
      </w:r>
      <w:bookmarkEnd w:id="471"/>
      <w:r>
        <w:rPr>
          <w:rFonts w:ascii="Times New Roman" w:hAnsi="Times New Roman" w:hint="eastAsia"/>
          <w:b w:val="0"/>
          <w:bCs/>
        </w:rPr>
        <w:t xml:space="preserve">3 </w:t>
      </w:r>
      <w:r>
        <w:rPr>
          <w:rFonts w:ascii="Times New Roman" w:hAnsi="Times New Roman" w:hint="eastAsia"/>
          <w:b w:val="0"/>
          <w:bCs/>
        </w:rPr>
        <w:t>农产品认养功能测试</w:t>
      </w:r>
      <w:bookmarkEnd w:id="472"/>
      <w:bookmarkEnd w:id="473"/>
    </w:p>
    <w:p w14:paraId="35CE44E6" w14:textId="77777777" w:rsidR="00546BC3" w:rsidRDefault="00ED03C1">
      <w:pPr>
        <w:pStyle w:val="aff7"/>
        <w:spacing w:beforeLines="0" w:before="0" w:afterLines="0" w:after="0" w:line="360" w:lineRule="auto"/>
        <w:jc w:val="center"/>
        <w:outlineLvl w:val="9"/>
        <w:rPr>
          <w:rFonts w:ascii="Times New Roman" w:hAnsi="Times New Roman" w:hint="eastAsia"/>
          <w:b w:val="0"/>
          <w:bCs/>
        </w:rPr>
      </w:pPr>
      <w:r>
        <w:rPr>
          <w:noProof/>
        </w:rPr>
        <w:drawing>
          <wp:inline distT="0" distB="0" distL="0" distR="0" wp14:anchorId="7B198CFE" wp14:editId="1E42D566">
            <wp:extent cx="5488305" cy="3996690"/>
            <wp:effectExtent l="0" t="0" r="0" b="0"/>
            <wp:docPr id="29" name="图片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0"/>
                    <pic:cNvPicPr>
                      <a:picLocks/>
                    </pic:cNvPicPr>
                  </pic:nvPicPr>
                  <pic:blipFill>
                    <a:blip r:embed="rId46">
                      <a:extLst>
                        <a:ext uri="{28A0092B-C50C-407E-A947-70E740481C1C}">
                          <a14:useLocalDpi xmlns:a14="http://schemas.microsoft.com/office/drawing/2010/main" val="0"/>
                        </a:ext>
                      </a:extLst>
                    </a:blip>
                    <a:srcRect r="1616" b="4665"/>
                    <a:stretch>
                      <a:fillRect/>
                    </a:stretch>
                  </pic:blipFill>
                  <pic:spPr bwMode="auto">
                    <a:xfrm>
                      <a:off x="0" y="0"/>
                      <a:ext cx="5488305" cy="3996690"/>
                    </a:xfrm>
                    <a:prstGeom prst="rect">
                      <a:avLst/>
                    </a:prstGeom>
                    <a:noFill/>
                    <a:ln>
                      <a:noFill/>
                    </a:ln>
                  </pic:spPr>
                </pic:pic>
              </a:graphicData>
            </a:graphic>
          </wp:inline>
        </w:drawing>
      </w:r>
    </w:p>
    <w:p w14:paraId="4535EB18" w14:textId="77777777" w:rsidR="00546BC3" w:rsidRDefault="00ED03C1">
      <w:pPr>
        <w:jc w:val="center"/>
      </w:pPr>
      <w:r>
        <w:rPr>
          <w:noProof/>
        </w:rPr>
        <w:drawing>
          <wp:inline distT="0" distB="0" distL="0" distR="0" wp14:anchorId="05017DE7" wp14:editId="2547C436">
            <wp:extent cx="1615440" cy="2879090"/>
            <wp:effectExtent l="0" t="0" r="0" b="0"/>
            <wp:docPr id="30" name="图片 74" descr="认养分类"/>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74" descr="认养分类"/>
                    <pic:cNvPicPr>
                      <a:picLocks/>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615440" cy="2879090"/>
                    </a:xfrm>
                    <a:prstGeom prst="rect">
                      <a:avLst/>
                    </a:prstGeom>
                    <a:noFill/>
                    <a:ln>
                      <a:noFill/>
                    </a:ln>
                  </pic:spPr>
                </pic:pic>
              </a:graphicData>
            </a:graphic>
          </wp:inline>
        </w:drawing>
      </w:r>
      <w:r>
        <w:rPr>
          <w:noProof/>
        </w:rPr>
        <w:drawing>
          <wp:inline distT="0" distB="0" distL="0" distR="0" wp14:anchorId="4D3F156C" wp14:editId="0825A6DB">
            <wp:extent cx="1617345" cy="2879090"/>
            <wp:effectExtent l="0" t="0" r="0" b="0"/>
            <wp:docPr id="31" name="图片 75" descr="认养详情"/>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75" descr="认养详情"/>
                    <pic:cNvPicPr>
                      <a:picLocks/>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617345" cy="2879090"/>
                    </a:xfrm>
                    <a:prstGeom prst="rect">
                      <a:avLst/>
                    </a:prstGeom>
                    <a:noFill/>
                    <a:ln>
                      <a:noFill/>
                    </a:ln>
                  </pic:spPr>
                </pic:pic>
              </a:graphicData>
            </a:graphic>
          </wp:inline>
        </w:drawing>
      </w:r>
      <w:r>
        <w:rPr>
          <w:noProof/>
        </w:rPr>
        <w:drawing>
          <wp:inline distT="0" distB="0" distL="0" distR="0" wp14:anchorId="277ED223" wp14:editId="10A4936A">
            <wp:extent cx="1621790" cy="2879090"/>
            <wp:effectExtent l="0" t="0" r="0" b="0"/>
            <wp:docPr id="32" name="图片 76" descr="认养订单"/>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76" descr="认养订单"/>
                    <pic:cNvPicPr>
                      <a:picLocks/>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621790" cy="2879090"/>
                    </a:xfrm>
                    <a:prstGeom prst="rect">
                      <a:avLst/>
                    </a:prstGeom>
                    <a:noFill/>
                    <a:ln>
                      <a:noFill/>
                    </a:ln>
                  </pic:spPr>
                </pic:pic>
              </a:graphicData>
            </a:graphic>
          </wp:inline>
        </w:drawing>
      </w:r>
    </w:p>
    <w:p w14:paraId="4088D2C2" w14:textId="77777777" w:rsidR="00546BC3" w:rsidRDefault="00546BC3">
      <w:pPr>
        <w:spacing w:line="360" w:lineRule="auto"/>
        <w:jc w:val="center"/>
      </w:pPr>
      <w:r>
        <w:rPr>
          <w:rFonts w:hint="eastAsia"/>
        </w:rPr>
        <w:t>图</w:t>
      </w:r>
      <w:r>
        <w:rPr>
          <w:rFonts w:hint="eastAsia"/>
        </w:rPr>
        <w:t xml:space="preserve">6-2 </w:t>
      </w:r>
      <w:r>
        <w:rPr>
          <w:rFonts w:hint="eastAsia"/>
        </w:rPr>
        <w:t>农产品认养效果图</w:t>
      </w:r>
    </w:p>
    <w:p w14:paraId="5C0A2A8D" w14:textId="77777777" w:rsidR="00546BC3" w:rsidRDefault="00546BC3">
      <w:pPr>
        <w:snapToGrid w:val="0"/>
        <w:spacing w:beforeLines="100" w:before="326" w:afterLines="100" w:after="326" w:line="360" w:lineRule="auto"/>
        <w:outlineLvl w:val="2"/>
        <w:rPr>
          <w:b/>
          <w:snapToGrid w:val="0"/>
          <w:sz w:val="24"/>
          <w:shd w:val="clear" w:color="auto" w:fill="FFFFFF"/>
        </w:rPr>
      </w:pPr>
      <w:bookmarkStart w:id="474" w:name="_Toc1116"/>
      <w:bookmarkStart w:id="475" w:name="_Toc8604"/>
      <w:bookmarkStart w:id="476" w:name="_Toc16289"/>
      <w:r>
        <w:rPr>
          <w:rFonts w:hint="eastAsia"/>
          <w:b/>
          <w:snapToGrid w:val="0"/>
          <w:sz w:val="24"/>
          <w:shd w:val="clear" w:color="auto" w:fill="FFFFFF"/>
        </w:rPr>
        <w:t xml:space="preserve">6.1.4 </w:t>
      </w:r>
      <w:r>
        <w:rPr>
          <w:rFonts w:hint="eastAsia"/>
          <w:b/>
          <w:snapToGrid w:val="0"/>
          <w:sz w:val="24"/>
          <w:shd w:val="clear" w:color="auto" w:fill="FFFFFF"/>
        </w:rPr>
        <w:t>农产品购买功能测试</w:t>
      </w:r>
      <w:bookmarkEnd w:id="476"/>
      <w:bookmarkEnd w:id="474"/>
    </w:p>
    <w:p w14:paraId="0D0F4768" w14:textId="77777777" w:rsidR="00546BC3" w:rsidRDefault="00546BC3">
      <w:pPr>
        <w:pStyle w:val="aff7"/>
        <w:spacing w:beforeLines="0" w:before="0" w:afterLines="0" w:after="0" w:line="360" w:lineRule="auto"/>
        <w:ind w:firstLineChars="200" w:firstLine="480"/>
        <w:outlineLvl w:val="9"/>
        <w:rPr>
          <w:b w:val="0"/>
          <w:szCs w:val="24"/>
        </w:rPr>
      </w:pPr>
      <w:bookmarkStart w:id="477" w:name="_Toc15594"/>
      <w:bookmarkStart w:id="478" w:name="_Toc8074"/>
      <w:bookmarkStart w:id="479" w:name="_Toc12176"/>
      <w:r>
        <w:rPr>
          <w:rFonts w:hint="eastAsia"/>
          <w:b w:val="0"/>
          <w:sz w:val="24"/>
          <w:szCs w:val="24"/>
        </w:rPr>
        <w:t>农产品购买有两种形式，加入购物车后点击结算或在产品详情页直接点击下单。农产品购买功能测试表如表</w:t>
      </w:r>
      <w:r>
        <w:rPr>
          <w:rFonts w:ascii="Times New Roman" w:hAnsi="Times New Roman"/>
          <w:b w:val="0"/>
          <w:sz w:val="24"/>
          <w:szCs w:val="24"/>
        </w:rPr>
        <w:t>6-4</w:t>
      </w:r>
      <w:r>
        <w:rPr>
          <w:rFonts w:hint="eastAsia"/>
          <w:b w:val="0"/>
          <w:sz w:val="24"/>
          <w:szCs w:val="24"/>
        </w:rPr>
        <w:t>所示。</w:t>
      </w:r>
      <w:bookmarkEnd w:id="479"/>
      <w:bookmarkEnd w:id="477"/>
      <w:bookmarkEnd w:id="478"/>
      <w:commentRangeStart w:id="480"/>
      <w:commentRangeEnd w:id="480"/>
      <w:r>
        <w:commentReference w:id="481"/>
      </w:r>
    </w:p>
    <w:p w14:paraId="1E330EA4" w14:textId="77777777" w:rsidR="00546BC3" w:rsidRDefault="00546BC3">
      <w:pPr>
        <w:pStyle w:val="aff7"/>
        <w:spacing w:beforeLines="0" w:before="0" w:afterLines="0" w:after="0" w:line="360" w:lineRule="auto"/>
        <w:jc w:val="center"/>
        <w:outlineLvl w:val="9"/>
        <w:rPr>
          <w:rFonts w:ascii="Times New Roman" w:hAnsi="Times New Roman" w:hint="eastAsia"/>
          <w:b w:val="0"/>
          <w:bCs/>
        </w:rPr>
      </w:pPr>
      <w:bookmarkStart w:id="482" w:name="_Toc7653"/>
      <w:bookmarkStart w:id="483" w:name="_Toc20706"/>
      <w:bookmarkStart w:id="484" w:name="_Toc16517"/>
      <w:r>
        <w:rPr>
          <w:rFonts w:ascii="Times New Roman" w:hAnsi="Times New Roman" w:hint="eastAsia"/>
          <w:b w:val="0"/>
          <w:bCs/>
        </w:rPr>
        <w:t>表</w:t>
      </w:r>
      <w:r>
        <w:rPr>
          <w:rFonts w:ascii="Times New Roman" w:hAnsi="Times New Roman" w:hint="eastAsia"/>
          <w:b w:val="0"/>
          <w:bCs/>
        </w:rPr>
        <w:t>6-</w:t>
      </w:r>
      <w:bookmarkEnd w:id="484"/>
      <w:r>
        <w:rPr>
          <w:rFonts w:ascii="Times New Roman" w:hAnsi="Times New Roman" w:hint="eastAsia"/>
          <w:b w:val="0"/>
          <w:bCs/>
        </w:rPr>
        <w:t xml:space="preserve">4 </w:t>
      </w:r>
      <w:r>
        <w:rPr>
          <w:rFonts w:ascii="Times New Roman" w:hAnsi="Times New Roman" w:hint="eastAsia"/>
          <w:b w:val="0"/>
          <w:bCs/>
        </w:rPr>
        <w:t>农产品购买</w:t>
      </w:r>
      <w:bookmarkEnd w:id="482"/>
      <w:bookmarkEnd w:id="483"/>
    </w:p>
    <w:p w14:paraId="27C5635A" w14:textId="77777777" w:rsidR="00546BC3" w:rsidRDefault="00ED03C1">
      <w:pPr>
        <w:pStyle w:val="aff7"/>
        <w:spacing w:beforeLines="0" w:before="0" w:afterLines="0" w:after="0" w:line="360" w:lineRule="auto"/>
        <w:jc w:val="center"/>
        <w:outlineLvl w:val="9"/>
        <w:rPr>
          <w:rFonts w:ascii="Times New Roman" w:hAnsi="Times New Roman" w:hint="eastAsia"/>
          <w:b w:val="0"/>
          <w:bCs/>
        </w:rPr>
      </w:pPr>
      <w:r>
        <w:rPr>
          <w:noProof/>
        </w:rPr>
        <w:drawing>
          <wp:inline distT="0" distB="0" distL="0" distR="0" wp14:anchorId="6F9FED40" wp14:editId="655DA057">
            <wp:extent cx="5855970" cy="1733550"/>
            <wp:effectExtent l="0" t="0" r="0" b="0"/>
            <wp:docPr id="33" name="图片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1"/>
                    <pic:cNvPicPr>
                      <a:picLocks/>
                    </pic:cNvPicPr>
                  </pic:nvPicPr>
                  <pic:blipFill>
                    <a:blip r:embed="rId50">
                      <a:extLst>
                        <a:ext uri="{28A0092B-C50C-407E-A947-70E740481C1C}">
                          <a14:useLocalDpi xmlns:a14="http://schemas.microsoft.com/office/drawing/2010/main" val="0"/>
                        </a:ext>
                      </a:extLst>
                    </a:blip>
                    <a:srcRect r="1642" b="10086"/>
                    <a:stretch>
                      <a:fillRect/>
                    </a:stretch>
                  </pic:blipFill>
                  <pic:spPr bwMode="auto">
                    <a:xfrm>
                      <a:off x="0" y="0"/>
                      <a:ext cx="5855970" cy="1733550"/>
                    </a:xfrm>
                    <a:prstGeom prst="rect">
                      <a:avLst/>
                    </a:prstGeom>
                    <a:noFill/>
                    <a:ln>
                      <a:noFill/>
                    </a:ln>
                  </pic:spPr>
                </pic:pic>
              </a:graphicData>
            </a:graphic>
          </wp:inline>
        </w:drawing>
      </w:r>
    </w:p>
    <w:p w14:paraId="5A8128E5" w14:textId="77777777" w:rsidR="00546BC3" w:rsidRDefault="00546BC3">
      <w:pPr>
        <w:snapToGrid w:val="0"/>
        <w:spacing w:beforeLines="100" w:before="326" w:afterLines="100" w:after="326" w:line="360" w:lineRule="auto"/>
        <w:outlineLvl w:val="2"/>
        <w:rPr>
          <w:b/>
          <w:snapToGrid w:val="0"/>
          <w:sz w:val="24"/>
          <w:shd w:val="clear" w:color="auto" w:fill="FFFFFF"/>
        </w:rPr>
      </w:pPr>
      <w:bookmarkStart w:id="485" w:name="_Toc20412"/>
      <w:r>
        <w:rPr>
          <w:rFonts w:hint="eastAsia"/>
          <w:b/>
          <w:snapToGrid w:val="0"/>
          <w:sz w:val="24"/>
          <w:shd w:val="clear" w:color="auto" w:fill="FFFFFF"/>
        </w:rPr>
        <w:t xml:space="preserve">6.1.5 </w:t>
      </w:r>
      <w:r>
        <w:rPr>
          <w:rFonts w:hint="eastAsia"/>
          <w:b/>
          <w:snapToGrid w:val="0"/>
          <w:sz w:val="24"/>
          <w:shd w:val="clear" w:color="auto" w:fill="FFFFFF"/>
        </w:rPr>
        <w:t>订单管理功能测试</w:t>
      </w:r>
      <w:bookmarkEnd w:id="475"/>
      <w:bookmarkEnd w:id="485"/>
    </w:p>
    <w:p w14:paraId="280AB1AF" w14:textId="77777777" w:rsidR="00546BC3" w:rsidRDefault="00546BC3">
      <w:pPr>
        <w:spacing w:line="360" w:lineRule="auto"/>
        <w:ind w:firstLineChars="200" w:firstLine="480"/>
      </w:pPr>
      <w:r>
        <w:rPr>
          <w:rFonts w:hint="eastAsia"/>
          <w:sz w:val="24"/>
        </w:rPr>
        <w:t>用户成功购买</w:t>
      </w:r>
      <w:r>
        <w:rPr>
          <w:rFonts w:hint="eastAsia"/>
          <w:sz w:val="24"/>
        </w:rPr>
        <w:t>/</w:t>
      </w:r>
      <w:r>
        <w:rPr>
          <w:rFonts w:hint="eastAsia"/>
          <w:sz w:val="24"/>
        </w:rPr>
        <w:t>认养农产品后会生成相应的订单，除支付成功会自动跳转至我的订单页面外还可以进入“我的”页面进行查看，能够点击不同的订单状态查看不同的订单。订单管理功能测试表如表</w:t>
      </w:r>
      <w:r>
        <w:rPr>
          <w:rFonts w:hint="eastAsia"/>
          <w:sz w:val="24"/>
        </w:rPr>
        <w:t>6-5</w:t>
      </w:r>
      <w:r>
        <w:rPr>
          <w:rFonts w:hint="eastAsia"/>
          <w:sz w:val="24"/>
        </w:rPr>
        <w:t>所示。订单管理实现图如图</w:t>
      </w:r>
      <w:r>
        <w:rPr>
          <w:rFonts w:hint="eastAsia"/>
          <w:sz w:val="24"/>
        </w:rPr>
        <w:t>6-3</w:t>
      </w:r>
      <w:r>
        <w:rPr>
          <w:rFonts w:hint="eastAsia"/>
          <w:sz w:val="24"/>
        </w:rPr>
        <w:t>所示。</w:t>
      </w:r>
    </w:p>
    <w:p w14:paraId="3D4F4DE8" w14:textId="77777777" w:rsidR="00546BC3" w:rsidRDefault="00546BC3">
      <w:pPr>
        <w:spacing w:line="360" w:lineRule="auto"/>
        <w:jc w:val="center"/>
        <w:rPr>
          <w:rFonts w:hint="eastAsia"/>
        </w:rPr>
      </w:pPr>
      <w:r>
        <w:rPr>
          <w:rFonts w:hint="eastAsia"/>
        </w:rPr>
        <w:t>表</w:t>
      </w:r>
      <w:r>
        <w:rPr>
          <w:rFonts w:hint="eastAsia"/>
        </w:rPr>
        <w:t xml:space="preserve">6-5 </w:t>
      </w:r>
      <w:r>
        <w:rPr>
          <w:rFonts w:hint="eastAsia"/>
        </w:rPr>
        <w:t>订单管理功能测试</w:t>
      </w:r>
    </w:p>
    <w:p w14:paraId="266C9420" w14:textId="77777777" w:rsidR="00546BC3" w:rsidRDefault="00ED03C1">
      <w:pPr>
        <w:spacing w:line="360" w:lineRule="auto"/>
        <w:jc w:val="center"/>
      </w:pPr>
      <w:r>
        <w:rPr>
          <w:noProof/>
        </w:rPr>
        <w:drawing>
          <wp:inline distT="0" distB="0" distL="0" distR="0" wp14:anchorId="53DD1F9E" wp14:editId="6512CD75">
            <wp:extent cx="5494655" cy="3011170"/>
            <wp:effectExtent l="0" t="0" r="0" b="0"/>
            <wp:docPr id="34" name="图片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4"/>
                    <pic:cNvPicPr>
                      <a:picLocks/>
                    </pic:cNvPicPr>
                  </pic:nvPicPr>
                  <pic:blipFill>
                    <a:blip r:embed="rId51">
                      <a:extLst>
                        <a:ext uri="{28A0092B-C50C-407E-A947-70E740481C1C}">
                          <a14:useLocalDpi xmlns:a14="http://schemas.microsoft.com/office/drawing/2010/main" val="0"/>
                        </a:ext>
                      </a:extLst>
                    </a:blip>
                    <a:srcRect r="1524" b="5914"/>
                    <a:stretch>
                      <a:fillRect/>
                    </a:stretch>
                  </pic:blipFill>
                  <pic:spPr bwMode="auto">
                    <a:xfrm>
                      <a:off x="0" y="0"/>
                      <a:ext cx="5494655" cy="3011170"/>
                    </a:xfrm>
                    <a:prstGeom prst="rect">
                      <a:avLst/>
                    </a:prstGeom>
                    <a:noFill/>
                    <a:ln>
                      <a:noFill/>
                    </a:ln>
                  </pic:spPr>
                </pic:pic>
              </a:graphicData>
            </a:graphic>
          </wp:inline>
        </w:drawing>
      </w:r>
    </w:p>
    <w:p w14:paraId="2E7B571C" w14:textId="77777777" w:rsidR="00546BC3" w:rsidRDefault="00ED03C1">
      <w:pPr>
        <w:jc w:val="center"/>
      </w:pPr>
      <w:r>
        <w:rPr>
          <w:noProof/>
        </w:rPr>
        <w:drawing>
          <wp:inline distT="0" distB="0" distL="0" distR="0" wp14:anchorId="1D60F246" wp14:editId="2712A083">
            <wp:extent cx="1603375" cy="2879090"/>
            <wp:effectExtent l="0" t="0" r="0" b="0"/>
            <wp:docPr id="35" name="图片 80" descr="待收货订单"/>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80" descr="待收货订单"/>
                    <pic:cNvPicPr>
                      <a:picLocks/>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603375" cy="2879090"/>
                    </a:xfrm>
                    <a:prstGeom prst="rect">
                      <a:avLst/>
                    </a:prstGeom>
                    <a:noFill/>
                    <a:ln>
                      <a:noFill/>
                    </a:ln>
                  </pic:spPr>
                </pic:pic>
              </a:graphicData>
            </a:graphic>
          </wp:inline>
        </w:drawing>
      </w:r>
    </w:p>
    <w:p w14:paraId="4CC98B96" w14:textId="77777777" w:rsidR="00546BC3" w:rsidRDefault="00546BC3">
      <w:pPr>
        <w:spacing w:line="360" w:lineRule="auto"/>
        <w:jc w:val="center"/>
      </w:pPr>
      <w:r>
        <w:rPr>
          <w:rFonts w:hint="eastAsia"/>
        </w:rPr>
        <w:t>图</w:t>
      </w:r>
      <w:r>
        <w:rPr>
          <w:rFonts w:hint="eastAsia"/>
        </w:rPr>
        <w:t xml:space="preserve">6-3 </w:t>
      </w:r>
      <w:r>
        <w:rPr>
          <w:rFonts w:hint="eastAsia"/>
        </w:rPr>
        <w:t>订单管理效果图</w:t>
      </w:r>
    </w:p>
    <w:p w14:paraId="6AFCDF18" w14:textId="77777777" w:rsidR="00546BC3" w:rsidRDefault="00546BC3">
      <w:pPr>
        <w:pStyle w:val="aff6"/>
        <w:spacing w:before="326" w:after="326" w:line="360" w:lineRule="auto"/>
        <w:rPr>
          <w:rFonts w:ascii="Times New Roman" w:hAnsi="Times New Roman"/>
        </w:rPr>
      </w:pPr>
      <w:bookmarkStart w:id="486" w:name="_Toc133521462"/>
      <w:bookmarkStart w:id="487" w:name="_Toc134894185"/>
      <w:bookmarkStart w:id="488" w:name="_Toc24048"/>
      <w:bookmarkStart w:id="489" w:name="_Toc24952"/>
      <w:bookmarkStart w:id="490" w:name="_Toc132559265"/>
      <w:bookmarkStart w:id="491" w:name="_Toc133422811"/>
      <w:bookmarkStart w:id="492" w:name="_Toc133521831"/>
      <w:r>
        <w:rPr>
          <w:rFonts w:ascii="Times New Roman" w:hAnsi="Times New Roman" w:hint="eastAsia"/>
        </w:rPr>
        <w:t>第</w:t>
      </w:r>
      <w:r>
        <w:rPr>
          <w:rFonts w:ascii="Times New Roman" w:hAnsi="Times New Roman" w:hint="eastAsia"/>
        </w:rPr>
        <w:t>6</w:t>
      </w:r>
      <w:r>
        <w:rPr>
          <w:rFonts w:ascii="Times New Roman" w:hAnsi="Times New Roman"/>
        </w:rPr>
        <w:t>.</w:t>
      </w:r>
      <w:r>
        <w:rPr>
          <w:rFonts w:ascii="Times New Roman" w:hAnsi="Times New Roman" w:hint="eastAsia"/>
        </w:rPr>
        <w:t>2</w:t>
      </w:r>
      <w:r>
        <w:rPr>
          <w:rFonts w:ascii="Times New Roman" w:hAnsi="Times New Roman" w:hint="eastAsia"/>
        </w:rPr>
        <w:t>节</w:t>
      </w:r>
      <w:r>
        <w:rPr>
          <w:rFonts w:ascii="Times New Roman" w:hAnsi="Times New Roman" w:hint="eastAsia"/>
        </w:rPr>
        <w:t xml:space="preserve"> </w:t>
      </w:r>
      <w:r>
        <w:rPr>
          <w:rFonts w:ascii="Times New Roman" w:hAnsi="Times New Roman" w:hint="eastAsia"/>
        </w:rPr>
        <w:t>本章小结</w:t>
      </w:r>
      <w:commentRangeStart w:id="493"/>
      <w:commentRangeEnd w:id="493"/>
      <w:r>
        <w:commentReference w:id="494"/>
      </w:r>
      <w:bookmarkEnd w:id="491"/>
      <w:bookmarkEnd w:id="492"/>
      <w:bookmarkEnd w:id="486"/>
      <w:bookmarkEnd w:id="487"/>
      <w:bookmarkEnd w:id="488"/>
      <w:bookmarkEnd w:id="489"/>
      <w:bookmarkEnd w:id="490"/>
    </w:p>
    <w:p w14:paraId="02078140" w14:textId="77777777" w:rsidR="00546BC3" w:rsidRDefault="00546BC3">
      <w:pPr>
        <w:spacing w:line="360" w:lineRule="auto"/>
        <w:ind w:firstLineChars="200" w:firstLine="480"/>
        <w:rPr>
          <w:rFonts w:hint="eastAsia"/>
          <w:sz w:val="24"/>
        </w:rPr>
      </w:pPr>
      <w:r>
        <w:rPr>
          <w:rFonts w:hint="eastAsia"/>
          <w:sz w:val="24"/>
        </w:rPr>
        <w:t>本章简单介绍了对助农东西微信小程序的功能性测试，主要针对授权登录、农产品购买、搜索、认养和订单管理模块。</w:t>
      </w:r>
    </w:p>
    <w:p w14:paraId="74F62C85" w14:textId="77777777" w:rsidR="00546BC3" w:rsidRDefault="00546BC3">
      <w:pPr>
        <w:spacing w:line="360" w:lineRule="auto"/>
        <w:rPr>
          <w:rFonts w:hint="eastAsia"/>
          <w:sz w:val="24"/>
        </w:rPr>
        <w:sectPr w:rsidR="00000000">
          <w:footnotePr>
            <w:numFmt w:val="decimalEnclosedCircleChinese"/>
            <w:numRestart w:val="eachPage"/>
          </w:footnotePr>
          <w:pgSz w:w="11906" w:h="16838"/>
          <w:pgMar w:top="1871" w:right="1417" w:bottom="1531" w:left="1417" w:header="1474" w:footer="1134" w:gutter="283"/>
          <w:pgNumType w:fmt="numberInDash"/>
          <w:cols w:space="720"/>
          <w:docGrid w:type="lines" w:linePitch="326"/>
        </w:sectPr>
      </w:pPr>
    </w:p>
    <w:p w14:paraId="2316D3F8" w14:textId="77777777" w:rsidR="00546BC3" w:rsidRDefault="00546BC3">
      <w:pPr>
        <w:numPr>
          <w:ilvl w:val="0"/>
          <w:numId w:val="6"/>
        </w:numPr>
        <w:snapToGrid w:val="0"/>
        <w:spacing w:line="360" w:lineRule="auto"/>
        <w:jc w:val="center"/>
        <w:outlineLvl w:val="0"/>
        <w:rPr>
          <w:b/>
          <w:snapToGrid w:val="0"/>
          <w:color w:val="000000"/>
          <w:sz w:val="30"/>
          <w:szCs w:val="30"/>
          <w:shd w:val="clear" w:color="auto" w:fill="FFFFFF"/>
        </w:rPr>
      </w:pPr>
      <w:bookmarkStart w:id="495" w:name="_Toc2267"/>
      <w:bookmarkStart w:id="496" w:name="_Toc10343"/>
      <w:r>
        <w:rPr>
          <w:rFonts w:hint="eastAsia"/>
          <w:b/>
          <w:snapToGrid w:val="0"/>
          <w:color w:val="000000"/>
          <w:sz w:val="30"/>
          <w:szCs w:val="30"/>
          <w:shd w:val="clear" w:color="auto" w:fill="FFFFFF"/>
        </w:rPr>
        <w:t>总结与展望</w:t>
      </w:r>
      <w:bookmarkEnd w:id="495"/>
      <w:bookmarkEnd w:id="496"/>
    </w:p>
    <w:p w14:paraId="3DCE9FD8" w14:textId="77777777" w:rsidR="00546BC3" w:rsidRDefault="00546BC3">
      <w:pPr>
        <w:pStyle w:val="aff6"/>
        <w:spacing w:before="326" w:after="326"/>
        <w:rPr>
          <w:rFonts w:ascii="Times New Roman" w:hAnsi="Times New Roman"/>
        </w:rPr>
      </w:pPr>
      <w:bookmarkStart w:id="497" w:name="_Toc133521464"/>
      <w:bookmarkStart w:id="498" w:name="_Toc132559267"/>
      <w:bookmarkStart w:id="499" w:name="_Toc133422813"/>
      <w:bookmarkStart w:id="500" w:name="_Toc1397"/>
      <w:bookmarkStart w:id="501" w:name="_Toc134894187"/>
      <w:bookmarkStart w:id="502" w:name="_Toc133521833"/>
      <w:bookmarkStart w:id="503" w:name="_Toc26498"/>
      <w:r>
        <w:rPr>
          <w:rFonts w:ascii="Times New Roman" w:hAnsi="Times New Roman" w:hint="eastAsia"/>
        </w:rPr>
        <w:t>第</w:t>
      </w:r>
      <w:r>
        <w:rPr>
          <w:rFonts w:ascii="Times New Roman" w:hAnsi="Times New Roman" w:hint="eastAsia"/>
        </w:rPr>
        <w:t>7</w:t>
      </w:r>
      <w:r>
        <w:rPr>
          <w:rFonts w:ascii="Times New Roman" w:hAnsi="Times New Roman"/>
        </w:rPr>
        <w:t>.1</w:t>
      </w:r>
      <w:r>
        <w:rPr>
          <w:rFonts w:ascii="Times New Roman" w:hAnsi="Times New Roman" w:hint="eastAsia"/>
        </w:rPr>
        <w:t>节</w:t>
      </w:r>
      <w:r>
        <w:rPr>
          <w:rFonts w:ascii="Times New Roman" w:hAnsi="Times New Roman" w:hint="eastAsia"/>
        </w:rPr>
        <w:t xml:space="preserve"> </w:t>
      </w:r>
      <w:r>
        <w:rPr>
          <w:rFonts w:ascii="Times New Roman" w:hAnsi="Times New Roman" w:hint="eastAsia"/>
        </w:rPr>
        <w:t>总结</w:t>
      </w:r>
      <w:bookmarkEnd w:id="497"/>
      <w:bookmarkEnd w:id="498"/>
      <w:bookmarkEnd w:id="499"/>
      <w:bookmarkEnd w:id="500"/>
      <w:bookmarkEnd w:id="501"/>
      <w:bookmarkEnd w:id="502"/>
      <w:bookmarkEnd w:id="503"/>
    </w:p>
    <w:p w14:paraId="3AD6F7A3" w14:textId="77777777" w:rsidR="00546BC3" w:rsidRDefault="00546BC3">
      <w:pPr>
        <w:spacing w:line="360" w:lineRule="auto"/>
        <w:ind w:firstLineChars="200" w:firstLine="480"/>
        <w:rPr>
          <w:sz w:val="24"/>
        </w:rPr>
      </w:pPr>
      <w:r>
        <w:rPr>
          <w:rFonts w:hint="eastAsia"/>
          <w:sz w:val="24"/>
        </w:rPr>
        <w:t>通过查阅相关文献资料，我了解到微信小程序在现代农业电子商务领域中的重要作用，以及如何通过技术创新提升农产品销售效率和用户体验。通过市场调研和需求分析，我明确了系统的核心功能，并采用了</w:t>
      </w:r>
      <w:r>
        <w:rPr>
          <w:rFonts w:hint="eastAsia"/>
          <w:sz w:val="24"/>
        </w:rPr>
        <w:t>Spring Boot</w:t>
      </w:r>
      <w:r>
        <w:rPr>
          <w:rFonts w:hint="eastAsia"/>
          <w:sz w:val="24"/>
        </w:rPr>
        <w:t>框架、</w:t>
      </w:r>
      <w:r>
        <w:rPr>
          <w:rFonts w:hint="eastAsia"/>
          <w:sz w:val="24"/>
        </w:rPr>
        <w:t>MyBatis</w:t>
      </w:r>
      <w:r>
        <w:rPr>
          <w:rFonts w:hint="eastAsia"/>
          <w:sz w:val="24"/>
        </w:rPr>
        <w:t>持久层框架以及</w:t>
      </w:r>
      <w:r>
        <w:rPr>
          <w:rFonts w:hint="eastAsia"/>
          <w:sz w:val="24"/>
        </w:rPr>
        <w:t>MySQL</w:t>
      </w:r>
      <w:r>
        <w:rPr>
          <w:rFonts w:hint="eastAsia"/>
          <w:sz w:val="24"/>
        </w:rPr>
        <w:t>数据库管理系统，完成了系统的设计和实现。在此对本次毕业设计与论文的主要工作进行总结。</w:t>
      </w:r>
    </w:p>
    <w:p w14:paraId="63E6FDB5" w14:textId="77777777" w:rsidR="00546BC3" w:rsidRDefault="00546BC3">
      <w:pPr>
        <w:spacing w:line="360" w:lineRule="auto"/>
        <w:ind w:firstLineChars="200" w:firstLine="480"/>
        <w:rPr>
          <w:sz w:val="24"/>
        </w:rPr>
      </w:pPr>
      <w:r>
        <w:rPr>
          <w:rFonts w:hint="eastAsia"/>
          <w:sz w:val="24"/>
        </w:rPr>
        <w:t>在开发过程中，通过深入分析用户需求设计了用户端的功能模块。用户访问小程序后能够浏览并选购心仪的农产品。小程序支持农产品展示、详细信息查看、加入购</w:t>
      </w:r>
      <w:r>
        <w:rPr>
          <w:rFonts w:ascii="宋体" w:hAnsi="宋体" w:cs="宋体" w:hint="eastAsia"/>
          <w:sz w:val="24"/>
        </w:rPr>
        <w:t>物车、下单购买、支付等功能。在技术上，采用了</w:t>
      </w:r>
      <w:r>
        <w:rPr>
          <w:rFonts w:ascii="宋体" w:hAnsi="宋体" w:cs="宋体" w:hint="eastAsia"/>
          <w:color w:val="05073B"/>
          <w:sz w:val="24"/>
          <w:shd w:val="clear" w:color="auto" w:fill="FDFDFE"/>
        </w:rPr>
        <w:t>微信小程序的原生框架进行开发</w:t>
      </w:r>
      <w:commentRangeStart w:id="504"/>
      <w:commentRangeEnd w:id="504"/>
      <w:r>
        <w:rPr>
          <w:rFonts w:ascii="宋体" w:hAnsi="宋体" w:cs="宋体" w:hint="eastAsia"/>
        </w:rPr>
        <w:commentReference w:id="505"/>
      </w:r>
      <w:r>
        <w:rPr>
          <w:rFonts w:ascii="宋体" w:hAnsi="宋体" w:cs="宋体" w:hint="eastAsia"/>
          <w:color w:val="05073B"/>
          <w:sz w:val="24"/>
          <w:shd w:val="clear" w:color="auto" w:fill="FDFDFE"/>
        </w:rPr>
        <w:t>。原生框架提供了丰富的</w:t>
      </w:r>
      <w:commentRangeStart w:id="506"/>
      <w:commentRangeEnd w:id="506"/>
      <w:r>
        <w:commentReference w:id="507"/>
      </w:r>
      <w:r>
        <w:rPr>
          <w:rFonts w:eastAsia="Segoe UI"/>
          <w:color w:val="05073B"/>
          <w:sz w:val="24"/>
          <w:shd w:val="clear" w:color="auto" w:fill="FDFDFE"/>
        </w:rPr>
        <w:t>API</w:t>
      </w:r>
      <w:r>
        <w:rPr>
          <w:rFonts w:ascii="宋体" w:hAnsi="宋体" w:cs="宋体" w:hint="eastAsia"/>
          <w:color w:val="05073B"/>
          <w:sz w:val="24"/>
          <w:shd w:val="clear" w:color="auto" w:fill="FDFDFE"/>
        </w:rPr>
        <w:t>和组件</w:t>
      </w:r>
      <w:commentRangeStart w:id="508"/>
      <w:commentRangeEnd w:id="508"/>
      <w:r>
        <w:commentReference w:id="509"/>
      </w:r>
      <w:r>
        <w:rPr>
          <w:rFonts w:hint="eastAsia"/>
          <w:sz w:val="24"/>
        </w:rPr>
        <w:t>，使得能够快速构建出功能完善、界面美观的小程序。同时结合后端服务，实现了用户授权登录、订单管理、支付等功能，确保用户数据的安全性和可靠性。在数据库的选择上，采用了</w:t>
      </w:r>
      <w:r>
        <w:rPr>
          <w:rFonts w:hint="eastAsia"/>
          <w:sz w:val="24"/>
        </w:rPr>
        <w:t>MySQL</w:t>
      </w:r>
      <w:r>
        <w:rPr>
          <w:rFonts w:hint="eastAsia"/>
          <w:sz w:val="24"/>
        </w:rPr>
        <w:t>作为数据库管理系统。同时还对系统进行了严格的测试和评估，确保各项功能稳定运行，并满足用户的基本需求。</w:t>
      </w:r>
    </w:p>
    <w:p w14:paraId="2F9FEC43" w14:textId="77777777" w:rsidR="00546BC3" w:rsidRDefault="00546BC3">
      <w:pPr>
        <w:spacing w:line="360" w:lineRule="auto"/>
        <w:ind w:firstLineChars="200" w:firstLine="480"/>
      </w:pPr>
      <w:r>
        <w:rPr>
          <w:rFonts w:hint="eastAsia"/>
          <w:sz w:val="24"/>
        </w:rPr>
        <w:t>助农东西山微信小程序为农产品销售开辟了新渠道，提供了便捷、个性化的购物体验。消费者可随时随地浏览、购买农产品，并享受快速、准确的配送服务。随着技术不断进步和市场发展，该小程序将继续在农业电商领域发挥重要作用，为农业生产和农村经济发展做出更大贡献。</w:t>
      </w:r>
    </w:p>
    <w:p w14:paraId="25378236" w14:textId="77777777" w:rsidR="00546BC3" w:rsidRDefault="00546BC3">
      <w:pPr>
        <w:pStyle w:val="aff6"/>
        <w:spacing w:before="326" w:after="326"/>
        <w:rPr>
          <w:rFonts w:ascii="Times New Roman" w:hAnsi="Times New Roman"/>
        </w:rPr>
      </w:pPr>
      <w:bookmarkStart w:id="510" w:name="_Toc133521465"/>
      <w:bookmarkStart w:id="511" w:name="_Toc14381"/>
      <w:bookmarkStart w:id="512" w:name="_Toc132559268"/>
      <w:bookmarkStart w:id="513" w:name="_Toc24003"/>
      <w:bookmarkStart w:id="514" w:name="_Toc133422814"/>
      <w:bookmarkStart w:id="515" w:name="_Toc133521834"/>
      <w:bookmarkStart w:id="516" w:name="_Toc134894188"/>
      <w:r>
        <w:rPr>
          <w:rFonts w:ascii="Times New Roman" w:hAnsi="Times New Roman" w:hint="eastAsia"/>
        </w:rPr>
        <w:t>第</w:t>
      </w:r>
      <w:r>
        <w:rPr>
          <w:rFonts w:ascii="Times New Roman" w:hAnsi="Times New Roman" w:hint="eastAsia"/>
        </w:rPr>
        <w:t>7</w:t>
      </w:r>
      <w:r>
        <w:rPr>
          <w:rFonts w:ascii="Times New Roman" w:hAnsi="Times New Roman"/>
        </w:rPr>
        <w:t>.2</w:t>
      </w:r>
      <w:r>
        <w:rPr>
          <w:rFonts w:ascii="Times New Roman" w:hAnsi="Times New Roman" w:hint="eastAsia"/>
        </w:rPr>
        <w:t>节</w:t>
      </w:r>
      <w:r>
        <w:rPr>
          <w:rFonts w:ascii="Times New Roman" w:hAnsi="Times New Roman" w:hint="eastAsia"/>
        </w:rPr>
        <w:t xml:space="preserve"> </w:t>
      </w:r>
      <w:r>
        <w:rPr>
          <w:rFonts w:ascii="Times New Roman" w:hAnsi="Times New Roman" w:hint="eastAsia"/>
        </w:rPr>
        <w:t>展望</w:t>
      </w:r>
      <w:bookmarkEnd w:id="510"/>
      <w:bookmarkEnd w:id="511"/>
      <w:bookmarkEnd w:id="512"/>
      <w:bookmarkEnd w:id="513"/>
      <w:bookmarkEnd w:id="514"/>
      <w:bookmarkEnd w:id="515"/>
      <w:bookmarkEnd w:id="516"/>
    </w:p>
    <w:p w14:paraId="5D8B0A1D" w14:textId="77777777" w:rsidR="00546BC3" w:rsidRDefault="00546BC3">
      <w:pPr>
        <w:spacing w:line="360" w:lineRule="auto"/>
        <w:ind w:firstLineChars="200" w:firstLine="480"/>
        <w:rPr>
          <w:sz w:val="24"/>
        </w:rPr>
      </w:pPr>
      <w:r>
        <w:rPr>
          <w:rFonts w:hint="eastAsia"/>
          <w:sz w:val="24"/>
        </w:rPr>
        <w:t>通过大学期间所学的基本知识，助农东西山微信小程序系统功能模块基本已经实现，但是由于自己的知识水平有限，所以系统有许多不足之处，需要进一步的完善。</w:t>
      </w:r>
    </w:p>
    <w:p w14:paraId="3A0FD2BA" w14:textId="77777777" w:rsidR="00546BC3" w:rsidRDefault="00546BC3">
      <w:pPr>
        <w:spacing w:line="360" w:lineRule="auto"/>
        <w:ind w:firstLineChars="200" w:firstLine="480"/>
        <w:rPr>
          <w:sz w:val="24"/>
        </w:rPr>
      </w:pPr>
      <w:r>
        <w:rPr>
          <w:rFonts w:hint="eastAsia"/>
          <w:sz w:val="24"/>
        </w:rPr>
        <w:t>（</w:t>
      </w:r>
      <w:r>
        <w:rPr>
          <w:rFonts w:hint="eastAsia"/>
          <w:sz w:val="24"/>
        </w:rPr>
        <w:t>1</w:t>
      </w:r>
      <w:r>
        <w:rPr>
          <w:rFonts w:hint="eastAsia"/>
          <w:sz w:val="24"/>
        </w:rPr>
        <w:t>）功能不够完善。目前的功能主要集中在基本的农产品展示和购买，缺少智能推荐和个性化定制等提升用户体验的功能。</w:t>
      </w:r>
    </w:p>
    <w:p w14:paraId="0C13FB65" w14:textId="77777777" w:rsidR="00546BC3" w:rsidRDefault="00546BC3">
      <w:pPr>
        <w:spacing w:line="360" w:lineRule="auto"/>
        <w:ind w:firstLineChars="200" w:firstLine="480"/>
        <w:rPr>
          <w:sz w:val="24"/>
        </w:rPr>
      </w:pPr>
      <w:r>
        <w:rPr>
          <w:rFonts w:hint="eastAsia"/>
          <w:sz w:val="24"/>
        </w:rPr>
        <w:t>（</w:t>
      </w:r>
      <w:r>
        <w:rPr>
          <w:rFonts w:hint="eastAsia"/>
          <w:sz w:val="24"/>
        </w:rPr>
        <w:t>2</w:t>
      </w:r>
      <w:r>
        <w:rPr>
          <w:rFonts w:hint="eastAsia"/>
          <w:sz w:val="24"/>
        </w:rPr>
        <w:t>）商品信息不全</w:t>
      </w:r>
      <w:r>
        <w:rPr>
          <w:rFonts w:hint="eastAsia"/>
          <w:sz w:val="24"/>
        </w:rPr>
        <w:t>。</w:t>
      </w:r>
      <w:r>
        <w:rPr>
          <w:rFonts w:hint="eastAsia"/>
          <w:sz w:val="24"/>
        </w:rPr>
        <w:t>缺少农产品的详细介绍，如生长环境、种植方式、营养价值等重要信息，影响用户购买决策。</w:t>
      </w:r>
    </w:p>
    <w:p w14:paraId="75A012A7" w14:textId="77777777" w:rsidR="00546BC3" w:rsidRDefault="00546BC3">
      <w:pPr>
        <w:spacing w:line="360" w:lineRule="auto"/>
        <w:ind w:firstLineChars="200" w:firstLine="480"/>
        <w:rPr>
          <w:sz w:val="24"/>
        </w:rPr>
      </w:pPr>
      <w:r>
        <w:rPr>
          <w:rFonts w:hint="eastAsia"/>
          <w:sz w:val="24"/>
        </w:rPr>
        <w:t>（</w:t>
      </w:r>
      <w:r>
        <w:rPr>
          <w:rFonts w:hint="eastAsia"/>
          <w:sz w:val="24"/>
        </w:rPr>
        <w:t>3</w:t>
      </w:r>
      <w:r>
        <w:rPr>
          <w:rFonts w:hint="eastAsia"/>
          <w:sz w:val="24"/>
        </w:rPr>
        <w:t>）个性化推荐缺失。根据用户的购买历史和偏好进行智能推荐，导致用户需要自行搜索和筛选商品，降低购物效率。</w:t>
      </w:r>
    </w:p>
    <w:p w14:paraId="18F87D04" w14:textId="77777777" w:rsidR="00546BC3" w:rsidRDefault="00546BC3">
      <w:pPr>
        <w:spacing w:line="360" w:lineRule="auto"/>
        <w:ind w:firstLineChars="200" w:firstLine="480"/>
        <w:rPr>
          <w:sz w:val="24"/>
        </w:rPr>
      </w:pPr>
      <w:r>
        <w:rPr>
          <w:rFonts w:hint="eastAsia"/>
          <w:sz w:val="24"/>
        </w:rPr>
        <w:t>（</w:t>
      </w:r>
      <w:r>
        <w:rPr>
          <w:rFonts w:hint="eastAsia"/>
          <w:sz w:val="24"/>
        </w:rPr>
        <w:t>4</w:t>
      </w:r>
      <w:r>
        <w:rPr>
          <w:rFonts w:hint="eastAsia"/>
          <w:sz w:val="24"/>
        </w:rPr>
        <w:t>）缺乏用户交流功能。缺少用户评价、晒单、问答等社区功能，降低了用户参与度和黏性。</w:t>
      </w:r>
    </w:p>
    <w:p w14:paraId="0FE0CEF5" w14:textId="77777777" w:rsidR="00546BC3" w:rsidRDefault="00546BC3">
      <w:pPr>
        <w:spacing w:line="360" w:lineRule="auto"/>
        <w:ind w:firstLineChars="200" w:firstLine="480"/>
        <w:rPr>
          <w:snapToGrid w:val="0"/>
          <w:sz w:val="24"/>
        </w:rPr>
      </w:pPr>
      <w:r>
        <w:rPr>
          <w:rFonts w:hint="eastAsia"/>
          <w:sz w:val="24"/>
        </w:rPr>
        <w:t>（</w:t>
      </w:r>
      <w:r>
        <w:rPr>
          <w:rFonts w:hint="eastAsia"/>
          <w:sz w:val="24"/>
        </w:rPr>
        <w:t>5</w:t>
      </w:r>
      <w:r>
        <w:rPr>
          <w:rFonts w:hint="eastAsia"/>
          <w:sz w:val="24"/>
        </w:rPr>
        <w:t>）售后服务不完善</w:t>
      </w:r>
      <w:r>
        <w:rPr>
          <w:rFonts w:hint="eastAsia"/>
          <w:sz w:val="24"/>
        </w:rPr>
        <w:t>。</w:t>
      </w:r>
      <w:r>
        <w:rPr>
          <w:rFonts w:hint="eastAsia"/>
          <w:sz w:val="24"/>
        </w:rPr>
        <w:t>退换货流程不清晰和便捷，用户遇到问题时难以得到及时解决。</w:t>
      </w:r>
    </w:p>
    <w:p w14:paraId="3E7051F0" w14:textId="77777777" w:rsidR="00546BC3" w:rsidRDefault="00546BC3">
      <w:pPr>
        <w:snapToGrid w:val="0"/>
        <w:spacing w:line="360" w:lineRule="auto"/>
        <w:jc w:val="center"/>
        <w:outlineLvl w:val="0"/>
      </w:pPr>
      <w:r>
        <w:rPr>
          <w:rFonts w:hint="eastAsia"/>
          <w:b/>
          <w:snapToGrid w:val="0"/>
          <w:color w:val="000000"/>
          <w:sz w:val="30"/>
          <w:szCs w:val="30"/>
          <w:shd w:val="clear" w:color="auto" w:fill="FFFFFF"/>
        </w:rPr>
        <w:br w:type="page"/>
      </w:r>
      <w:bookmarkStart w:id="517" w:name="_Toc22516"/>
      <w:bookmarkStart w:id="518" w:name="_Toc32552"/>
      <w:r>
        <w:rPr>
          <w:rFonts w:hint="eastAsia"/>
          <w:b/>
          <w:snapToGrid w:val="0"/>
          <w:color w:val="000000"/>
          <w:sz w:val="30"/>
          <w:szCs w:val="30"/>
          <w:shd w:val="clear" w:color="auto" w:fill="FFFFFF"/>
        </w:rPr>
        <w:t>参考文献</w:t>
      </w:r>
      <w:bookmarkEnd w:id="292"/>
      <w:bookmarkEnd w:id="517"/>
      <w:bookmarkEnd w:id="518"/>
    </w:p>
    <w:p w14:paraId="76044238" w14:textId="77777777" w:rsidR="00546BC3" w:rsidRDefault="00546BC3">
      <w:pPr>
        <w:numPr>
          <w:ilvl w:val="0"/>
          <w:numId w:val="7"/>
        </w:numPr>
        <w:tabs>
          <w:tab w:val="left" w:pos="420"/>
        </w:tabs>
        <w:wordWrap w:val="0"/>
        <w:autoSpaceDE w:val="0"/>
        <w:autoSpaceDN w:val="0"/>
        <w:spacing w:line="360" w:lineRule="auto"/>
        <w:rPr>
          <w:sz w:val="24"/>
        </w:rPr>
      </w:pPr>
      <w:bookmarkStart w:id="519" w:name="_Ref11710"/>
      <w:r>
        <w:rPr>
          <w:rFonts w:hint="eastAsia"/>
          <w:sz w:val="24"/>
        </w:rPr>
        <w:t>晁琼</w:t>
      </w:r>
      <w:r>
        <w:rPr>
          <w:rFonts w:hint="eastAsia"/>
          <w:sz w:val="24"/>
        </w:rPr>
        <w:t>,</w:t>
      </w:r>
      <w:r>
        <w:rPr>
          <w:rFonts w:hint="eastAsia"/>
          <w:sz w:val="24"/>
        </w:rPr>
        <w:t>焦博妮</w:t>
      </w:r>
      <w:r>
        <w:rPr>
          <w:rFonts w:hint="eastAsia"/>
          <w:sz w:val="24"/>
        </w:rPr>
        <w:t>,</w:t>
      </w:r>
      <w:r>
        <w:rPr>
          <w:rFonts w:hint="eastAsia"/>
          <w:sz w:val="24"/>
        </w:rPr>
        <w:t>齐琳等</w:t>
      </w:r>
      <w:r>
        <w:rPr>
          <w:rFonts w:hint="eastAsia"/>
          <w:sz w:val="24"/>
        </w:rPr>
        <w:t>.</w:t>
      </w:r>
      <w:r>
        <w:rPr>
          <w:rFonts w:hint="eastAsia"/>
          <w:sz w:val="24"/>
        </w:rPr>
        <w:t>基于微信小程序的“指上农庄”农产品交易平台设计与实现</w:t>
      </w:r>
      <w:r>
        <w:rPr>
          <w:rFonts w:hint="eastAsia"/>
          <w:sz w:val="24"/>
        </w:rPr>
        <w:t>[J].</w:t>
      </w:r>
      <w:r>
        <w:rPr>
          <w:rFonts w:hint="eastAsia"/>
          <w:sz w:val="24"/>
        </w:rPr>
        <w:t>电脑知识与技术</w:t>
      </w:r>
      <w:r>
        <w:rPr>
          <w:rFonts w:hint="eastAsia"/>
          <w:sz w:val="24"/>
        </w:rPr>
        <w:t>,2023,19(29):40-42.DOI:10.14004/j.cnki.ckt.2023.1512.</w:t>
      </w:r>
      <w:bookmarkEnd w:id="519"/>
    </w:p>
    <w:p w14:paraId="1C6D5CFA" w14:textId="77777777" w:rsidR="00546BC3" w:rsidRDefault="00546BC3">
      <w:pPr>
        <w:numPr>
          <w:ilvl w:val="0"/>
          <w:numId w:val="7"/>
        </w:numPr>
        <w:tabs>
          <w:tab w:val="left" w:pos="420"/>
        </w:tabs>
        <w:wordWrap w:val="0"/>
        <w:autoSpaceDE w:val="0"/>
        <w:autoSpaceDN w:val="0"/>
        <w:spacing w:line="360" w:lineRule="auto"/>
        <w:rPr>
          <w:sz w:val="24"/>
        </w:rPr>
      </w:pPr>
      <w:bookmarkStart w:id="520" w:name="_Ref5003"/>
      <w:bookmarkStart w:id="521" w:name="_Ref10952"/>
      <w:r>
        <w:rPr>
          <w:rFonts w:hint="eastAsia"/>
          <w:sz w:val="24"/>
        </w:rPr>
        <w:t>葛树杨</w:t>
      </w:r>
      <w:r>
        <w:rPr>
          <w:rFonts w:hint="eastAsia"/>
          <w:sz w:val="24"/>
        </w:rPr>
        <w:t>.</w:t>
      </w:r>
      <w:r>
        <w:rPr>
          <w:rFonts w:hint="eastAsia"/>
          <w:sz w:val="24"/>
        </w:rPr>
        <w:t>疫情环境下农产品交易系统的设计与实现</w:t>
      </w:r>
      <w:r>
        <w:rPr>
          <w:rFonts w:hint="eastAsia"/>
          <w:sz w:val="24"/>
        </w:rPr>
        <w:t>[D].</w:t>
      </w:r>
      <w:r>
        <w:rPr>
          <w:rFonts w:hint="eastAsia"/>
          <w:sz w:val="24"/>
        </w:rPr>
        <w:t>南京林业大学</w:t>
      </w:r>
      <w:r>
        <w:rPr>
          <w:rFonts w:hint="eastAsia"/>
          <w:sz w:val="24"/>
        </w:rPr>
        <w:t>,2022.DOI:10.27242/d.cnki.gnjlu.2022.000531.</w:t>
      </w:r>
      <w:bookmarkEnd w:id="521"/>
      <w:bookmarkEnd w:id="520"/>
      <w:commentRangeStart w:id="522"/>
      <w:commentRangeEnd w:id="522"/>
      <w:r>
        <w:commentReference w:id="523"/>
      </w:r>
    </w:p>
    <w:p w14:paraId="2A949540" w14:textId="77777777" w:rsidR="00546BC3" w:rsidRDefault="00546BC3">
      <w:pPr>
        <w:numPr>
          <w:ilvl w:val="0"/>
          <w:numId w:val="7"/>
        </w:numPr>
        <w:tabs>
          <w:tab w:val="left" w:pos="420"/>
        </w:tabs>
        <w:wordWrap w:val="0"/>
        <w:autoSpaceDE w:val="0"/>
        <w:autoSpaceDN w:val="0"/>
        <w:spacing w:line="360" w:lineRule="auto"/>
        <w:rPr>
          <w:sz w:val="24"/>
        </w:rPr>
      </w:pPr>
      <w:bookmarkStart w:id="524" w:name="_Ref10864"/>
      <w:bookmarkStart w:id="525" w:name="_Ref5062"/>
      <w:r>
        <w:rPr>
          <w:rFonts w:hint="eastAsia"/>
          <w:sz w:val="24"/>
        </w:rPr>
        <w:t>沈明明</w:t>
      </w:r>
      <w:r>
        <w:rPr>
          <w:rFonts w:hint="eastAsia"/>
          <w:sz w:val="24"/>
        </w:rPr>
        <w:t>.</w:t>
      </w:r>
      <w:r>
        <w:rPr>
          <w:rFonts w:hint="eastAsia"/>
          <w:sz w:val="24"/>
        </w:rPr>
        <w:t>中国农产品电商销售现状及对策探讨</w:t>
      </w:r>
      <w:r>
        <w:rPr>
          <w:rFonts w:hint="eastAsia"/>
          <w:sz w:val="24"/>
        </w:rPr>
        <w:t>[D].</w:t>
      </w:r>
      <w:r>
        <w:rPr>
          <w:rFonts w:hint="eastAsia"/>
          <w:sz w:val="24"/>
        </w:rPr>
        <w:t>华南农业大学</w:t>
      </w:r>
      <w:r>
        <w:rPr>
          <w:rFonts w:hint="eastAsia"/>
          <w:sz w:val="24"/>
        </w:rPr>
        <w:t>,2020.DOI:10.27152/d.cnki.ghanu.2020.001271.</w:t>
      </w:r>
      <w:bookmarkEnd w:id="524"/>
      <w:bookmarkEnd w:id="525"/>
      <w:commentRangeStart w:id="526"/>
      <w:commentRangeEnd w:id="526"/>
      <w:r>
        <w:commentReference w:id="527"/>
      </w:r>
    </w:p>
    <w:p w14:paraId="212E7518" w14:textId="77777777" w:rsidR="00546BC3" w:rsidRDefault="00546BC3">
      <w:pPr>
        <w:numPr>
          <w:ilvl w:val="0"/>
          <w:numId w:val="7"/>
        </w:numPr>
        <w:tabs>
          <w:tab w:val="left" w:pos="420"/>
        </w:tabs>
        <w:wordWrap w:val="0"/>
        <w:autoSpaceDE w:val="0"/>
        <w:autoSpaceDN w:val="0"/>
        <w:spacing w:line="360" w:lineRule="auto"/>
        <w:rPr>
          <w:sz w:val="24"/>
        </w:rPr>
      </w:pPr>
      <w:bookmarkStart w:id="528" w:name="_Ref11191"/>
      <w:r>
        <w:rPr>
          <w:rFonts w:hint="eastAsia"/>
          <w:sz w:val="24"/>
        </w:rPr>
        <w:t>何芳</w:t>
      </w:r>
      <w:r>
        <w:rPr>
          <w:rFonts w:hint="eastAsia"/>
          <w:sz w:val="24"/>
        </w:rPr>
        <w:t>.</w:t>
      </w:r>
      <w:r>
        <w:rPr>
          <w:rFonts w:hint="eastAsia"/>
          <w:sz w:val="24"/>
        </w:rPr>
        <w:t>基于</w:t>
      </w:r>
      <w:r>
        <w:rPr>
          <w:rFonts w:hint="eastAsia"/>
          <w:sz w:val="24"/>
        </w:rPr>
        <w:t>HTML5</w:t>
      </w:r>
      <w:r>
        <w:rPr>
          <w:rFonts w:hint="eastAsia"/>
          <w:sz w:val="24"/>
        </w:rPr>
        <w:t>和</w:t>
      </w:r>
      <w:r>
        <w:rPr>
          <w:rFonts w:hint="eastAsia"/>
          <w:sz w:val="24"/>
        </w:rPr>
        <w:t>Node.js</w:t>
      </w:r>
      <w:r>
        <w:rPr>
          <w:rFonts w:hint="eastAsia"/>
          <w:sz w:val="24"/>
        </w:rPr>
        <w:t>技术的农产品销售平台设计</w:t>
      </w:r>
      <w:r>
        <w:rPr>
          <w:rFonts w:hint="eastAsia"/>
          <w:sz w:val="24"/>
        </w:rPr>
        <w:t>[D].</w:t>
      </w:r>
      <w:r>
        <w:rPr>
          <w:rFonts w:hint="eastAsia"/>
          <w:sz w:val="24"/>
        </w:rPr>
        <w:t>中南林业科技大学</w:t>
      </w:r>
      <w:r>
        <w:rPr>
          <w:rFonts w:hint="eastAsia"/>
          <w:sz w:val="24"/>
        </w:rPr>
        <w:t>,2019.DOI:10.27662/d.cnki.gznlc.2019.000054.</w:t>
      </w:r>
      <w:bookmarkEnd w:id="528"/>
      <w:commentRangeStart w:id="529"/>
      <w:commentRangeEnd w:id="529"/>
      <w:r>
        <w:commentReference w:id="530"/>
      </w:r>
      <w:commentRangeStart w:id="531"/>
      <w:commentRangeEnd w:id="531"/>
      <w:r>
        <w:commentReference w:id="532"/>
      </w:r>
    </w:p>
    <w:p w14:paraId="0E4EE014" w14:textId="77777777" w:rsidR="00546BC3" w:rsidRDefault="00546BC3">
      <w:pPr>
        <w:numPr>
          <w:ilvl w:val="0"/>
          <w:numId w:val="7"/>
        </w:numPr>
        <w:tabs>
          <w:tab w:val="left" w:pos="420"/>
        </w:tabs>
        <w:wordWrap w:val="0"/>
        <w:autoSpaceDE w:val="0"/>
        <w:autoSpaceDN w:val="0"/>
        <w:spacing w:line="360" w:lineRule="auto"/>
        <w:rPr>
          <w:sz w:val="24"/>
        </w:rPr>
      </w:pPr>
      <w:bookmarkStart w:id="533" w:name="_Ref11370"/>
      <w:r>
        <w:rPr>
          <w:rFonts w:hint="eastAsia"/>
          <w:sz w:val="24"/>
        </w:rPr>
        <w:t>张风达</w:t>
      </w:r>
      <w:r>
        <w:rPr>
          <w:rFonts w:hint="eastAsia"/>
          <w:sz w:val="24"/>
        </w:rPr>
        <w:t>.</w:t>
      </w:r>
      <w:r>
        <w:rPr>
          <w:rFonts w:hint="eastAsia"/>
          <w:sz w:val="24"/>
        </w:rPr>
        <w:t>深圳海吉星农产品销售平台的设计与实现</w:t>
      </w:r>
      <w:r>
        <w:rPr>
          <w:rFonts w:hint="eastAsia"/>
          <w:sz w:val="24"/>
        </w:rPr>
        <w:t>[D].</w:t>
      </w:r>
      <w:r>
        <w:rPr>
          <w:rFonts w:hint="eastAsia"/>
          <w:sz w:val="24"/>
        </w:rPr>
        <w:t>西南交通大学</w:t>
      </w:r>
      <w:r>
        <w:rPr>
          <w:rFonts w:hint="eastAsia"/>
          <w:sz w:val="24"/>
        </w:rPr>
        <w:t>,2019.DOI:10.27414/d.cnki.gxnju.2019.003358.</w:t>
      </w:r>
      <w:bookmarkEnd w:id="533"/>
      <w:commentRangeStart w:id="534"/>
      <w:commentRangeEnd w:id="534"/>
      <w:r>
        <w:commentReference w:id="535"/>
      </w:r>
    </w:p>
    <w:p w14:paraId="02F72840" w14:textId="77777777" w:rsidR="00546BC3" w:rsidRDefault="00546BC3">
      <w:pPr>
        <w:numPr>
          <w:ilvl w:val="0"/>
          <w:numId w:val="7"/>
        </w:numPr>
        <w:tabs>
          <w:tab w:val="left" w:pos="420"/>
        </w:tabs>
        <w:wordWrap w:val="0"/>
        <w:autoSpaceDE w:val="0"/>
        <w:autoSpaceDN w:val="0"/>
        <w:spacing w:line="360" w:lineRule="auto"/>
        <w:rPr>
          <w:sz w:val="24"/>
        </w:rPr>
      </w:pPr>
      <w:bookmarkStart w:id="536" w:name="_Ref11344"/>
      <w:r>
        <w:rPr>
          <w:rFonts w:hint="eastAsia"/>
          <w:sz w:val="24"/>
        </w:rPr>
        <w:t>范佑明</w:t>
      </w:r>
      <w:r>
        <w:rPr>
          <w:rFonts w:hint="eastAsia"/>
          <w:sz w:val="24"/>
        </w:rPr>
        <w:t>.</w:t>
      </w:r>
      <w:r>
        <w:rPr>
          <w:rFonts w:hint="eastAsia"/>
          <w:sz w:val="24"/>
        </w:rPr>
        <w:t>基于</w:t>
      </w:r>
      <w:r>
        <w:rPr>
          <w:rFonts w:hint="eastAsia"/>
          <w:sz w:val="24"/>
        </w:rPr>
        <w:t>.net</w:t>
      </w:r>
      <w:r>
        <w:rPr>
          <w:rFonts w:hint="eastAsia"/>
          <w:sz w:val="24"/>
        </w:rPr>
        <w:t>的有机农产品销售平台的设计与实现</w:t>
      </w:r>
      <w:r>
        <w:rPr>
          <w:rFonts w:hint="eastAsia"/>
          <w:sz w:val="24"/>
        </w:rPr>
        <w:t>[D].</w:t>
      </w:r>
      <w:r>
        <w:rPr>
          <w:rFonts w:hint="eastAsia"/>
          <w:sz w:val="24"/>
        </w:rPr>
        <w:t>武汉轻工大学</w:t>
      </w:r>
      <w:r>
        <w:rPr>
          <w:rFonts w:hint="eastAsia"/>
          <w:sz w:val="24"/>
        </w:rPr>
        <w:t>,2018.DOI:10.27776/d.cnki.gwhgy.2018.000061.</w:t>
      </w:r>
      <w:bookmarkEnd w:id="536"/>
      <w:commentRangeStart w:id="537"/>
      <w:commentRangeEnd w:id="537"/>
      <w:r>
        <w:commentReference w:id="538"/>
      </w:r>
    </w:p>
    <w:p w14:paraId="5ECFCF94" w14:textId="77777777" w:rsidR="00546BC3" w:rsidRDefault="00546BC3">
      <w:pPr>
        <w:numPr>
          <w:ilvl w:val="0"/>
          <w:numId w:val="7"/>
        </w:numPr>
        <w:tabs>
          <w:tab w:val="left" w:pos="420"/>
        </w:tabs>
        <w:wordWrap w:val="0"/>
        <w:autoSpaceDE w:val="0"/>
        <w:autoSpaceDN w:val="0"/>
        <w:spacing w:line="360" w:lineRule="auto"/>
        <w:rPr>
          <w:sz w:val="24"/>
        </w:rPr>
      </w:pPr>
      <w:bookmarkStart w:id="539" w:name="_Ref11106"/>
      <w:r>
        <w:rPr>
          <w:rFonts w:hint="eastAsia"/>
          <w:sz w:val="24"/>
        </w:rPr>
        <w:t>罗露露</w:t>
      </w:r>
      <w:r>
        <w:rPr>
          <w:rFonts w:hint="eastAsia"/>
          <w:sz w:val="24"/>
        </w:rPr>
        <w:t>.</w:t>
      </w:r>
      <w:r>
        <w:rPr>
          <w:rFonts w:hint="eastAsia"/>
          <w:sz w:val="24"/>
        </w:rPr>
        <w:t>基于</w:t>
      </w:r>
      <w:r>
        <w:rPr>
          <w:rFonts w:hint="eastAsia"/>
          <w:sz w:val="24"/>
        </w:rPr>
        <w:t>ASP.NET</w:t>
      </w:r>
      <w:r>
        <w:rPr>
          <w:rFonts w:hint="eastAsia"/>
          <w:sz w:val="24"/>
        </w:rPr>
        <w:t>的下洋镇农产品电子商务系统的设计与实现</w:t>
      </w:r>
      <w:r>
        <w:rPr>
          <w:rFonts w:hint="eastAsia"/>
          <w:sz w:val="24"/>
        </w:rPr>
        <w:t>[D].</w:t>
      </w:r>
      <w:r>
        <w:rPr>
          <w:rFonts w:hint="eastAsia"/>
          <w:sz w:val="24"/>
        </w:rPr>
        <w:t>厦门大学</w:t>
      </w:r>
      <w:r>
        <w:rPr>
          <w:rFonts w:hint="eastAsia"/>
          <w:sz w:val="24"/>
        </w:rPr>
        <w:t>,2017.</w:t>
      </w:r>
      <w:bookmarkEnd w:id="539"/>
      <w:commentRangeStart w:id="540"/>
      <w:commentRangeEnd w:id="540"/>
      <w:r>
        <w:commentReference w:id="541"/>
      </w:r>
    </w:p>
    <w:p w14:paraId="655B40AD" w14:textId="77777777" w:rsidR="00546BC3" w:rsidRDefault="00546BC3">
      <w:pPr>
        <w:numPr>
          <w:ilvl w:val="0"/>
          <w:numId w:val="7"/>
        </w:numPr>
        <w:tabs>
          <w:tab w:val="left" w:pos="420"/>
        </w:tabs>
        <w:wordWrap w:val="0"/>
        <w:autoSpaceDE w:val="0"/>
        <w:autoSpaceDN w:val="0"/>
        <w:spacing w:line="360" w:lineRule="auto"/>
        <w:rPr>
          <w:sz w:val="24"/>
        </w:rPr>
      </w:pPr>
      <w:bookmarkStart w:id="542" w:name="_Ref10995"/>
      <w:bookmarkStart w:id="543" w:name="_Ref4882"/>
      <w:r>
        <w:rPr>
          <w:rFonts w:hint="eastAsia"/>
          <w:sz w:val="24"/>
        </w:rPr>
        <w:t>Wen, W.A knowledge-based intelligent electronic commerce system for sellingagricultural products[J]. Computers and Electronic in Agriculture, 2007,57: 33-46.</w:t>
      </w:r>
      <w:bookmarkEnd w:id="542"/>
      <w:bookmarkEnd w:id="543"/>
      <w:commentRangeStart w:id="544"/>
      <w:commentRangeEnd w:id="544"/>
      <w:r>
        <w:commentReference w:id="545"/>
      </w:r>
      <w:commentRangeStart w:id="546"/>
      <w:commentRangeEnd w:id="546"/>
      <w:r>
        <w:commentReference w:id="547"/>
      </w:r>
    </w:p>
    <w:p w14:paraId="78CD0A81" w14:textId="77777777" w:rsidR="00546BC3" w:rsidRDefault="00546BC3">
      <w:pPr>
        <w:numPr>
          <w:ilvl w:val="0"/>
          <w:numId w:val="7"/>
        </w:numPr>
        <w:tabs>
          <w:tab w:val="left" w:pos="420"/>
        </w:tabs>
        <w:wordWrap w:val="0"/>
        <w:autoSpaceDE w:val="0"/>
        <w:autoSpaceDN w:val="0"/>
        <w:snapToGrid w:val="0"/>
        <w:spacing w:line="360" w:lineRule="auto"/>
        <w:rPr>
          <w:sz w:val="24"/>
        </w:rPr>
      </w:pPr>
      <w:bookmarkStart w:id="548" w:name="_Ref4951"/>
      <w:bookmarkStart w:id="549" w:name="_Ref11024"/>
      <w:r>
        <w:rPr>
          <w:rFonts w:hint="eastAsia"/>
          <w:sz w:val="24"/>
        </w:rPr>
        <w:t>Poole, B., How will agricultural E-Markets evolve? [R]. Washington DC: PaperPresented at the USD A Outlook Forum,2001: 22-23.</w:t>
      </w:r>
      <w:bookmarkEnd w:id="548"/>
      <w:bookmarkEnd w:id="549"/>
      <w:commentRangeStart w:id="550"/>
      <w:commentRangeEnd w:id="550"/>
      <w:r>
        <w:commentReference w:id="551"/>
      </w:r>
    </w:p>
    <w:p w14:paraId="6D18F903" w14:textId="77777777" w:rsidR="00546BC3" w:rsidRDefault="00546BC3">
      <w:pPr>
        <w:numPr>
          <w:ilvl w:val="0"/>
          <w:numId w:val="7"/>
        </w:numPr>
        <w:tabs>
          <w:tab w:val="left" w:pos="420"/>
        </w:tabs>
        <w:wordWrap w:val="0"/>
        <w:autoSpaceDE w:val="0"/>
        <w:autoSpaceDN w:val="0"/>
        <w:snapToGrid w:val="0"/>
        <w:spacing w:line="360" w:lineRule="auto"/>
        <w:rPr>
          <w:sz w:val="24"/>
        </w:rPr>
      </w:pPr>
      <w:bookmarkStart w:id="552" w:name="_Ref11679"/>
      <w:r>
        <w:rPr>
          <w:rFonts w:hint="eastAsia"/>
          <w:sz w:val="24"/>
        </w:rPr>
        <w:t>王艳梅</w:t>
      </w:r>
      <w:r>
        <w:rPr>
          <w:rFonts w:hint="eastAsia"/>
          <w:sz w:val="24"/>
        </w:rPr>
        <w:t>,</w:t>
      </w:r>
      <w:r>
        <w:rPr>
          <w:rFonts w:hint="eastAsia"/>
          <w:sz w:val="24"/>
        </w:rPr>
        <w:t>丁玲</w:t>
      </w:r>
      <w:r>
        <w:rPr>
          <w:rFonts w:hint="eastAsia"/>
          <w:sz w:val="24"/>
        </w:rPr>
        <w:t>. JavaScript</w:t>
      </w:r>
      <w:r>
        <w:rPr>
          <w:rFonts w:hint="eastAsia"/>
          <w:sz w:val="24"/>
        </w:rPr>
        <w:t>技术在</w:t>
      </w:r>
      <w:r>
        <w:rPr>
          <w:rFonts w:hint="eastAsia"/>
          <w:sz w:val="24"/>
        </w:rPr>
        <w:t>Web</w:t>
      </w:r>
      <w:r>
        <w:rPr>
          <w:rFonts w:hint="eastAsia"/>
          <w:sz w:val="24"/>
        </w:rPr>
        <w:t>网页中实践分析</w:t>
      </w:r>
      <w:r>
        <w:rPr>
          <w:rFonts w:hint="eastAsia"/>
          <w:sz w:val="24"/>
        </w:rPr>
        <w:t xml:space="preserve"> [J]. </w:t>
      </w:r>
      <w:r>
        <w:rPr>
          <w:rFonts w:hint="eastAsia"/>
          <w:sz w:val="24"/>
        </w:rPr>
        <w:t>自动化应用</w:t>
      </w:r>
      <w:r>
        <w:rPr>
          <w:rFonts w:hint="eastAsia"/>
          <w:sz w:val="24"/>
        </w:rPr>
        <w:t>, 2022, (12): 62-65. DOI:10.19769/j.zdhy.2022.12.015.</w:t>
      </w:r>
      <w:bookmarkEnd w:id="552"/>
    </w:p>
    <w:p w14:paraId="7215D58F" w14:textId="77777777" w:rsidR="00546BC3" w:rsidRDefault="00546BC3">
      <w:pPr>
        <w:numPr>
          <w:ilvl w:val="0"/>
          <w:numId w:val="7"/>
        </w:numPr>
        <w:tabs>
          <w:tab w:val="left" w:pos="420"/>
        </w:tabs>
        <w:wordWrap w:val="0"/>
        <w:autoSpaceDE w:val="0"/>
        <w:autoSpaceDN w:val="0"/>
        <w:snapToGrid w:val="0"/>
        <w:spacing w:line="360" w:lineRule="auto"/>
        <w:rPr>
          <w:sz w:val="24"/>
        </w:rPr>
      </w:pPr>
      <w:r>
        <w:rPr>
          <w:rFonts w:hint="eastAsia"/>
          <w:sz w:val="24"/>
        </w:rPr>
        <w:t>张寺清</w:t>
      </w:r>
      <w:r>
        <w:rPr>
          <w:rFonts w:hint="eastAsia"/>
          <w:sz w:val="24"/>
        </w:rPr>
        <w:t xml:space="preserve">. </w:t>
      </w:r>
      <w:r>
        <w:rPr>
          <w:rFonts w:hint="eastAsia"/>
          <w:sz w:val="24"/>
        </w:rPr>
        <w:t>基于</w:t>
      </w:r>
      <w:r>
        <w:rPr>
          <w:rFonts w:hint="eastAsia"/>
          <w:sz w:val="24"/>
        </w:rPr>
        <w:t>J2EE</w:t>
      </w:r>
      <w:r>
        <w:rPr>
          <w:rFonts w:hint="eastAsia"/>
          <w:sz w:val="24"/>
        </w:rPr>
        <w:t>的农产品电商认养系统设计与实现</w:t>
      </w:r>
      <w:r>
        <w:rPr>
          <w:rFonts w:hint="eastAsia"/>
          <w:sz w:val="24"/>
        </w:rPr>
        <w:t xml:space="preserve">[D]. </w:t>
      </w:r>
      <w:r>
        <w:rPr>
          <w:rFonts w:hint="eastAsia"/>
          <w:sz w:val="24"/>
        </w:rPr>
        <w:t>安徽农业大学</w:t>
      </w:r>
      <w:r>
        <w:rPr>
          <w:rFonts w:hint="eastAsia"/>
          <w:sz w:val="24"/>
        </w:rPr>
        <w:t>, 2021. DOI:10.26919/d.cnki.gannu.2021.000193.</w:t>
      </w:r>
      <w:commentRangeStart w:id="553"/>
      <w:commentRangeEnd w:id="553"/>
      <w:r>
        <w:commentReference w:id="554"/>
      </w:r>
    </w:p>
    <w:p w14:paraId="4AAEB753" w14:textId="77777777" w:rsidR="00546BC3" w:rsidRDefault="00546BC3">
      <w:pPr>
        <w:numPr>
          <w:ilvl w:val="0"/>
          <w:numId w:val="7"/>
        </w:numPr>
        <w:tabs>
          <w:tab w:val="left" w:pos="420"/>
        </w:tabs>
        <w:wordWrap w:val="0"/>
        <w:autoSpaceDE w:val="0"/>
        <w:autoSpaceDN w:val="0"/>
        <w:snapToGrid w:val="0"/>
        <w:spacing w:line="360" w:lineRule="auto"/>
        <w:rPr>
          <w:sz w:val="24"/>
        </w:rPr>
      </w:pPr>
      <w:r>
        <w:rPr>
          <w:rFonts w:hint="eastAsia"/>
          <w:sz w:val="24"/>
        </w:rPr>
        <w:t>雷英才</w:t>
      </w:r>
      <w:r>
        <w:rPr>
          <w:rFonts w:hint="eastAsia"/>
          <w:sz w:val="24"/>
        </w:rPr>
        <w:t xml:space="preserve">. </w:t>
      </w:r>
      <w:r>
        <w:rPr>
          <w:rFonts w:hint="eastAsia"/>
          <w:sz w:val="24"/>
        </w:rPr>
        <w:t>基于微信小程序的校园导览系统的设计与实现</w:t>
      </w:r>
      <w:r>
        <w:rPr>
          <w:rFonts w:hint="eastAsia"/>
          <w:sz w:val="24"/>
        </w:rPr>
        <w:t xml:space="preserve">[D]. </w:t>
      </w:r>
      <w:r>
        <w:rPr>
          <w:rFonts w:hint="eastAsia"/>
          <w:sz w:val="24"/>
        </w:rPr>
        <w:t>中国地质大学</w:t>
      </w:r>
      <w:r>
        <w:rPr>
          <w:rFonts w:hint="eastAsia"/>
          <w:sz w:val="24"/>
        </w:rPr>
        <w:t>(</w:t>
      </w:r>
      <w:r>
        <w:rPr>
          <w:rFonts w:hint="eastAsia"/>
          <w:sz w:val="24"/>
        </w:rPr>
        <w:t>北京</w:t>
      </w:r>
      <w:r>
        <w:rPr>
          <w:rFonts w:hint="eastAsia"/>
          <w:sz w:val="24"/>
        </w:rPr>
        <w:t>), 2019. DOI:10.27493/d.cnki.gzdzy.2019.001206.</w:t>
      </w:r>
      <w:commentRangeStart w:id="555"/>
      <w:commentRangeEnd w:id="555"/>
      <w:r>
        <w:commentReference w:id="556"/>
      </w:r>
    </w:p>
    <w:p w14:paraId="2BBBC60B" w14:textId="77777777" w:rsidR="00546BC3" w:rsidRDefault="00546BC3">
      <w:pPr>
        <w:numPr>
          <w:ilvl w:val="0"/>
          <w:numId w:val="7"/>
        </w:numPr>
        <w:tabs>
          <w:tab w:val="left" w:pos="420"/>
        </w:tabs>
        <w:wordWrap w:val="0"/>
        <w:autoSpaceDE w:val="0"/>
        <w:autoSpaceDN w:val="0"/>
        <w:snapToGrid w:val="0"/>
        <w:spacing w:line="360" w:lineRule="auto"/>
        <w:rPr>
          <w:sz w:val="24"/>
        </w:rPr>
      </w:pPr>
      <w:bookmarkStart w:id="557" w:name="_Ref13018"/>
      <w:bookmarkStart w:id="558" w:name="_Ref12177"/>
      <w:r>
        <w:rPr>
          <w:rFonts w:hint="eastAsia"/>
          <w:sz w:val="24"/>
        </w:rPr>
        <w:t>江涛</w:t>
      </w:r>
      <w:r>
        <w:rPr>
          <w:rFonts w:hint="eastAsia"/>
          <w:sz w:val="24"/>
        </w:rPr>
        <w:t>,</w:t>
      </w:r>
      <w:r>
        <w:rPr>
          <w:rFonts w:hint="eastAsia"/>
          <w:sz w:val="24"/>
        </w:rPr>
        <w:t>谢世芳</w:t>
      </w:r>
      <w:r>
        <w:rPr>
          <w:rFonts w:hint="eastAsia"/>
          <w:sz w:val="24"/>
        </w:rPr>
        <w:t>. Web</w:t>
      </w:r>
      <w:r>
        <w:rPr>
          <w:rFonts w:hint="eastAsia"/>
          <w:sz w:val="24"/>
        </w:rPr>
        <w:t>前端开发技术</w:t>
      </w:r>
      <w:r>
        <w:rPr>
          <w:rFonts w:hint="eastAsia"/>
          <w:sz w:val="24"/>
        </w:rPr>
        <w:t>HTML5</w:t>
      </w:r>
      <w:r>
        <w:rPr>
          <w:rFonts w:hint="eastAsia"/>
          <w:sz w:val="24"/>
        </w:rPr>
        <w:t>与</w:t>
      </w:r>
      <w:r>
        <w:rPr>
          <w:rFonts w:hint="eastAsia"/>
          <w:sz w:val="24"/>
        </w:rPr>
        <w:t>CSS3</w:t>
      </w:r>
      <w:r>
        <w:rPr>
          <w:rFonts w:hint="eastAsia"/>
          <w:sz w:val="24"/>
        </w:rPr>
        <w:t>的融合及未来发展趋势</w:t>
      </w:r>
      <w:r>
        <w:rPr>
          <w:rFonts w:hint="eastAsia"/>
          <w:sz w:val="24"/>
        </w:rPr>
        <w:t xml:space="preserve"> [J]. </w:t>
      </w:r>
      <w:r>
        <w:rPr>
          <w:rFonts w:hint="eastAsia"/>
          <w:sz w:val="24"/>
        </w:rPr>
        <w:t>电脑编程技巧与维护</w:t>
      </w:r>
      <w:r>
        <w:rPr>
          <w:rFonts w:hint="eastAsia"/>
          <w:sz w:val="24"/>
        </w:rPr>
        <w:t>, 2019, (04): 170-172. DOI:10.16184/j.cnki.comprg.2019.04.061.</w:t>
      </w:r>
      <w:bookmarkEnd w:id="558"/>
    </w:p>
    <w:bookmarkEnd w:id="557"/>
    <w:p w14:paraId="5DA95422" w14:textId="77777777" w:rsidR="00546BC3" w:rsidRDefault="00546BC3">
      <w:pPr>
        <w:numPr>
          <w:ilvl w:val="0"/>
          <w:numId w:val="7"/>
        </w:numPr>
        <w:tabs>
          <w:tab w:val="left" w:pos="420"/>
        </w:tabs>
        <w:wordWrap w:val="0"/>
        <w:autoSpaceDE w:val="0"/>
        <w:autoSpaceDN w:val="0"/>
        <w:snapToGrid w:val="0"/>
        <w:spacing w:line="360" w:lineRule="auto"/>
        <w:rPr>
          <w:sz w:val="24"/>
        </w:rPr>
      </w:pPr>
      <w:r>
        <w:rPr>
          <w:rFonts w:hint="eastAsia"/>
          <w:sz w:val="24"/>
        </w:rPr>
        <w:t>王婷婷</w:t>
      </w:r>
      <w:r>
        <w:rPr>
          <w:rFonts w:hint="eastAsia"/>
          <w:sz w:val="24"/>
        </w:rPr>
        <w:t xml:space="preserve">. </w:t>
      </w:r>
      <w:r>
        <w:rPr>
          <w:rFonts w:hint="eastAsia"/>
          <w:sz w:val="24"/>
        </w:rPr>
        <w:t>微信小程序开发</w:t>
      </w:r>
      <w:r>
        <w:rPr>
          <w:rFonts w:hint="eastAsia"/>
          <w:sz w:val="24"/>
        </w:rPr>
        <w:t xml:space="preserve"> [J]. </w:t>
      </w:r>
      <w:r>
        <w:rPr>
          <w:rFonts w:hint="eastAsia"/>
          <w:sz w:val="24"/>
        </w:rPr>
        <w:t>信息技术与信息化</w:t>
      </w:r>
      <w:r>
        <w:rPr>
          <w:rFonts w:hint="eastAsia"/>
          <w:sz w:val="24"/>
        </w:rPr>
        <w:t>, 2018, (12): 62-63.</w:t>
      </w:r>
    </w:p>
    <w:p w14:paraId="440D88C6" w14:textId="77777777" w:rsidR="00546BC3" w:rsidRDefault="00546BC3">
      <w:pPr>
        <w:numPr>
          <w:ilvl w:val="0"/>
          <w:numId w:val="7"/>
        </w:numPr>
        <w:tabs>
          <w:tab w:val="left" w:pos="420"/>
        </w:tabs>
        <w:wordWrap w:val="0"/>
        <w:autoSpaceDE w:val="0"/>
        <w:autoSpaceDN w:val="0"/>
        <w:snapToGrid w:val="0"/>
        <w:spacing w:line="360" w:lineRule="auto"/>
        <w:rPr>
          <w:sz w:val="24"/>
        </w:rPr>
      </w:pPr>
      <w:bookmarkStart w:id="559" w:name="_Ref12315"/>
      <w:r>
        <w:rPr>
          <w:rFonts w:hint="eastAsia"/>
          <w:sz w:val="24"/>
        </w:rPr>
        <w:t>陈青云</w:t>
      </w:r>
      <w:r>
        <w:rPr>
          <w:rFonts w:hint="eastAsia"/>
          <w:sz w:val="24"/>
        </w:rPr>
        <w:t>. HTML5</w:t>
      </w:r>
      <w:r>
        <w:rPr>
          <w:rFonts w:hint="eastAsia"/>
          <w:sz w:val="24"/>
        </w:rPr>
        <w:t>与</w:t>
      </w:r>
      <w:r>
        <w:rPr>
          <w:rFonts w:hint="eastAsia"/>
          <w:sz w:val="24"/>
        </w:rPr>
        <w:t>CSS3</w:t>
      </w:r>
      <w:r>
        <w:rPr>
          <w:rFonts w:hint="eastAsia"/>
          <w:sz w:val="24"/>
        </w:rPr>
        <w:t>技术在网页制作中的应用及发展前景</w:t>
      </w:r>
      <w:r>
        <w:rPr>
          <w:rFonts w:hint="eastAsia"/>
          <w:sz w:val="24"/>
        </w:rPr>
        <w:t xml:space="preserve"> [J]. </w:t>
      </w:r>
      <w:r>
        <w:rPr>
          <w:rFonts w:hint="eastAsia"/>
          <w:sz w:val="24"/>
        </w:rPr>
        <w:t>信息与电脑</w:t>
      </w:r>
      <w:r>
        <w:rPr>
          <w:rFonts w:hint="eastAsia"/>
          <w:sz w:val="24"/>
        </w:rPr>
        <w:t>(</w:t>
      </w:r>
      <w:r>
        <w:rPr>
          <w:rFonts w:hint="eastAsia"/>
          <w:sz w:val="24"/>
        </w:rPr>
        <w:t>理论版</w:t>
      </w:r>
      <w:r>
        <w:rPr>
          <w:rFonts w:hint="eastAsia"/>
          <w:sz w:val="24"/>
        </w:rPr>
        <w:t>), 2018, (16): 1-2.</w:t>
      </w:r>
      <w:bookmarkEnd w:id="559"/>
    </w:p>
    <w:p w14:paraId="5644E766" w14:textId="77777777" w:rsidR="00546BC3" w:rsidRDefault="00546BC3">
      <w:pPr>
        <w:numPr>
          <w:ilvl w:val="0"/>
          <w:numId w:val="7"/>
        </w:numPr>
        <w:tabs>
          <w:tab w:val="left" w:pos="420"/>
        </w:tabs>
        <w:wordWrap w:val="0"/>
        <w:autoSpaceDE w:val="0"/>
        <w:autoSpaceDN w:val="0"/>
        <w:snapToGrid w:val="0"/>
        <w:spacing w:line="360" w:lineRule="auto"/>
        <w:rPr>
          <w:sz w:val="24"/>
        </w:rPr>
      </w:pPr>
      <w:r>
        <w:rPr>
          <w:rFonts w:hint="eastAsia"/>
          <w:sz w:val="24"/>
        </w:rPr>
        <w:t>吕宇琛</w:t>
      </w:r>
      <w:r>
        <w:rPr>
          <w:rFonts w:hint="eastAsia"/>
          <w:sz w:val="24"/>
        </w:rPr>
        <w:t>. SpringBoot</w:t>
      </w:r>
      <w:r>
        <w:rPr>
          <w:rFonts w:hint="eastAsia"/>
          <w:sz w:val="24"/>
        </w:rPr>
        <w:t>框架在</w:t>
      </w:r>
      <w:r>
        <w:rPr>
          <w:rFonts w:hint="eastAsia"/>
          <w:sz w:val="24"/>
        </w:rPr>
        <w:t>web</w:t>
      </w:r>
      <w:r>
        <w:rPr>
          <w:rFonts w:hint="eastAsia"/>
          <w:sz w:val="24"/>
        </w:rPr>
        <w:t>应用开发中的探讨</w:t>
      </w:r>
      <w:r>
        <w:rPr>
          <w:rFonts w:hint="eastAsia"/>
          <w:sz w:val="24"/>
        </w:rPr>
        <w:t xml:space="preserve"> [J]. </w:t>
      </w:r>
      <w:r>
        <w:rPr>
          <w:rFonts w:hint="eastAsia"/>
          <w:sz w:val="24"/>
        </w:rPr>
        <w:t>科技创新导报</w:t>
      </w:r>
      <w:r>
        <w:rPr>
          <w:rFonts w:hint="eastAsia"/>
          <w:sz w:val="24"/>
        </w:rPr>
        <w:t>, 2018, 15 (08): 168+173. DOI:10.16660/j.cnki.1674-098X.2018.08.168.</w:t>
      </w:r>
    </w:p>
    <w:p w14:paraId="2C6E1B3C" w14:textId="77777777" w:rsidR="00546BC3" w:rsidRDefault="00546BC3">
      <w:pPr>
        <w:numPr>
          <w:ilvl w:val="0"/>
          <w:numId w:val="7"/>
        </w:numPr>
        <w:tabs>
          <w:tab w:val="left" w:pos="420"/>
        </w:tabs>
        <w:wordWrap w:val="0"/>
        <w:autoSpaceDE w:val="0"/>
        <w:autoSpaceDN w:val="0"/>
        <w:snapToGrid w:val="0"/>
        <w:spacing w:line="360" w:lineRule="auto"/>
        <w:rPr>
          <w:sz w:val="24"/>
        </w:rPr>
      </w:pPr>
      <w:bookmarkStart w:id="560" w:name="_Ref12508"/>
      <w:r>
        <w:rPr>
          <w:rFonts w:hint="eastAsia"/>
          <w:sz w:val="24"/>
        </w:rPr>
        <w:t>张峰</w:t>
      </w:r>
      <w:r>
        <w:rPr>
          <w:rFonts w:hint="eastAsia"/>
          <w:sz w:val="24"/>
        </w:rPr>
        <w:t xml:space="preserve">. </w:t>
      </w:r>
      <w:r>
        <w:rPr>
          <w:rFonts w:hint="eastAsia"/>
          <w:sz w:val="24"/>
        </w:rPr>
        <w:t>应用</w:t>
      </w:r>
      <w:r>
        <w:rPr>
          <w:rFonts w:hint="eastAsia"/>
          <w:sz w:val="24"/>
        </w:rPr>
        <w:t>SpringBoot</w:t>
      </w:r>
      <w:r>
        <w:rPr>
          <w:rFonts w:hint="eastAsia"/>
          <w:sz w:val="24"/>
        </w:rPr>
        <w:t>改变</w:t>
      </w:r>
      <w:r>
        <w:rPr>
          <w:rFonts w:hint="eastAsia"/>
          <w:sz w:val="24"/>
        </w:rPr>
        <w:t>web</w:t>
      </w:r>
      <w:r>
        <w:rPr>
          <w:rFonts w:hint="eastAsia"/>
          <w:sz w:val="24"/>
        </w:rPr>
        <w:t>应用开发模式</w:t>
      </w:r>
      <w:r>
        <w:rPr>
          <w:rFonts w:hint="eastAsia"/>
          <w:sz w:val="24"/>
        </w:rPr>
        <w:t xml:space="preserve"> [J]. </w:t>
      </w:r>
      <w:r>
        <w:rPr>
          <w:rFonts w:hint="eastAsia"/>
          <w:sz w:val="24"/>
        </w:rPr>
        <w:t>科技创新与应用</w:t>
      </w:r>
      <w:r>
        <w:rPr>
          <w:rFonts w:hint="eastAsia"/>
          <w:sz w:val="24"/>
        </w:rPr>
        <w:t>, 2017, (23): 193-194.</w:t>
      </w:r>
      <w:bookmarkEnd w:id="560"/>
    </w:p>
    <w:p w14:paraId="171784D9" w14:textId="77777777" w:rsidR="00546BC3" w:rsidRDefault="00546BC3">
      <w:pPr>
        <w:numPr>
          <w:ilvl w:val="0"/>
          <w:numId w:val="7"/>
        </w:numPr>
        <w:tabs>
          <w:tab w:val="left" w:pos="420"/>
        </w:tabs>
        <w:wordWrap w:val="0"/>
        <w:autoSpaceDE w:val="0"/>
        <w:autoSpaceDN w:val="0"/>
        <w:snapToGrid w:val="0"/>
        <w:spacing w:line="360" w:lineRule="auto"/>
        <w:rPr>
          <w:sz w:val="24"/>
        </w:rPr>
      </w:pPr>
      <w:r>
        <w:rPr>
          <w:rFonts w:hint="eastAsia"/>
          <w:sz w:val="24"/>
        </w:rPr>
        <w:t>李帅力</w:t>
      </w:r>
      <w:r>
        <w:rPr>
          <w:rFonts w:hint="eastAsia"/>
          <w:sz w:val="24"/>
        </w:rPr>
        <w:t xml:space="preserve">. </w:t>
      </w:r>
      <w:r>
        <w:rPr>
          <w:rFonts w:hint="eastAsia"/>
          <w:sz w:val="24"/>
        </w:rPr>
        <w:t>基于</w:t>
      </w:r>
      <w:r>
        <w:rPr>
          <w:rFonts w:hint="eastAsia"/>
          <w:sz w:val="24"/>
        </w:rPr>
        <w:t>SpringMVC</w:t>
      </w:r>
      <w:r>
        <w:rPr>
          <w:rFonts w:hint="eastAsia"/>
          <w:sz w:val="24"/>
        </w:rPr>
        <w:t>及</w:t>
      </w:r>
      <w:r>
        <w:rPr>
          <w:rFonts w:hint="eastAsia"/>
          <w:sz w:val="24"/>
        </w:rPr>
        <w:t>MyBatis</w:t>
      </w:r>
      <w:r>
        <w:rPr>
          <w:rFonts w:hint="eastAsia"/>
          <w:sz w:val="24"/>
        </w:rPr>
        <w:t>框架的智慧园区访客管理系统的设计与实现</w:t>
      </w:r>
      <w:r>
        <w:rPr>
          <w:rFonts w:hint="eastAsia"/>
          <w:sz w:val="24"/>
        </w:rPr>
        <w:t xml:space="preserve">[D]. </w:t>
      </w:r>
      <w:r>
        <w:rPr>
          <w:rFonts w:hint="eastAsia"/>
          <w:sz w:val="24"/>
        </w:rPr>
        <w:t>浙江工业大学</w:t>
      </w:r>
      <w:r>
        <w:rPr>
          <w:rFonts w:hint="eastAsia"/>
          <w:sz w:val="24"/>
        </w:rPr>
        <w:t>, 2016.</w:t>
      </w:r>
      <w:commentRangeStart w:id="561"/>
      <w:commentRangeEnd w:id="561"/>
      <w:r>
        <w:commentReference w:id="562"/>
      </w:r>
    </w:p>
    <w:p w14:paraId="7C502736" w14:textId="77777777" w:rsidR="00546BC3" w:rsidRDefault="00546BC3">
      <w:pPr>
        <w:snapToGrid w:val="0"/>
        <w:spacing w:line="360" w:lineRule="auto"/>
        <w:rPr>
          <w:sz w:val="24"/>
        </w:rPr>
      </w:pPr>
    </w:p>
    <w:p w14:paraId="29FD2D2B" w14:textId="77777777" w:rsidR="00546BC3" w:rsidRDefault="00546BC3">
      <w:pPr>
        <w:snapToGrid w:val="0"/>
        <w:spacing w:line="360" w:lineRule="auto"/>
        <w:jc w:val="center"/>
        <w:outlineLvl w:val="0"/>
        <w:rPr>
          <w:b/>
          <w:snapToGrid w:val="0"/>
          <w:color w:val="000000"/>
          <w:sz w:val="30"/>
          <w:szCs w:val="30"/>
          <w:shd w:val="clear" w:color="auto" w:fill="FFFFFF"/>
        </w:rPr>
      </w:pPr>
      <w:r>
        <w:rPr>
          <w:rFonts w:hint="eastAsia"/>
          <w:b/>
          <w:snapToGrid w:val="0"/>
          <w:color w:val="000000"/>
          <w:sz w:val="30"/>
          <w:szCs w:val="30"/>
          <w:shd w:val="clear" w:color="auto" w:fill="FFFFFF"/>
        </w:rPr>
        <w:br w:type="page"/>
      </w:r>
      <w:bookmarkStart w:id="563" w:name="_Toc5747"/>
      <w:bookmarkStart w:id="564" w:name="_Toc22467"/>
      <w:bookmarkStart w:id="565" w:name="_Toc22231"/>
      <w:bookmarkStart w:id="566" w:name="_Toc9583"/>
      <w:r>
        <w:rPr>
          <w:rFonts w:hint="eastAsia"/>
          <w:b/>
          <w:snapToGrid w:val="0"/>
          <w:color w:val="000000"/>
          <w:sz w:val="30"/>
          <w:szCs w:val="30"/>
          <w:shd w:val="clear" w:color="auto" w:fill="FFFFFF"/>
          <w:lang w:val="zh-CN"/>
        </w:rPr>
        <w:t>致</w:t>
      </w:r>
      <w:r>
        <w:rPr>
          <w:rFonts w:hint="eastAsia"/>
          <w:b/>
          <w:snapToGrid w:val="0"/>
          <w:color w:val="000000"/>
          <w:sz w:val="30"/>
          <w:szCs w:val="30"/>
          <w:shd w:val="clear" w:color="auto" w:fill="FFFFFF"/>
        </w:rPr>
        <w:t xml:space="preserve">  </w:t>
      </w:r>
      <w:r>
        <w:rPr>
          <w:rFonts w:hint="eastAsia"/>
          <w:b/>
          <w:snapToGrid w:val="0"/>
          <w:color w:val="000000"/>
          <w:sz w:val="30"/>
          <w:szCs w:val="30"/>
          <w:shd w:val="clear" w:color="auto" w:fill="FFFFFF"/>
          <w:lang w:val="zh-CN"/>
        </w:rPr>
        <w:t>谢</w:t>
      </w:r>
      <w:bookmarkEnd w:id="563"/>
      <w:bookmarkEnd w:id="564"/>
    </w:p>
    <w:p w14:paraId="70BA8955" w14:textId="77777777" w:rsidR="00546BC3" w:rsidRDefault="00546BC3">
      <w:pPr>
        <w:snapToGrid w:val="0"/>
        <w:spacing w:line="360" w:lineRule="auto"/>
        <w:ind w:firstLineChars="200" w:firstLine="480"/>
        <w:rPr>
          <w:snapToGrid w:val="0"/>
          <w:sz w:val="24"/>
        </w:rPr>
      </w:pPr>
      <w:r>
        <w:rPr>
          <w:rFonts w:hint="eastAsia"/>
          <w:snapToGrid w:val="0"/>
          <w:sz w:val="24"/>
        </w:rPr>
        <w:t>在即将完成本科论文之际，我满怀感激之情，要向所有在我学习和生活中给予帮助和支持的人表示衷心的感谢。</w:t>
      </w:r>
    </w:p>
    <w:p w14:paraId="3F33835B" w14:textId="77777777" w:rsidR="00546BC3" w:rsidRDefault="00546BC3">
      <w:pPr>
        <w:snapToGrid w:val="0"/>
        <w:spacing w:line="360" w:lineRule="auto"/>
        <w:ind w:firstLineChars="200" w:firstLine="480"/>
        <w:rPr>
          <w:snapToGrid w:val="0"/>
          <w:sz w:val="24"/>
        </w:rPr>
      </w:pPr>
      <w:r>
        <w:rPr>
          <w:rFonts w:hint="eastAsia"/>
          <w:snapToGrid w:val="0"/>
          <w:sz w:val="24"/>
        </w:rPr>
        <w:t>首先，我要特别感谢我的导师郑伊轮老师，从论文的选题、研究方法的确定，到论文的撰写和修改，导师们始终给予我耐心细致的指导，让我在学术上有了长足的进步。他的严谨治学、勤奋工作的精神，不仅让我在专业知识上受益匪浅，更教会了我如何独立思考和解决问题。</w:t>
      </w:r>
    </w:p>
    <w:p w14:paraId="36430F1A" w14:textId="77777777" w:rsidR="00546BC3" w:rsidRDefault="00546BC3">
      <w:pPr>
        <w:snapToGrid w:val="0"/>
        <w:spacing w:line="360" w:lineRule="auto"/>
        <w:ind w:firstLineChars="200" w:firstLine="480"/>
        <w:rPr>
          <w:snapToGrid w:val="0"/>
          <w:sz w:val="24"/>
        </w:rPr>
      </w:pPr>
      <w:r>
        <w:rPr>
          <w:rFonts w:hint="eastAsia"/>
          <w:snapToGrid w:val="0"/>
          <w:sz w:val="24"/>
        </w:rPr>
        <w:t>同时，我要感谢家人和同学们的支持和陪伴。家人是我最坚实的后盾，他们无私的爱和鼓励为我提供了良好的学习环境，让我能够专心致志地投入到学习和研究中。与同学和室友共度的大学生活充实而难忘，我们相互帮助、相互学习、共同进步，留下了宝贵的回忆。</w:t>
      </w:r>
    </w:p>
    <w:p w14:paraId="45A73881" w14:textId="77777777" w:rsidR="00546BC3" w:rsidRDefault="00546BC3">
      <w:pPr>
        <w:snapToGrid w:val="0"/>
        <w:spacing w:line="360" w:lineRule="auto"/>
        <w:ind w:firstLineChars="200" w:firstLine="480"/>
        <w:rPr>
          <w:snapToGrid w:val="0"/>
        </w:rPr>
      </w:pPr>
      <w:r>
        <w:rPr>
          <w:rFonts w:hint="eastAsia"/>
          <w:snapToGrid w:val="0"/>
          <w:sz w:val="24"/>
        </w:rPr>
        <w:t>最后，在未来的道路上，我将继续努力，不辜负你们的期望，以更加优异的成绩回报你们的关爱和支持。</w:t>
      </w:r>
      <w:bookmarkEnd w:id="291"/>
      <w:bookmarkEnd w:id="290"/>
      <w:bookmarkEnd w:id="289"/>
      <w:bookmarkEnd w:id="288"/>
      <w:bookmarkEnd w:id="287"/>
      <w:bookmarkEnd w:id="565"/>
      <w:bookmarkEnd w:id="566"/>
    </w:p>
    <w:sectPr w:rsidR="00000000">
      <w:footnotePr>
        <w:numFmt w:val="decimalEnclosedCircleChinese"/>
        <w:numRestart w:val="eachPage"/>
      </w:footnotePr>
      <w:pgSz w:w="11906" w:h="16838"/>
      <w:pgMar w:top="1871" w:right="1417" w:bottom="1531" w:left="1417" w:header="1474" w:footer="1134" w:gutter="283"/>
      <w:pgNumType w:fmt="numberInDash"/>
      <w:cols w:space="720"/>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论无忧" w:date="2024-05-04T17:26:00Z" w:initials="论">
    <w:p w14:paraId="6F2E225D" w14:textId="77777777" w:rsidR="00546BC3" w:rsidRDefault="00546BC3">
      <w:pPr>
        <w:pStyle w:val="a3"/>
      </w:pPr>
      <w:r>
        <w:t>检测结果：</w:t>
      </w:r>
    </w:p>
    <w:p w14:paraId="57E93874" w14:textId="77777777" w:rsidR="00546BC3" w:rsidRDefault="00546BC3">
      <w:pPr>
        <w:pStyle w:val="a3"/>
      </w:pPr>
      <w:r>
        <w:t>检测问题数：</w:t>
      </w:r>
      <w:r>
        <w:t>22</w:t>
      </w:r>
      <w:r>
        <w:t>，万字差错率：</w:t>
      </w:r>
      <w:r>
        <w:t>7.16,</w:t>
      </w:r>
      <w:r>
        <w:t>未达到合格标准</w:t>
      </w:r>
    </w:p>
    <w:p w14:paraId="29279EEC" w14:textId="77777777" w:rsidR="00546BC3" w:rsidRDefault="00546BC3">
      <w:pPr>
        <w:pStyle w:val="a3"/>
      </w:pPr>
      <w:r>
        <w:t>正文共</w:t>
      </w:r>
      <w:r>
        <w:t>7</w:t>
      </w:r>
      <w:r>
        <w:t>章（包含绪论和结论）</w:t>
      </w:r>
      <w:r>
        <w:t>,</w:t>
      </w:r>
      <w:r>
        <w:t>如果此数据与实际不符合，可能存在大量误报，请核对章标题格式</w:t>
      </w:r>
    </w:p>
    <w:p w14:paraId="700882F9" w14:textId="77777777" w:rsidR="00546BC3" w:rsidRDefault="00546BC3">
      <w:pPr>
        <w:pStyle w:val="a3"/>
      </w:pPr>
      <w:r>
        <w:t>全文页数：</w:t>
      </w:r>
      <w:r>
        <w:t>52,</w:t>
      </w:r>
      <w:r>
        <w:t>字符数：</w:t>
      </w:r>
      <w:r>
        <w:t>19754</w:t>
      </w:r>
      <w:r>
        <w:t>，中文字符数：</w:t>
      </w:r>
      <w:r>
        <w:t>18240</w:t>
      </w:r>
      <w:r>
        <w:t>，英文字符数：</w:t>
      </w:r>
      <w:r>
        <w:t>1514</w:t>
      </w:r>
      <w:r>
        <w:t>，节数：</w:t>
      </w:r>
      <w:r>
        <w:t>3</w:t>
      </w:r>
      <w:r>
        <w:t>，段落数：</w:t>
      </w:r>
      <w:r>
        <w:t>717</w:t>
      </w:r>
    </w:p>
    <w:p w14:paraId="11956FFD" w14:textId="77777777" w:rsidR="00546BC3" w:rsidRDefault="00546BC3">
      <w:pPr>
        <w:pStyle w:val="a3"/>
      </w:pPr>
      <w:r>
        <w:t>中文摘要字符数：</w:t>
      </w:r>
      <w:r>
        <w:t>620,</w:t>
      </w:r>
      <w:r>
        <w:t>关键词数：</w:t>
      </w:r>
      <w:r>
        <w:t>0</w:t>
      </w:r>
      <w:r>
        <w:t>，正文字符数：</w:t>
      </w:r>
      <w:r>
        <w:t>16494</w:t>
      </w:r>
      <w:r>
        <w:t>，首章字符数：</w:t>
      </w:r>
      <w:r>
        <w:t>2337</w:t>
      </w:r>
      <w:r>
        <w:t>，末章字符数：</w:t>
      </w:r>
      <w:r>
        <w:t>997</w:t>
      </w:r>
      <w:r>
        <w:t>，参考文献条数：</w:t>
      </w:r>
      <w:r>
        <w:t>18</w:t>
      </w:r>
      <w:r>
        <w:t>，致谢字符数：</w:t>
      </w:r>
      <w:r>
        <w:t>445</w:t>
      </w:r>
    </w:p>
    <w:p w14:paraId="2CF5F52F" w14:textId="77777777" w:rsidR="00546BC3" w:rsidRDefault="00546BC3">
      <w:pPr>
        <w:pStyle w:val="a3"/>
      </w:pPr>
      <w:r>
        <w:t>说明：</w:t>
      </w:r>
    </w:p>
    <w:p w14:paraId="72CBCF5B" w14:textId="77777777" w:rsidR="00546BC3" w:rsidRDefault="00546BC3">
      <w:pPr>
        <w:pStyle w:val="a3"/>
      </w:pPr>
      <w:r>
        <w:t>1.</w:t>
      </w:r>
      <w:r>
        <w:t>请确保一级标题编号模式是第</w:t>
      </w:r>
      <w:r>
        <w:t>1</w:t>
      </w:r>
      <w:r>
        <w:t>章</w:t>
      </w:r>
      <w:r>
        <w:t xml:space="preserve">    </w:t>
      </w:r>
      <w:r>
        <w:t>字号：小三、对齐方式：居中对齐，并重新提交检测</w:t>
      </w:r>
    </w:p>
    <w:p w14:paraId="0FDEDA9C" w14:textId="77777777" w:rsidR="00546BC3" w:rsidRDefault="00546BC3">
      <w:pPr>
        <w:pStyle w:val="a3"/>
      </w:pPr>
      <w:r>
        <w:t>2.</w:t>
      </w:r>
      <w:r>
        <w:t>图片请使用</w:t>
      </w:r>
      <w:r>
        <w:t>“</w:t>
      </w:r>
      <w:r>
        <w:t>嵌入型</w:t>
      </w:r>
      <w:r>
        <w:t>”</w:t>
      </w:r>
      <w:r>
        <w:t>环绕方式，表格为无环绕方式</w:t>
      </w:r>
    </w:p>
    <w:p w14:paraId="73755295" w14:textId="77777777" w:rsidR="00546BC3" w:rsidRDefault="00546BC3">
      <w:pPr>
        <w:pStyle w:val="a3"/>
      </w:pPr>
      <w:r>
        <w:t>3.</w:t>
      </w:r>
      <w:r>
        <w:t>提醒不计算错误，如机器人误报请忽略</w:t>
      </w:r>
    </w:p>
    <w:p w14:paraId="76EE1C01" w14:textId="77777777" w:rsidR="00546BC3" w:rsidRDefault="00546BC3">
      <w:pPr>
        <w:pStyle w:val="a3"/>
      </w:pPr>
      <w:r>
        <w:t>如对检测结果有疑问在检测报告</w:t>
      </w:r>
      <w:r>
        <w:t>-&gt;</w:t>
      </w:r>
      <w:r>
        <w:t>订单咨询处提交问题；</w:t>
      </w:r>
      <w:r>
        <w:t>QQ</w:t>
      </w:r>
      <w:r>
        <w:t>仅解答不能登录的问题。</w:t>
      </w:r>
    </w:p>
    <w:p w14:paraId="27B55890" w14:textId="77777777" w:rsidR="00546BC3" w:rsidRDefault="00546BC3">
      <w:pPr>
        <w:pStyle w:val="a3"/>
      </w:pPr>
    </w:p>
  </w:comment>
  <w:comment w:id="14" w:author="论无忧" w:date="2024-05-04T17:25:00Z" w:initials="论">
    <w:p w14:paraId="73134C13" w14:textId="77777777" w:rsidR="00546BC3" w:rsidRDefault="00546BC3">
      <w:pPr>
        <w:pStyle w:val="a3"/>
      </w:pPr>
      <w:r>
        <w:t>7-8-</w:t>
      </w:r>
      <w:r>
        <w:t>一级目录项致</w:t>
      </w:r>
      <w:r>
        <w:t xml:space="preserve">  </w:t>
      </w:r>
      <w:r>
        <w:t>谢</w:t>
      </w:r>
      <w:r>
        <w:tab/>
        <w:t>-</w:t>
      </w:r>
      <w:r>
        <w:t>提醒</w:t>
      </w:r>
      <w:r>
        <w:t>-</w:t>
      </w:r>
      <w:r>
        <w:t>目录项页码与实际所在页码不一致</w:t>
      </w:r>
      <w:r>
        <w:t>,</w:t>
      </w:r>
      <w:r>
        <w:t>要求</w:t>
      </w:r>
      <w:r>
        <w:t>45,</w:t>
      </w:r>
      <w:r>
        <w:t>目录项中的页码是</w:t>
      </w:r>
      <w:r>
        <w:t>46</w:t>
      </w:r>
    </w:p>
  </w:comment>
  <w:comment w:id="27" w:author="论无忧" w:date="2024-05-04T17:25:00Z" w:initials="论">
    <w:p w14:paraId="465A64D8" w14:textId="77777777" w:rsidR="00546BC3" w:rsidRDefault="00546BC3">
      <w:pPr>
        <w:pStyle w:val="a3"/>
      </w:pPr>
      <w:r>
        <w:t>7-8-</w:t>
      </w:r>
      <w:r>
        <w:t>一级目录项致</w:t>
      </w:r>
      <w:r>
        <w:t xml:space="preserve">  </w:t>
      </w:r>
      <w:r>
        <w:t>谢</w:t>
      </w:r>
      <w:r>
        <w:tab/>
        <w:t>-</w:t>
      </w:r>
      <w:r>
        <w:t>错误</w:t>
      </w:r>
      <w:r>
        <w:t>-</w:t>
      </w:r>
      <w:r>
        <w:t>中文和全角标点要求使用字体</w:t>
      </w:r>
      <w:r>
        <w:t xml:space="preserve"> </w:t>
      </w:r>
      <w:r>
        <w:t>黑体</w:t>
      </w:r>
      <w:r>
        <w:t xml:space="preserve">, </w:t>
      </w:r>
      <w:r>
        <w:t>实际：宋体</w:t>
      </w:r>
    </w:p>
  </w:comment>
  <w:comment w:id="16" w:author="论无忧" w:date="2024-05-04T17:25:00Z" w:initials="论">
    <w:p w14:paraId="14DB9A8C" w14:textId="77777777" w:rsidR="00546BC3" w:rsidRDefault="00546BC3">
      <w:pPr>
        <w:pStyle w:val="a3"/>
      </w:pPr>
      <w:r>
        <w:t>7-7-</w:t>
      </w:r>
      <w:r>
        <w:t>一级目录项参考文献</w:t>
      </w:r>
      <w:r>
        <w:tab/>
        <w:t>-</w:t>
      </w:r>
      <w:r>
        <w:t>提醒</w:t>
      </w:r>
      <w:r>
        <w:t>-</w:t>
      </w:r>
      <w:r>
        <w:t>目录项页码与实际所在页码不一致</w:t>
      </w:r>
      <w:r>
        <w:t>,</w:t>
      </w:r>
      <w:r>
        <w:t>要求</w:t>
      </w:r>
      <w:r>
        <w:t>43,</w:t>
      </w:r>
      <w:r>
        <w:t>目录项中的页码是</w:t>
      </w:r>
      <w:r>
        <w:t>44</w:t>
      </w:r>
    </w:p>
  </w:comment>
  <w:comment w:id="17" w:author="论无忧" w:date="2024-05-04T17:25:00Z" w:initials="论">
    <w:p w14:paraId="47C4ABCD" w14:textId="77777777" w:rsidR="00546BC3" w:rsidRDefault="00546BC3">
      <w:pPr>
        <w:pStyle w:val="a3"/>
      </w:pPr>
      <w:r>
        <w:t>7-7-</w:t>
      </w:r>
      <w:r>
        <w:t>一级目录项参考文献</w:t>
      </w:r>
      <w:r>
        <w:tab/>
        <w:t>-</w:t>
      </w:r>
      <w:r>
        <w:t>错误</w:t>
      </w:r>
      <w:r>
        <w:t>-</w:t>
      </w:r>
      <w:r>
        <w:t>中文和全角标点要求使用字体</w:t>
      </w:r>
      <w:r>
        <w:t xml:space="preserve"> </w:t>
      </w:r>
      <w:r>
        <w:t>黑体</w:t>
      </w:r>
      <w:r>
        <w:t xml:space="preserve">, </w:t>
      </w:r>
      <w:r>
        <w:t>实际：宋体</w:t>
      </w:r>
    </w:p>
  </w:comment>
  <w:comment w:id="18" w:author="论无忧" w:date="2024-05-04T17:25:00Z" w:initials="论">
    <w:p w14:paraId="5EFFA120" w14:textId="77777777" w:rsidR="00546BC3" w:rsidRDefault="00546BC3">
      <w:pPr>
        <w:pStyle w:val="a3"/>
      </w:pPr>
      <w:r>
        <w:t>7-4-</w:t>
      </w:r>
      <w:r>
        <w:t>一级目录项第</w:t>
      </w:r>
      <w:r>
        <w:t>7</w:t>
      </w:r>
      <w:r>
        <w:t>章</w:t>
      </w:r>
      <w:r>
        <w:t xml:space="preserve"> </w:t>
      </w:r>
      <w:r>
        <w:t>总</w:t>
      </w:r>
      <w:r>
        <w:t>-</w:t>
      </w:r>
      <w:r>
        <w:t>提醒</w:t>
      </w:r>
      <w:r>
        <w:t>-</w:t>
      </w:r>
      <w:r>
        <w:t>目录项页码与实际所在页码不一致</w:t>
      </w:r>
      <w:r>
        <w:t>,</w:t>
      </w:r>
      <w:r>
        <w:t>要求</w:t>
      </w:r>
      <w:r>
        <w:t>41,</w:t>
      </w:r>
      <w:r>
        <w:t>目录项中的页码是</w:t>
      </w:r>
      <w:r>
        <w:t>42</w:t>
      </w:r>
    </w:p>
  </w:comment>
  <w:comment w:id="19" w:author="论无忧" w:date="2024-05-04T17:25:00Z" w:initials="论">
    <w:p w14:paraId="0FD537AC" w14:textId="77777777" w:rsidR="00546BC3" w:rsidRDefault="00546BC3">
      <w:pPr>
        <w:pStyle w:val="a3"/>
      </w:pPr>
      <w:r>
        <w:t>7-4-</w:t>
      </w:r>
      <w:r>
        <w:t>一级目录项第</w:t>
      </w:r>
      <w:r>
        <w:t>7</w:t>
      </w:r>
      <w:r>
        <w:t>章</w:t>
      </w:r>
      <w:r>
        <w:t xml:space="preserve"> </w:t>
      </w:r>
      <w:r>
        <w:t>总</w:t>
      </w:r>
      <w:r>
        <w:t>-</w:t>
      </w:r>
      <w:r>
        <w:t>错误</w:t>
      </w:r>
      <w:r>
        <w:t>-</w:t>
      </w:r>
      <w:r>
        <w:t>中文和全角标点要求使用字体</w:t>
      </w:r>
      <w:r>
        <w:t xml:space="preserve"> </w:t>
      </w:r>
      <w:r>
        <w:t>黑体</w:t>
      </w:r>
      <w:r>
        <w:t xml:space="preserve">, </w:t>
      </w:r>
      <w:r>
        <w:t>实际：宋体</w:t>
      </w:r>
    </w:p>
  </w:comment>
  <w:comment w:id="20" w:author="论无忧" w:date="2024-05-04T17:25:00Z" w:initials="论">
    <w:p w14:paraId="01C57C4F" w14:textId="77777777" w:rsidR="00546BC3" w:rsidRDefault="00546BC3">
      <w:pPr>
        <w:pStyle w:val="a3"/>
      </w:pPr>
      <w:r>
        <w:t>6-16-</w:t>
      </w:r>
      <w:r>
        <w:t>一级目录项第</w:t>
      </w:r>
      <w:r>
        <w:t>6</w:t>
      </w:r>
      <w:r>
        <w:t>章</w:t>
      </w:r>
      <w:r>
        <w:t xml:space="preserve"> </w:t>
      </w:r>
      <w:r>
        <w:t>系</w:t>
      </w:r>
      <w:r>
        <w:t>-</w:t>
      </w:r>
      <w:r>
        <w:t>提醒</w:t>
      </w:r>
      <w:r>
        <w:t>-</w:t>
      </w:r>
      <w:r>
        <w:t>目录项页码与实际所在页码不一致</w:t>
      </w:r>
      <w:r>
        <w:t>,</w:t>
      </w:r>
      <w:r>
        <w:t>要求</w:t>
      </w:r>
      <w:r>
        <w:t>37,</w:t>
      </w:r>
      <w:r>
        <w:t>目录项中的页码是</w:t>
      </w:r>
      <w:r>
        <w:t>38</w:t>
      </w:r>
    </w:p>
  </w:comment>
  <w:comment w:id="21" w:author="论无忧" w:date="2024-05-04T17:25:00Z" w:initials="论">
    <w:p w14:paraId="103E865E" w14:textId="77777777" w:rsidR="00546BC3" w:rsidRDefault="00546BC3">
      <w:pPr>
        <w:pStyle w:val="a3"/>
      </w:pPr>
      <w:r>
        <w:t>6-16-</w:t>
      </w:r>
      <w:r>
        <w:t>一级目录项第</w:t>
      </w:r>
      <w:r>
        <w:t>6</w:t>
      </w:r>
      <w:r>
        <w:t>章</w:t>
      </w:r>
      <w:r>
        <w:t xml:space="preserve"> </w:t>
      </w:r>
      <w:r>
        <w:t>系</w:t>
      </w:r>
      <w:r>
        <w:t>-</w:t>
      </w:r>
      <w:r>
        <w:t>错误</w:t>
      </w:r>
      <w:r>
        <w:t>-</w:t>
      </w:r>
      <w:r>
        <w:t>中文和全角标点要求使用字体</w:t>
      </w:r>
      <w:r>
        <w:t xml:space="preserve"> </w:t>
      </w:r>
      <w:r>
        <w:t>黑体</w:t>
      </w:r>
      <w:r>
        <w:t xml:space="preserve">, </w:t>
      </w:r>
      <w:r>
        <w:t>实际：宋体</w:t>
      </w:r>
    </w:p>
  </w:comment>
  <w:comment w:id="22" w:author="论无忧" w:date="2024-05-04T17:25:00Z" w:initials="论">
    <w:p w14:paraId="49B5894F" w14:textId="77777777" w:rsidR="00546BC3" w:rsidRDefault="00546BC3">
      <w:pPr>
        <w:pStyle w:val="a3"/>
      </w:pPr>
      <w:r>
        <w:t>6-10-</w:t>
      </w:r>
      <w:r>
        <w:t>一级目录项第</w:t>
      </w:r>
      <w:r>
        <w:t>5</w:t>
      </w:r>
      <w:r>
        <w:t>章</w:t>
      </w:r>
      <w:r>
        <w:t xml:space="preserve"> </w:t>
      </w:r>
      <w:r>
        <w:t>系</w:t>
      </w:r>
      <w:r>
        <w:t>-</w:t>
      </w:r>
      <w:r>
        <w:t>错误</w:t>
      </w:r>
      <w:r>
        <w:t>-</w:t>
      </w:r>
      <w:r>
        <w:t>中文和全角标点要求使用字体</w:t>
      </w:r>
      <w:r>
        <w:t xml:space="preserve"> </w:t>
      </w:r>
      <w:r>
        <w:t>黑体</w:t>
      </w:r>
      <w:r>
        <w:t xml:space="preserve">, </w:t>
      </w:r>
      <w:r>
        <w:t>实际：宋体</w:t>
      </w:r>
    </w:p>
  </w:comment>
  <w:comment w:id="23" w:author="论无忧" w:date="2024-05-04T17:25:00Z" w:initials="论">
    <w:p w14:paraId="54617F47" w14:textId="77777777" w:rsidR="00546BC3" w:rsidRDefault="00546BC3">
      <w:pPr>
        <w:pStyle w:val="a3"/>
      </w:pPr>
      <w:r>
        <w:t>5-16-</w:t>
      </w:r>
      <w:r>
        <w:t>一级目录项第</w:t>
      </w:r>
      <w:r>
        <w:t>4</w:t>
      </w:r>
      <w:r>
        <w:t>章</w:t>
      </w:r>
      <w:r>
        <w:t xml:space="preserve"> </w:t>
      </w:r>
      <w:r>
        <w:t>系</w:t>
      </w:r>
      <w:r>
        <w:t>-</w:t>
      </w:r>
      <w:r>
        <w:t>错误</w:t>
      </w:r>
      <w:r>
        <w:t>-</w:t>
      </w:r>
      <w:r>
        <w:t>中文和全角标点要求使用字体</w:t>
      </w:r>
      <w:r>
        <w:t xml:space="preserve"> </w:t>
      </w:r>
      <w:r>
        <w:t>黑体</w:t>
      </w:r>
      <w:r>
        <w:t xml:space="preserve">, </w:t>
      </w:r>
      <w:r>
        <w:t>实际：宋体</w:t>
      </w:r>
    </w:p>
  </w:comment>
  <w:comment w:id="24" w:author="论无忧" w:date="2024-05-04T17:25:00Z" w:initials="论">
    <w:p w14:paraId="3B5CAFFE" w14:textId="77777777" w:rsidR="00546BC3" w:rsidRDefault="00546BC3">
      <w:pPr>
        <w:pStyle w:val="a3"/>
      </w:pPr>
      <w:r>
        <w:t>5-1-</w:t>
      </w:r>
      <w:r>
        <w:t>一级目录项第</w:t>
      </w:r>
      <w:r>
        <w:t>3</w:t>
      </w:r>
      <w:r>
        <w:t>章</w:t>
      </w:r>
      <w:r>
        <w:t xml:space="preserve"> </w:t>
      </w:r>
      <w:r>
        <w:t>系</w:t>
      </w:r>
      <w:r>
        <w:t>-</w:t>
      </w:r>
      <w:r>
        <w:t>错误</w:t>
      </w:r>
      <w:r>
        <w:t>-</w:t>
      </w:r>
      <w:r>
        <w:t>中文和全角标点要求使用字体</w:t>
      </w:r>
      <w:r>
        <w:t xml:space="preserve"> </w:t>
      </w:r>
      <w:r>
        <w:t>黑体</w:t>
      </w:r>
      <w:r>
        <w:t xml:space="preserve">, </w:t>
      </w:r>
      <w:r>
        <w:t>实际：宋体</w:t>
      </w:r>
    </w:p>
  </w:comment>
  <w:comment w:id="25" w:author="论无忧" w:date="2024-05-04T17:25:00Z" w:initials="论">
    <w:p w14:paraId="6DD87E02" w14:textId="77777777" w:rsidR="00546BC3" w:rsidRDefault="00546BC3">
      <w:pPr>
        <w:pStyle w:val="a3"/>
      </w:pPr>
      <w:r>
        <w:t>4-10-</w:t>
      </w:r>
      <w:r>
        <w:t>一级目录项第</w:t>
      </w:r>
      <w:r>
        <w:t>2</w:t>
      </w:r>
      <w:r>
        <w:t>章</w:t>
      </w:r>
      <w:r>
        <w:t xml:space="preserve"> </w:t>
      </w:r>
      <w:r>
        <w:t>相</w:t>
      </w:r>
      <w:r>
        <w:t>-</w:t>
      </w:r>
      <w:r>
        <w:t>错误</w:t>
      </w:r>
      <w:r>
        <w:t>-</w:t>
      </w:r>
      <w:r>
        <w:t>中文和全角标点要求使用字体</w:t>
      </w:r>
      <w:r>
        <w:t xml:space="preserve"> </w:t>
      </w:r>
      <w:r>
        <w:t>黑体</w:t>
      </w:r>
      <w:r>
        <w:t xml:space="preserve">, </w:t>
      </w:r>
      <w:r>
        <w:t>实际：宋体</w:t>
      </w:r>
    </w:p>
  </w:comment>
  <w:comment w:id="26" w:author="论无忧" w:date="2024-05-04T17:25:00Z" w:initials="论">
    <w:p w14:paraId="256711A8" w14:textId="77777777" w:rsidR="00546BC3" w:rsidRDefault="00546BC3">
      <w:pPr>
        <w:pStyle w:val="a3"/>
      </w:pPr>
      <w:r>
        <w:t>4-2-</w:t>
      </w:r>
      <w:r>
        <w:t>一级目录项第</w:t>
      </w:r>
      <w:r>
        <w:t>1</w:t>
      </w:r>
      <w:r>
        <w:t>章</w:t>
      </w:r>
      <w:r>
        <w:t xml:space="preserve"> </w:t>
      </w:r>
      <w:r>
        <w:t>绪</w:t>
      </w:r>
      <w:r>
        <w:t>-</w:t>
      </w:r>
      <w:r>
        <w:t>错误</w:t>
      </w:r>
      <w:r>
        <w:t>-</w:t>
      </w:r>
      <w:r>
        <w:t>中文和全角标点要求使用字体</w:t>
      </w:r>
      <w:r>
        <w:t xml:space="preserve"> </w:t>
      </w:r>
      <w:r>
        <w:t>黑体</w:t>
      </w:r>
      <w:r>
        <w:t xml:space="preserve">, </w:t>
      </w:r>
      <w:r>
        <w:t>实际：宋体</w:t>
      </w:r>
    </w:p>
  </w:comment>
  <w:comment w:id="39" w:author="论无忧" w:date="2024-05-04T17:26:00Z" w:initials="论">
    <w:p w14:paraId="7E1D2854" w14:textId="77777777" w:rsidR="00546BC3" w:rsidRDefault="00546BC3">
      <w:pPr>
        <w:pStyle w:val="a3"/>
      </w:pPr>
      <w:r>
        <w:t>8-1</w:t>
      </w:r>
      <w:r>
        <w:t>错误</w:t>
      </w:r>
      <w:r>
        <w:t>-</w:t>
      </w:r>
      <w:r>
        <w:t>第</w:t>
      </w:r>
      <w:r>
        <w:t>3</w:t>
      </w:r>
      <w:r>
        <w:t>节：页码编号样式</w:t>
      </w:r>
      <w:r>
        <w:t>(</w:t>
      </w:r>
      <w:r>
        <w:t>要求：</w:t>
      </w:r>
      <w:r>
        <w:t xml:space="preserve">-1-, -2-, -3-, …, </w:t>
      </w:r>
      <w:r>
        <w:t>实际：</w:t>
      </w:r>
      <w:r>
        <w:t>1, 2, 3, …)</w:t>
      </w:r>
    </w:p>
  </w:comment>
  <w:comment w:id="160" w:author="论无忧" w:date="2024-05-04T17:26:00Z" w:initials="论">
    <w:p w14:paraId="3FA1179A" w14:textId="77777777" w:rsidR="00546BC3" w:rsidRDefault="00546BC3">
      <w:pPr>
        <w:pStyle w:val="a3"/>
      </w:pPr>
      <w:r>
        <w:t>19-4-</w:t>
      </w:r>
      <w:r>
        <w:t>正文文本</w:t>
      </w:r>
      <w:r>
        <w:t>-</w:t>
      </w:r>
      <w:r>
        <w:t>错误</w:t>
      </w:r>
      <w:r>
        <w:t>-</w:t>
      </w:r>
      <w:r>
        <w:t>段前</w:t>
      </w:r>
      <w:r>
        <w:t>(</w:t>
      </w:r>
      <w:r>
        <w:t>要求：</w:t>
      </w:r>
      <w:r>
        <w:t>0.00</w:t>
      </w:r>
      <w:r>
        <w:t>磅</w:t>
      </w:r>
      <w:r>
        <w:t xml:space="preserve">, </w:t>
      </w:r>
      <w:r>
        <w:t>实际：</w:t>
      </w:r>
      <w:r>
        <w:t>16.30</w:t>
      </w:r>
      <w:r>
        <w:t>磅</w:t>
      </w:r>
      <w:r>
        <w:t>)</w:t>
      </w:r>
    </w:p>
    <w:p w14:paraId="221336CE" w14:textId="77777777" w:rsidR="00546BC3" w:rsidRDefault="00546BC3">
      <w:pPr>
        <w:pStyle w:val="a3"/>
      </w:pPr>
      <w:r>
        <w:t>段后</w:t>
      </w:r>
      <w:r>
        <w:t>(</w:t>
      </w:r>
      <w:r>
        <w:t>要求：</w:t>
      </w:r>
      <w:r>
        <w:t>0.00</w:t>
      </w:r>
      <w:r>
        <w:t>磅</w:t>
      </w:r>
      <w:r>
        <w:t xml:space="preserve">, </w:t>
      </w:r>
      <w:r>
        <w:t>实际：</w:t>
      </w:r>
      <w:r>
        <w:t>16.30</w:t>
      </w:r>
      <w:r>
        <w:t>磅</w:t>
      </w:r>
      <w:r>
        <w:t>)</w:t>
      </w:r>
    </w:p>
  </w:comment>
  <w:comment w:id="180" w:author="Yilun Zheng" w:date="2024-05-08T11:04:00Z" w:initials="YZ">
    <w:p w14:paraId="562A37BB" w14:textId="77777777" w:rsidR="00546BC3" w:rsidRDefault="00546BC3">
      <w:pPr>
        <w:pStyle w:val="a3"/>
      </w:pPr>
      <w:r>
        <w:rPr>
          <w:rFonts w:hint="eastAsia"/>
        </w:rPr>
        <w:t>用例用时序图来显示用例</w:t>
      </w:r>
    </w:p>
  </w:comment>
  <w:comment w:id="232" w:author="论无忧" w:date="2024-05-04T17:26:00Z" w:initials="论">
    <w:p w14:paraId="2CA8D1EF" w14:textId="77777777" w:rsidR="00546BC3" w:rsidRDefault="00546BC3">
      <w:pPr>
        <w:pStyle w:val="a3"/>
      </w:pPr>
      <w:r>
        <w:t>26-2-</w:t>
      </w:r>
      <w:r>
        <w:t>正文文本</w:t>
      </w:r>
      <w:r>
        <w:t>-</w:t>
      </w:r>
      <w:r>
        <w:t>错误</w:t>
      </w:r>
      <w:r>
        <w:t>-</w:t>
      </w:r>
      <w:r>
        <w:t>段前</w:t>
      </w:r>
      <w:r>
        <w:t>(</w:t>
      </w:r>
      <w:r>
        <w:t>要求：</w:t>
      </w:r>
      <w:r>
        <w:t>0.00</w:t>
      </w:r>
      <w:r>
        <w:t>磅</w:t>
      </w:r>
      <w:r>
        <w:t xml:space="preserve">, </w:t>
      </w:r>
      <w:r>
        <w:t>实际：</w:t>
      </w:r>
      <w:r>
        <w:t>16.30</w:t>
      </w:r>
      <w:r>
        <w:t>磅</w:t>
      </w:r>
      <w:r>
        <w:t>)</w:t>
      </w:r>
    </w:p>
    <w:p w14:paraId="638A7EDC" w14:textId="77777777" w:rsidR="00546BC3" w:rsidRDefault="00546BC3">
      <w:pPr>
        <w:pStyle w:val="a3"/>
      </w:pPr>
      <w:r>
        <w:t>段后</w:t>
      </w:r>
      <w:r>
        <w:t>(</w:t>
      </w:r>
      <w:r>
        <w:t>要求：</w:t>
      </w:r>
      <w:r>
        <w:t>0.00</w:t>
      </w:r>
      <w:r>
        <w:t>磅</w:t>
      </w:r>
      <w:r>
        <w:t xml:space="preserve">, </w:t>
      </w:r>
      <w:r>
        <w:t>实际：</w:t>
      </w:r>
      <w:r>
        <w:t>16.30</w:t>
      </w:r>
      <w:r>
        <w:t>磅</w:t>
      </w:r>
      <w:r>
        <w:t>)</w:t>
      </w:r>
    </w:p>
  </w:comment>
  <w:comment w:id="277" w:author="论无忧" w:date="2024-05-04T17:26:00Z" w:initials="论">
    <w:p w14:paraId="5331B13C" w14:textId="77777777" w:rsidR="00546BC3" w:rsidRDefault="00546BC3">
      <w:pPr>
        <w:pStyle w:val="a3"/>
      </w:pPr>
      <w:r>
        <w:t>提醒</w:t>
      </w:r>
      <w:r>
        <w:t>-</w:t>
      </w:r>
      <w:r>
        <w:t>除非表格很长，一般情况表格不应跨页；如果出现跨页，则应分成两个表，并用续表标注。</w:t>
      </w:r>
    </w:p>
  </w:comment>
  <w:comment w:id="279" w:author="论无忧" w:date="2024-05-04T17:26:00Z" w:initials="论">
    <w:p w14:paraId="3469398B" w14:textId="77777777" w:rsidR="00546BC3" w:rsidRDefault="00546BC3">
      <w:pPr>
        <w:pStyle w:val="a3"/>
      </w:pPr>
      <w:r>
        <w:t>提醒</w:t>
      </w:r>
      <w:r>
        <w:t>-</w:t>
      </w:r>
      <w:r>
        <w:t>除非表格很长，一般情况表格不应跨页；如果出现跨页，则应分成两个表，并用续表标注。</w:t>
      </w:r>
    </w:p>
  </w:comment>
  <w:comment w:id="326" w:author="论无忧" w:date="2024-05-04T17:26:00Z" w:initials="论">
    <w:p w14:paraId="43D14ECE" w14:textId="77777777" w:rsidR="00546BC3" w:rsidRDefault="00546BC3">
      <w:pPr>
        <w:pStyle w:val="a3"/>
      </w:pPr>
      <w:r>
        <w:t>32-5-</w:t>
      </w:r>
      <w:r>
        <w:t>正文文本</w:t>
      </w:r>
      <w:r>
        <w:t>-</w:t>
      </w:r>
      <w:r>
        <w:t>提醒</w:t>
      </w:r>
      <w:r>
        <w:t>-</w:t>
      </w:r>
      <w:r>
        <w:t>请保持段落连续！勿在页末留下大片空白！</w:t>
      </w:r>
    </w:p>
  </w:comment>
  <w:comment w:id="331" w:author="论无忧" w:date="2024-05-04T17:26:00Z" w:initials="论">
    <w:p w14:paraId="4FC90F59" w14:textId="77777777" w:rsidR="00546BC3" w:rsidRDefault="00546BC3">
      <w:pPr>
        <w:pStyle w:val="a3"/>
      </w:pPr>
      <w:r>
        <w:t>33-1-</w:t>
      </w:r>
      <w:r>
        <w:t>图题</w:t>
      </w:r>
      <w:r>
        <w:t>-</w:t>
      </w:r>
      <w:r>
        <w:t>提醒</w:t>
      </w:r>
      <w:r>
        <w:t>-</w:t>
      </w:r>
      <w:r>
        <w:t>图题通常不应是一页首行，导致图题与图分离</w:t>
      </w:r>
    </w:p>
  </w:comment>
  <w:comment w:id="357" w:author="论无忧" w:date="2024-05-04T17:26:00Z" w:initials="论">
    <w:p w14:paraId="6F5EB35A" w14:textId="77777777" w:rsidR="00546BC3" w:rsidRDefault="00546BC3">
      <w:pPr>
        <w:pStyle w:val="a3"/>
      </w:pPr>
      <w:r>
        <w:t>34-3-</w:t>
      </w:r>
      <w:r>
        <w:t>正文文本</w:t>
      </w:r>
      <w:r>
        <w:t>-</w:t>
      </w:r>
      <w:r>
        <w:t>提醒</w:t>
      </w:r>
      <w:r>
        <w:t>-</w:t>
      </w:r>
      <w:r>
        <w:t>请保持段落连续！勿在页末留下大片空白！</w:t>
      </w:r>
    </w:p>
  </w:comment>
  <w:comment w:id="368" w:author="论无忧" w:date="2024-05-04T17:26:00Z" w:initials="论">
    <w:p w14:paraId="1F1384B9" w14:textId="77777777" w:rsidR="00546BC3" w:rsidRDefault="00546BC3">
      <w:pPr>
        <w:pStyle w:val="a3"/>
      </w:pPr>
      <w:r>
        <w:t>35-3-</w:t>
      </w:r>
      <w:r>
        <w:t>正文文本</w:t>
      </w:r>
      <w:r>
        <w:t>-</w:t>
      </w:r>
      <w:r>
        <w:t>提醒</w:t>
      </w:r>
      <w:r>
        <w:t>-</w:t>
      </w:r>
      <w:r>
        <w:t>请保持段落连续！勿在页末留下大片空白！</w:t>
      </w:r>
    </w:p>
  </w:comment>
  <w:comment w:id="373" w:author="论无忧" w:date="2024-05-04T17:26:00Z" w:initials="论">
    <w:p w14:paraId="4AD77ECE" w14:textId="77777777" w:rsidR="00546BC3" w:rsidRDefault="00546BC3">
      <w:pPr>
        <w:pStyle w:val="a3"/>
      </w:pPr>
      <w:r>
        <w:t>36-1-</w:t>
      </w:r>
      <w:r>
        <w:t>图题</w:t>
      </w:r>
      <w:r>
        <w:t>-</w:t>
      </w:r>
      <w:r>
        <w:t>提醒</w:t>
      </w:r>
      <w:r>
        <w:t>-</w:t>
      </w:r>
      <w:r>
        <w:t>图题通常不应是一页首行，导致图题与图分离</w:t>
      </w:r>
    </w:p>
  </w:comment>
  <w:comment w:id="393" w:author="论无忧" w:date="2024-05-04T17:26:00Z" w:initials="论">
    <w:p w14:paraId="48287742" w14:textId="77777777" w:rsidR="00546BC3" w:rsidRDefault="00546BC3">
      <w:pPr>
        <w:pStyle w:val="a3"/>
      </w:pPr>
      <w:r>
        <w:t>37-3-</w:t>
      </w:r>
      <w:r>
        <w:t>正文文本</w:t>
      </w:r>
      <w:r>
        <w:t>-</w:t>
      </w:r>
      <w:r>
        <w:t>提醒</w:t>
      </w:r>
      <w:r>
        <w:t>-</w:t>
      </w:r>
      <w:r>
        <w:t>请保持段落连续！勿在页末留下大片空白！</w:t>
      </w:r>
    </w:p>
  </w:comment>
  <w:comment w:id="411" w:author="论无忧" w:date="2024-05-04T17:26:00Z" w:initials="论">
    <w:p w14:paraId="5373F152" w14:textId="77777777" w:rsidR="00546BC3" w:rsidRDefault="00546BC3">
      <w:pPr>
        <w:pStyle w:val="a3"/>
      </w:pPr>
      <w:r>
        <w:t>40-5-</w:t>
      </w:r>
      <w:r>
        <w:t>正文文本</w:t>
      </w:r>
      <w:r>
        <w:t>-</w:t>
      </w:r>
      <w:r>
        <w:t>提醒</w:t>
      </w:r>
      <w:r>
        <w:t>-</w:t>
      </w:r>
      <w:r>
        <w:t>请保持段落连续！勿在页末留下大片空白！</w:t>
      </w:r>
    </w:p>
  </w:comment>
  <w:comment w:id="416" w:author="论无忧" w:date="2024-05-04T17:26:00Z" w:initials="论">
    <w:p w14:paraId="21FDC888" w14:textId="77777777" w:rsidR="00546BC3" w:rsidRDefault="00546BC3">
      <w:pPr>
        <w:pStyle w:val="a3"/>
      </w:pPr>
      <w:r>
        <w:t>41-1-</w:t>
      </w:r>
      <w:r>
        <w:t>图题</w:t>
      </w:r>
      <w:r>
        <w:t>-</w:t>
      </w:r>
      <w:r>
        <w:t>提醒</w:t>
      </w:r>
      <w:r>
        <w:t>-</w:t>
      </w:r>
      <w:r>
        <w:t>图题通常不应是一页首行，导致图题与图分离</w:t>
      </w:r>
    </w:p>
  </w:comment>
  <w:comment w:id="431" w:author="论无忧" w:date="2024-05-04T17:26:00Z" w:initials="论">
    <w:p w14:paraId="2002D8E8" w14:textId="77777777" w:rsidR="00546BC3" w:rsidRDefault="00546BC3">
      <w:pPr>
        <w:pStyle w:val="a3"/>
      </w:pPr>
      <w:r>
        <w:t>42-3-</w:t>
      </w:r>
      <w:r>
        <w:t>正文</w:t>
      </w:r>
      <w:r>
        <w:t>-</w:t>
      </w:r>
      <w:r>
        <w:t>提醒</w:t>
      </w:r>
      <w:r>
        <w:t>-</w:t>
      </w:r>
      <w:r>
        <w:t>请保持段落连续！勿在页末留下大片空白！</w:t>
      </w:r>
    </w:p>
  </w:comment>
  <w:comment w:id="433" w:author="论无忧" w:date="2024-05-04T17:26:00Z" w:initials="论">
    <w:p w14:paraId="28480B68" w14:textId="77777777" w:rsidR="00546BC3" w:rsidRDefault="00546BC3">
      <w:pPr>
        <w:pStyle w:val="a3"/>
      </w:pPr>
      <w:r>
        <w:t>43-1-</w:t>
      </w:r>
      <w:r>
        <w:t>图题</w:t>
      </w:r>
      <w:r>
        <w:t>-</w:t>
      </w:r>
      <w:r>
        <w:t>提醒</w:t>
      </w:r>
      <w:r>
        <w:t>-</w:t>
      </w:r>
      <w:r>
        <w:t>图题通常不应是一页首行，导致图题与图分离</w:t>
      </w:r>
    </w:p>
  </w:comment>
  <w:comment w:id="451" w:author="论无忧" w:date="2024-05-04T17:26:00Z" w:initials="论">
    <w:p w14:paraId="6EEA676D" w14:textId="77777777" w:rsidR="00546BC3" w:rsidRDefault="00546BC3">
      <w:pPr>
        <w:pStyle w:val="a3"/>
      </w:pPr>
      <w:r>
        <w:t>44-4-</w:t>
      </w:r>
      <w:r>
        <w:t>正文文本</w:t>
      </w:r>
      <w:r>
        <w:t>-</w:t>
      </w:r>
      <w:r>
        <w:t>错误</w:t>
      </w:r>
      <w:r>
        <w:t>-</w:t>
      </w:r>
      <w:r>
        <w:t>英文、数字和半角标点要求使用字体</w:t>
      </w:r>
      <w:r>
        <w:t xml:space="preserve">Times New Roman, </w:t>
      </w:r>
      <w:r>
        <w:t>实际：宋体。</w:t>
      </w:r>
    </w:p>
    <w:p w14:paraId="318EA7DA" w14:textId="77777777" w:rsidR="00546BC3" w:rsidRDefault="00546BC3">
      <w:pPr>
        <w:pStyle w:val="a3"/>
      </w:pPr>
      <w:r>
        <w:t>字号错误</w:t>
      </w:r>
      <w:r>
        <w:t>(</w:t>
      </w:r>
      <w:r>
        <w:t>要求：小四</w:t>
      </w:r>
      <w:r>
        <w:t>(12.0</w:t>
      </w:r>
      <w:r>
        <w:t>磅</w:t>
      </w:r>
      <w:r>
        <w:t xml:space="preserve">), </w:t>
      </w:r>
      <w:r>
        <w:t>实际：五号</w:t>
      </w:r>
      <w:r>
        <w:t>(10.5</w:t>
      </w:r>
      <w:r>
        <w:t>磅</w:t>
      </w:r>
      <w:r>
        <w:t>))</w:t>
      </w:r>
    </w:p>
  </w:comment>
  <w:comment w:id="481" w:author="论无忧" w:date="2024-05-04T17:26:00Z" w:initials="论">
    <w:p w14:paraId="48CA1536" w14:textId="77777777" w:rsidR="00546BC3" w:rsidRDefault="00546BC3">
      <w:pPr>
        <w:pStyle w:val="a3"/>
      </w:pPr>
      <w:r>
        <w:t>46-5-</w:t>
      </w:r>
      <w:r>
        <w:t>正文文本</w:t>
      </w:r>
      <w:r>
        <w:t>-</w:t>
      </w:r>
      <w:r>
        <w:t>错误</w:t>
      </w:r>
      <w:r>
        <w:t>-</w:t>
      </w:r>
      <w:r>
        <w:t>英文、数字和半角标点要求使用字体</w:t>
      </w:r>
      <w:r>
        <w:t xml:space="preserve">Times New Roman, </w:t>
      </w:r>
      <w:r>
        <w:t>实际：宋体。</w:t>
      </w:r>
    </w:p>
  </w:comment>
  <w:comment w:id="494" w:author="论无忧" w:date="2024-05-04T17:26:00Z" w:initials="论">
    <w:p w14:paraId="0B9C893E" w14:textId="77777777" w:rsidR="00546BC3" w:rsidRDefault="00546BC3">
      <w:pPr>
        <w:pStyle w:val="a3"/>
      </w:pPr>
      <w:r>
        <w:t>47-29-</w:t>
      </w:r>
      <w:r>
        <w:t>正文二级标题</w:t>
      </w:r>
      <w:r>
        <w:t>-</w:t>
      </w:r>
      <w:r>
        <w:t>错误</w:t>
      </w:r>
      <w:r>
        <w:t>-</w:t>
      </w:r>
      <w:r>
        <w:t>严重：二级标题编号不连续</w:t>
      </w:r>
      <w:r>
        <w:t>(</w:t>
      </w:r>
      <w:r>
        <w:t>要求</w:t>
      </w:r>
      <w:r>
        <w:t>:2,</w:t>
      </w:r>
      <w:r>
        <w:t>实际</w:t>
      </w:r>
      <w:r>
        <w:t>:3)</w:t>
      </w:r>
    </w:p>
  </w:comment>
  <w:comment w:id="505" w:author="论无忧" w:date="2024-05-04T17:26:00Z" w:initials="论">
    <w:p w14:paraId="0F49D416" w14:textId="77777777" w:rsidR="00546BC3" w:rsidRDefault="00546BC3">
      <w:pPr>
        <w:pStyle w:val="a3"/>
      </w:pPr>
      <w:r>
        <w:t>48-4-</w:t>
      </w:r>
      <w:r>
        <w:t>正文文本</w:t>
      </w:r>
      <w:r>
        <w:t>-</w:t>
      </w:r>
      <w:r>
        <w:t>错误</w:t>
      </w:r>
      <w:r>
        <w:t>-</w:t>
      </w:r>
      <w:r>
        <w:t>中文和全角标点要求使用字体</w:t>
      </w:r>
      <w:r>
        <w:t xml:space="preserve"> </w:t>
      </w:r>
      <w:r>
        <w:t>宋体</w:t>
      </w:r>
      <w:r>
        <w:t xml:space="preserve">, </w:t>
      </w:r>
      <w:r>
        <w:t>实际：</w:t>
      </w:r>
      <w:r>
        <w:t>Segoe UI</w:t>
      </w:r>
    </w:p>
  </w:comment>
  <w:comment w:id="507" w:author="论无忧" w:date="2024-05-04T17:26:00Z" w:initials="论">
    <w:p w14:paraId="1E5A0B30" w14:textId="77777777" w:rsidR="00546BC3" w:rsidRDefault="00546BC3">
      <w:pPr>
        <w:pStyle w:val="a3"/>
      </w:pPr>
      <w:r>
        <w:t>48-4-</w:t>
      </w:r>
      <w:r>
        <w:t>正文文本</w:t>
      </w:r>
      <w:r>
        <w:t>-</w:t>
      </w:r>
      <w:r>
        <w:t>错误</w:t>
      </w:r>
      <w:r>
        <w:t>-</w:t>
      </w:r>
      <w:r>
        <w:t>中文和全角标点要求使用字体</w:t>
      </w:r>
      <w:r>
        <w:t xml:space="preserve"> </w:t>
      </w:r>
      <w:r>
        <w:t>宋体</w:t>
      </w:r>
      <w:r>
        <w:t xml:space="preserve">, </w:t>
      </w:r>
      <w:r>
        <w:t>实际：</w:t>
      </w:r>
      <w:r>
        <w:t>Segoe UI</w:t>
      </w:r>
    </w:p>
  </w:comment>
  <w:comment w:id="509" w:author="论无忧" w:date="2024-05-04T17:26:00Z" w:initials="论">
    <w:p w14:paraId="7F6BF6F1" w14:textId="77777777" w:rsidR="00546BC3" w:rsidRDefault="00546BC3">
      <w:pPr>
        <w:pStyle w:val="a3"/>
      </w:pPr>
      <w:r>
        <w:t>48-4-</w:t>
      </w:r>
      <w:r>
        <w:t>正文文本</w:t>
      </w:r>
      <w:r>
        <w:t>-</w:t>
      </w:r>
      <w:r>
        <w:t>错误</w:t>
      </w:r>
      <w:r>
        <w:t>-</w:t>
      </w:r>
      <w:r>
        <w:t>中文和全角标点要求使用字体</w:t>
      </w:r>
      <w:r>
        <w:t xml:space="preserve"> </w:t>
      </w:r>
      <w:r>
        <w:t>宋体</w:t>
      </w:r>
      <w:r>
        <w:t xml:space="preserve">, </w:t>
      </w:r>
      <w:r>
        <w:t>实际：</w:t>
      </w:r>
      <w:r>
        <w:t>Segoe UI</w:t>
      </w:r>
    </w:p>
  </w:comment>
  <w:comment w:id="523" w:author="论无忧" w:date="2024-05-04T17:26:00Z" w:initials="论">
    <w:p w14:paraId="6BED78D4" w14:textId="77777777" w:rsidR="00546BC3" w:rsidRDefault="00546BC3">
      <w:pPr>
        <w:pStyle w:val="a3"/>
      </w:pPr>
      <w:r>
        <w:t>第</w:t>
      </w:r>
      <w:r>
        <w:t>50</w:t>
      </w:r>
      <w:r>
        <w:t>页第</w:t>
      </w:r>
      <w:r>
        <w:t>3</w:t>
      </w:r>
      <w:r>
        <w:t>段</w:t>
      </w:r>
      <w:r>
        <w:t xml:space="preserve">-[2] </w:t>
      </w:r>
      <w:r>
        <w:t>葛树杨</w:t>
      </w:r>
      <w:r>
        <w:t>....000531.</w:t>
      </w:r>
    </w:p>
    <w:p w14:paraId="104151D5" w14:textId="77777777" w:rsidR="00546BC3" w:rsidRDefault="00546BC3">
      <w:pPr>
        <w:pStyle w:val="a3"/>
      </w:pPr>
      <w:r>
        <w:t>-</w:t>
      </w:r>
      <w:r>
        <w:t>提醒</w:t>
      </w:r>
      <w:r>
        <w:t>-</w:t>
      </w:r>
      <w:r>
        <w:t>缺少出版地（可参阅</w:t>
      </w:r>
      <w:r>
        <w:t>GB7714-2015</w:t>
      </w:r>
      <w:r>
        <w:t>的</w:t>
      </w:r>
      <w:r>
        <w:t>8.4.1</w:t>
      </w:r>
      <w:r>
        <w:t>小节）</w:t>
      </w:r>
    </w:p>
  </w:comment>
  <w:comment w:id="527" w:author="论无忧" w:date="2024-05-04T17:26:00Z" w:initials="论">
    <w:p w14:paraId="34ED12C0" w14:textId="77777777" w:rsidR="00546BC3" w:rsidRDefault="00546BC3">
      <w:pPr>
        <w:pStyle w:val="a3"/>
      </w:pPr>
      <w:r>
        <w:t>第</w:t>
      </w:r>
      <w:r>
        <w:t>50</w:t>
      </w:r>
      <w:r>
        <w:t>页第</w:t>
      </w:r>
      <w:r>
        <w:t>4</w:t>
      </w:r>
      <w:r>
        <w:t>段</w:t>
      </w:r>
      <w:r>
        <w:t xml:space="preserve">-[3] </w:t>
      </w:r>
      <w:r>
        <w:t>沈明明</w:t>
      </w:r>
      <w:r>
        <w:t>....001271.</w:t>
      </w:r>
    </w:p>
    <w:p w14:paraId="05F51656" w14:textId="77777777" w:rsidR="00546BC3" w:rsidRDefault="00546BC3">
      <w:pPr>
        <w:pStyle w:val="a3"/>
      </w:pPr>
      <w:r>
        <w:t>-</w:t>
      </w:r>
      <w:r>
        <w:t>提醒</w:t>
      </w:r>
      <w:r>
        <w:t>-</w:t>
      </w:r>
      <w:r>
        <w:t>缺少出版地（可参阅</w:t>
      </w:r>
      <w:r>
        <w:t>GB7714-2015</w:t>
      </w:r>
      <w:r>
        <w:t>的</w:t>
      </w:r>
      <w:r>
        <w:t>8.4.1</w:t>
      </w:r>
      <w:r>
        <w:t>小节）</w:t>
      </w:r>
    </w:p>
  </w:comment>
  <w:comment w:id="530" w:author="论无忧" w:date="2024-05-04T17:26:00Z" w:initials="论">
    <w:p w14:paraId="266698C4" w14:textId="77777777" w:rsidR="00546BC3" w:rsidRDefault="00546BC3">
      <w:pPr>
        <w:pStyle w:val="a3"/>
      </w:pPr>
      <w:r>
        <w:t>第</w:t>
      </w:r>
      <w:r>
        <w:t>50</w:t>
      </w:r>
      <w:r>
        <w:t>页第</w:t>
      </w:r>
      <w:r>
        <w:t>5</w:t>
      </w:r>
      <w:r>
        <w:t>段</w:t>
      </w:r>
      <w:r>
        <w:t xml:space="preserve">-[4] </w:t>
      </w:r>
      <w:r>
        <w:t>何芳</w:t>
      </w:r>
      <w:r>
        <w:t>.</w:t>
      </w:r>
      <w:r>
        <w:t>基</w:t>
      </w:r>
      <w:r>
        <w:t>...000054.</w:t>
      </w:r>
    </w:p>
    <w:p w14:paraId="48FF6188" w14:textId="77777777" w:rsidR="00546BC3" w:rsidRDefault="00546BC3">
      <w:pPr>
        <w:pStyle w:val="a3"/>
      </w:pPr>
      <w:r>
        <w:t>-</w:t>
      </w:r>
      <w:r>
        <w:t>提醒</w:t>
      </w:r>
      <w:r>
        <w:t>-</w:t>
      </w:r>
      <w:r>
        <w:t>多个责任者之间应以逗号分隔</w:t>
      </w:r>
      <w:r>
        <w:t>,</w:t>
      </w:r>
      <w:r>
        <w:t>不应用小圆点；外籍或少数民族姓氏与名字应该用</w:t>
      </w:r>
      <w:r>
        <w:t>(·)</w:t>
      </w:r>
      <w:r>
        <w:t>，不是</w:t>
      </w:r>
      <w:r>
        <w:t>(.)</w:t>
      </w:r>
      <w:r>
        <w:t>（可参阅</w:t>
      </w:r>
      <w:r>
        <w:t>GB7714-2015</w:t>
      </w:r>
      <w:r>
        <w:t>的</w:t>
      </w:r>
      <w:r>
        <w:t>8.1</w:t>
      </w:r>
      <w:r>
        <w:t>小节）</w:t>
      </w:r>
    </w:p>
    <w:p w14:paraId="084D7F71" w14:textId="77777777" w:rsidR="00546BC3" w:rsidRDefault="00546BC3">
      <w:pPr>
        <w:pStyle w:val="a3"/>
      </w:pPr>
      <w:r>
        <w:t>缺少出版地（可参阅</w:t>
      </w:r>
      <w:r>
        <w:t>GB7714-2015</w:t>
      </w:r>
      <w:r>
        <w:t>的</w:t>
      </w:r>
      <w:r>
        <w:t>8.4.1</w:t>
      </w:r>
      <w:r>
        <w:t>小节）</w:t>
      </w:r>
    </w:p>
  </w:comment>
  <w:comment w:id="532" w:author="论无忧" w:date="2024-05-04T17:26:00Z" w:initials="论">
    <w:p w14:paraId="201ECE25" w14:textId="77777777" w:rsidR="00546BC3" w:rsidRDefault="00546BC3">
      <w:pPr>
        <w:pStyle w:val="a3"/>
      </w:pPr>
      <w:r>
        <w:t>第</w:t>
      </w:r>
      <w:r>
        <w:t>50</w:t>
      </w:r>
      <w:r>
        <w:t>页第</w:t>
      </w:r>
      <w:r>
        <w:t>5</w:t>
      </w:r>
      <w:r>
        <w:t>段</w:t>
      </w:r>
      <w:r>
        <w:t xml:space="preserve">-[4] </w:t>
      </w:r>
      <w:r>
        <w:t>何芳</w:t>
      </w:r>
      <w:r>
        <w:t>.</w:t>
      </w:r>
      <w:r>
        <w:t>基</w:t>
      </w:r>
      <w:r>
        <w:t>...000054.</w:t>
      </w:r>
    </w:p>
    <w:p w14:paraId="58D72ED7" w14:textId="77777777" w:rsidR="00546BC3" w:rsidRDefault="00546BC3">
      <w:pPr>
        <w:pStyle w:val="a3"/>
      </w:pPr>
      <w:r>
        <w:t>-</w:t>
      </w:r>
      <w:r>
        <w:t>提醒</w:t>
      </w:r>
      <w:r>
        <w:t>-</w:t>
      </w:r>
      <w:r>
        <w:t>第</w:t>
      </w:r>
      <w:r>
        <w:t>4</w:t>
      </w:r>
      <w:r>
        <w:t>条参考文献没有在文中引用</w:t>
      </w:r>
    </w:p>
  </w:comment>
  <w:comment w:id="535" w:author="论无忧" w:date="2024-05-04T17:26:00Z" w:initials="论">
    <w:p w14:paraId="522CE04C" w14:textId="77777777" w:rsidR="00546BC3" w:rsidRDefault="00546BC3">
      <w:pPr>
        <w:pStyle w:val="a3"/>
      </w:pPr>
      <w:r>
        <w:t>第</w:t>
      </w:r>
      <w:r>
        <w:t>50</w:t>
      </w:r>
      <w:r>
        <w:t>页第</w:t>
      </w:r>
      <w:r>
        <w:t>6</w:t>
      </w:r>
      <w:r>
        <w:t>段</w:t>
      </w:r>
      <w:r>
        <w:t xml:space="preserve">-[5] </w:t>
      </w:r>
      <w:r>
        <w:t>张风达</w:t>
      </w:r>
      <w:r>
        <w:t>....003358.</w:t>
      </w:r>
    </w:p>
    <w:p w14:paraId="1EA5968F" w14:textId="77777777" w:rsidR="00546BC3" w:rsidRDefault="00546BC3">
      <w:pPr>
        <w:pStyle w:val="a3"/>
      </w:pPr>
      <w:r>
        <w:t>-</w:t>
      </w:r>
      <w:r>
        <w:t>提醒</w:t>
      </w:r>
      <w:r>
        <w:t>-</w:t>
      </w:r>
      <w:r>
        <w:t>缺少出版地（可参阅</w:t>
      </w:r>
      <w:r>
        <w:t>GB7714-2015</w:t>
      </w:r>
      <w:r>
        <w:t>的</w:t>
      </w:r>
      <w:r>
        <w:t>8.4.1</w:t>
      </w:r>
      <w:r>
        <w:t>小节）</w:t>
      </w:r>
    </w:p>
  </w:comment>
  <w:comment w:id="538" w:author="论无忧" w:date="2024-05-04T17:26:00Z" w:initials="论">
    <w:p w14:paraId="518DA259" w14:textId="77777777" w:rsidR="00546BC3" w:rsidRDefault="00546BC3">
      <w:pPr>
        <w:pStyle w:val="a3"/>
      </w:pPr>
      <w:r>
        <w:t>第</w:t>
      </w:r>
      <w:r>
        <w:t>50</w:t>
      </w:r>
      <w:r>
        <w:t>页第</w:t>
      </w:r>
      <w:r>
        <w:t>7</w:t>
      </w:r>
      <w:r>
        <w:t>段</w:t>
      </w:r>
      <w:r>
        <w:t xml:space="preserve">-[6] </w:t>
      </w:r>
      <w:r>
        <w:t>范佑明</w:t>
      </w:r>
      <w:r>
        <w:t>....000061.</w:t>
      </w:r>
    </w:p>
    <w:p w14:paraId="419A053A" w14:textId="77777777" w:rsidR="00546BC3" w:rsidRDefault="00546BC3">
      <w:pPr>
        <w:pStyle w:val="a3"/>
      </w:pPr>
      <w:r>
        <w:t>-</w:t>
      </w:r>
      <w:r>
        <w:t>提醒</w:t>
      </w:r>
      <w:r>
        <w:t>-</w:t>
      </w:r>
      <w:r>
        <w:t>多个责任者之间应以逗号分隔</w:t>
      </w:r>
      <w:r>
        <w:t>,</w:t>
      </w:r>
      <w:r>
        <w:t>不应用小圆点；外籍或少数民族姓氏与名字应该用</w:t>
      </w:r>
      <w:r>
        <w:t>(·)</w:t>
      </w:r>
      <w:r>
        <w:t>，不是</w:t>
      </w:r>
      <w:r>
        <w:t>(.)</w:t>
      </w:r>
      <w:r>
        <w:t>（可参阅</w:t>
      </w:r>
      <w:r>
        <w:t>GB7714-2015</w:t>
      </w:r>
      <w:r>
        <w:t>的</w:t>
      </w:r>
      <w:r>
        <w:t>8.1</w:t>
      </w:r>
      <w:r>
        <w:t>小节）</w:t>
      </w:r>
    </w:p>
    <w:p w14:paraId="4CC75431" w14:textId="77777777" w:rsidR="00546BC3" w:rsidRDefault="00546BC3">
      <w:pPr>
        <w:pStyle w:val="a3"/>
      </w:pPr>
      <w:r>
        <w:t>缺少出版地（可参阅</w:t>
      </w:r>
      <w:r>
        <w:t>GB7714-2015</w:t>
      </w:r>
      <w:r>
        <w:t>的</w:t>
      </w:r>
      <w:r>
        <w:t>8.4.1</w:t>
      </w:r>
      <w:r>
        <w:t>小节）</w:t>
      </w:r>
    </w:p>
  </w:comment>
  <w:comment w:id="541" w:author="论无忧" w:date="2024-05-04T17:26:00Z" w:initials="论">
    <w:p w14:paraId="15F5B8A4" w14:textId="77777777" w:rsidR="00546BC3" w:rsidRDefault="00546BC3">
      <w:pPr>
        <w:pStyle w:val="a3"/>
      </w:pPr>
      <w:r>
        <w:t>第</w:t>
      </w:r>
      <w:r>
        <w:t>50</w:t>
      </w:r>
      <w:r>
        <w:t>页第</w:t>
      </w:r>
      <w:r>
        <w:t>8</w:t>
      </w:r>
      <w:r>
        <w:t>段</w:t>
      </w:r>
      <w:r>
        <w:t xml:space="preserve">-[7] </w:t>
      </w:r>
      <w:r>
        <w:t>罗露露</w:t>
      </w:r>
      <w:r>
        <w:t>....</w:t>
      </w:r>
      <w:r>
        <w:t>学</w:t>
      </w:r>
      <w:r>
        <w:t>,2017.</w:t>
      </w:r>
    </w:p>
    <w:p w14:paraId="0EB92115" w14:textId="77777777" w:rsidR="00546BC3" w:rsidRDefault="00546BC3">
      <w:pPr>
        <w:pStyle w:val="a3"/>
      </w:pPr>
      <w:r>
        <w:t>-</w:t>
      </w:r>
      <w:r>
        <w:t>提醒</w:t>
      </w:r>
      <w:r>
        <w:t>-</w:t>
      </w:r>
      <w:r>
        <w:t>多个责任者之间应以逗号分隔</w:t>
      </w:r>
      <w:r>
        <w:t>,</w:t>
      </w:r>
      <w:r>
        <w:t>不应用小圆点；外籍或少数民族姓氏与名字应该用</w:t>
      </w:r>
      <w:r>
        <w:t>(·)</w:t>
      </w:r>
      <w:r>
        <w:t>，不是</w:t>
      </w:r>
      <w:r>
        <w:t>(.)</w:t>
      </w:r>
      <w:r>
        <w:t>（可参阅</w:t>
      </w:r>
      <w:r>
        <w:t>GB7714-2015</w:t>
      </w:r>
      <w:r>
        <w:t>的</w:t>
      </w:r>
      <w:r>
        <w:t>8.1</w:t>
      </w:r>
      <w:r>
        <w:t>小节）</w:t>
      </w:r>
    </w:p>
    <w:p w14:paraId="6F36CA43" w14:textId="77777777" w:rsidR="00546BC3" w:rsidRDefault="00546BC3">
      <w:pPr>
        <w:pStyle w:val="a3"/>
      </w:pPr>
      <w:r>
        <w:t>缺少出版地（可参阅</w:t>
      </w:r>
      <w:r>
        <w:t>GB7714-2015</w:t>
      </w:r>
      <w:r>
        <w:t>的</w:t>
      </w:r>
      <w:r>
        <w:t>8.4.1</w:t>
      </w:r>
      <w:r>
        <w:t>小节）</w:t>
      </w:r>
    </w:p>
  </w:comment>
  <w:comment w:id="545" w:author="论无忧" w:date="2024-05-04T17:26:00Z" w:initials="论">
    <w:p w14:paraId="23FA6FEA" w14:textId="77777777" w:rsidR="00546BC3" w:rsidRDefault="00546BC3">
      <w:pPr>
        <w:pStyle w:val="a3"/>
      </w:pPr>
      <w:r>
        <w:t>第</w:t>
      </w:r>
      <w:r>
        <w:t>50</w:t>
      </w:r>
      <w:r>
        <w:t>页第</w:t>
      </w:r>
      <w:r>
        <w:t>9</w:t>
      </w:r>
      <w:r>
        <w:t>段</w:t>
      </w:r>
      <w:r>
        <w:t>-[8] Wen,... 33-46.</w:t>
      </w:r>
    </w:p>
    <w:p w14:paraId="59A43C59" w14:textId="77777777" w:rsidR="00546BC3" w:rsidRDefault="00546BC3">
      <w:pPr>
        <w:pStyle w:val="a3"/>
      </w:pPr>
      <w:r>
        <w:t>-</w:t>
      </w:r>
      <w:r>
        <w:t>提醒</w:t>
      </w:r>
      <w:r>
        <w:t>-</w:t>
      </w:r>
      <w:r>
        <w:t>英文参考文献中，逗号后面应该有空格</w:t>
      </w:r>
      <w:r>
        <w:t>(</w:t>
      </w:r>
      <w:r>
        <w:t>人名除外</w:t>
      </w:r>
      <w:r>
        <w:t>)</w:t>
      </w:r>
      <w:r>
        <w:t>，本段共有</w:t>
      </w:r>
      <w:r>
        <w:t>1</w:t>
      </w:r>
      <w:r>
        <w:t>处违背此规则</w:t>
      </w:r>
    </w:p>
  </w:comment>
  <w:comment w:id="547" w:author="论无忧" w:date="2024-05-04T17:26:00Z" w:initials="论">
    <w:p w14:paraId="0CAC0218" w14:textId="77777777" w:rsidR="00546BC3" w:rsidRDefault="00546BC3">
      <w:pPr>
        <w:pStyle w:val="a3"/>
      </w:pPr>
      <w:r>
        <w:t>第</w:t>
      </w:r>
      <w:r>
        <w:t>50</w:t>
      </w:r>
      <w:r>
        <w:t>页第</w:t>
      </w:r>
      <w:r>
        <w:t>9</w:t>
      </w:r>
      <w:r>
        <w:t>段</w:t>
      </w:r>
      <w:r>
        <w:t>-[8] Wen,... 33-46.</w:t>
      </w:r>
    </w:p>
    <w:p w14:paraId="3DD90B71" w14:textId="77777777" w:rsidR="00546BC3" w:rsidRDefault="00546BC3">
      <w:pPr>
        <w:pStyle w:val="a3"/>
      </w:pPr>
      <w:r>
        <w:t>-</w:t>
      </w:r>
      <w:r>
        <w:t>提醒</w:t>
      </w:r>
      <w:r>
        <w:t>-</w:t>
      </w:r>
      <w:r>
        <w:t>第</w:t>
      </w:r>
      <w:r>
        <w:t>8</w:t>
      </w:r>
      <w:r>
        <w:t>条参考文献没有在文中引用</w:t>
      </w:r>
    </w:p>
  </w:comment>
  <w:comment w:id="551" w:author="论无忧" w:date="2024-05-04T17:26:00Z" w:initials="论">
    <w:p w14:paraId="4A98B4C8" w14:textId="77777777" w:rsidR="00546BC3" w:rsidRDefault="00546BC3">
      <w:pPr>
        <w:pStyle w:val="a3"/>
      </w:pPr>
      <w:r>
        <w:t>第</w:t>
      </w:r>
      <w:r>
        <w:t>50</w:t>
      </w:r>
      <w:r>
        <w:t>页第</w:t>
      </w:r>
      <w:r>
        <w:t>10</w:t>
      </w:r>
      <w:r>
        <w:t>段</w:t>
      </w:r>
      <w:r>
        <w:t>-[9] Pool... 22-23.</w:t>
      </w:r>
    </w:p>
    <w:p w14:paraId="5F5C487A" w14:textId="77777777" w:rsidR="00546BC3" w:rsidRDefault="00546BC3">
      <w:pPr>
        <w:pStyle w:val="a3"/>
      </w:pPr>
      <w:r>
        <w:t>-</w:t>
      </w:r>
      <w:r>
        <w:t>提醒</w:t>
      </w:r>
      <w:r>
        <w:t>-</w:t>
      </w:r>
      <w:r>
        <w:t>英文参考文献中，逗号后面应该有空格</w:t>
      </w:r>
      <w:r>
        <w:t>(</w:t>
      </w:r>
      <w:r>
        <w:t>人名除外</w:t>
      </w:r>
      <w:r>
        <w:t>)</w:t>
      </w:r>
      <w:r>
        <w:t>，本段共有</w:t>
      </w:r>
      <w:r>
        <w:t>1</w:t>
      </w:r>
      <w:r>
        <w:t>处违背此规则</w:t>
      </w:r>
    </w:p>
  </w:comment>
  <w:comment w:id="554" w:author="论无忧" w:date="2024-05-04T17:26:00Z" w:initials="论">
    <w:p w14:paraId="725558C5" w14:textId="77777777" w:rsidR="00546BC3" w:rsidRDefault="00546BC3">
      <w:pPr>
        <w:pStyle w:val="a3"/>
      </w:pPr>
      <w:r>
        <w:t>第</w:t>
      </w:r>
      <w:r>
        <w:t>50</w:t>
      </w:r>
      <w:r>
        <w:t>页第</w:t>
      </w:r>
      <w:r>
        <w:t>12</w:t>
      </w:r>
      <w:r>
        <w:t>段</w:t>
      </w:r>
      <w:r>
        <w:t xml:space="preserve">-[11] </w:t>
      </w:r>
      <w:r>
        <w:t>张寺清</w:t>
      </w:r>
      <w:r>
        <w:t>...000193.</w:t>
      </w:r>
    </w:p>
    <w:p w14:paraId="4F3B5F59" w14:textId="77777777" w:rsidR="00546BC3" w:rsidRDefault="00546BC3">
      <w:pPr>
        <w:pStyle w:val="a3"/>
      </w:pPr>
      <w:r>
        <w:t>-</w:t>
      </w:r>
      <w:r>
        <w:t>提醒</w:t>
      </w:r>
      <w:r>
        <w:t>-</w:t>
      </w:r>
      <w:r>
        <w:t>缺少出版地（可参阅</w:t>
      </w:r>
      <w:r>
        <w:t>GB7714-2015</w:t>
      </w:r>
      <w:r>
        <w:t>的</w:t>
      </w:r>
      <w:r>
        <w:t>8.4.1</w:t>
      </w:r>
      <w:r>
        <w:t>小节）</w:t>
      </w:r>
    </w:p>
  </w:comment>
  <w:comment w:id="556" w:author="论无忧" w:date="2024-05-04T17:26:00Z" w:initials="论">
    <w:p w14:paraId="33C5B4D2" w14:textId="77777777" w:rsidR="00546BC3" w:rsidRDefault="00546BC3">
      <w:pPr>
        <w:pStyle w:val="a3"/>
      </w:pPr>
      <w:r>
        <w:t>第</w:t>
      </w:r>
      <w:r>
        <w:t>50</w:t>
      </w:r>
      <w:r>
        <w:t>页第</w:t>
      </w:r>
      <w:r>
        <w:t>13</w:t>
      </w:r>
      <w:r>
        <w:t>段</w:t>
      </w:r>
      <w:r>
        <w:t xml:space="preserve">-[12] </w:t>
      </w:r>
      <w:r>
        <w:t>雷英才</w:t>
      </w:r>
      <w:r>
        <w:t>...001206.</w:t>
      </w:r>
    </w:p>
    <w:p w14:paraId="42B6ADD0" w14:textId="77777777" w:rsidR="00546BC3" w:rsidRDefault="00546BC3">
      <w:pPr>
        <w:pStyle w:val="a3"/>
      </w:pPr>
      <w:r>
        <w:t>-</w:t>
      </w:r>
      <w:r>
        <w:t>提醒</w:t>
      </w:r>
      <w:r>
        <w:t>-</w:t>
      </w:r>
      <w:r>
        <w:t>缺少出版地（可参阅</w:t>
      </w:r>
      <w:r>
        <w:t>GB7714-2015</w:t>
      </w:r>
      <w:r>
        <w:t>的</w:t>
      </w:r>
      <w:r>
        <w:t>8.4.1</w:t>
      </w:r>
      <w:r>
        <w:t>小节）</w:t>
      </w:r>
    </w:p>
  </w:comment>
  <w:comment w:id="562" w:author="论无忧" w:date="2024-05-04T17:26:00Z" w:initials="论">
    <w:p w14:paraId="7536D003" w14:textId="77777777" w:rsidR="00546BC3" w:rsidRDefault="00546BC3">
      <w:pPr>
        <w:pStyle w:val="a3"/>
      </w:pPr>
      <w:r>
        <w:t>第</w:t>
      </w:r>
      <w:r>
        <w:t>51</w:t>
      </w:r>
      <w:r>
        <w:t>页第</w:t>
      </w:r>
      <w:r>
        <w:t>4</w:t>
      </w:r>
      <w:r>
        <w:t>段</w:t>
      </w:r>
      <w:r>
        <w:t xml:space="preserve">-[18] </w:t>
      </w:r>
      <w:r>
        <w:t>李帅力</w:t>
      </w:r>
      <w:r>
        <w:t>..., 2016.</w:t>
      </w:r>
    </w:p>
    <w:p w14:paraId="52D6FFEB" w14:textId="77777777" w:rsidR="00546BC3" w:rsidRDefault="00546BC3">
      <w:pPr>
        <w:pStyle w:val="a3"/>
      </w:pPr>
      <w:r>
        <w:t>-</w:t>
      </w:r>
      <w:r>
        <w:t>提醒</w:t>
      </w:r>
      <w:r>
        <w:t>-</w:t>
      </w:r>
      <w:r>
        <w:t>缺少出版地（可参阅</w:t>
      </w:r>
      <w:r>
        <w:t>GB7714-2015</w:t>
      </w:r>
      <w:r>
        <w:t>的</w:t>
      </w:r>
      <w:r>
        <w:t>8.4.1</w:t>
      </w:r>
      <w:r>
        <w:t>小节）</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B55890" w15:done="0"/>
  <w15:commentEx w15:paraId="73134C13" w15:done="0"/>
  <w15:commentEx w15:paraId="465A64D8" w15:done="0"/>
  <w15:commentEx w15:paraId="14DB9A8C" w15:done="0"/>
  <w15:commentEx w15:paraId="47C4ABCD" w15:done="0"/>
  <w15:commentEx w15:paraId="5EFFA120" w15:done="0"/>
  <w15:commentEx w15:paraId="0FD537AC" w15:done="0"/>
  <w15:commentEx w15:paraId="01C57C4F" w15:done="0"/>
  <w15:commentEx w15:paraId="103E865E" w15:done="0"/>
  <w15:commentEx w15:paraId="49B5894F" w15:done="0"/>
  <w15:commentEx w15:paraId="54617F47" w15:done="0"/>
  <w15:commentEx w15:paraId="3B5CAFFE" w15:done="0"/>
  <w15:commentEx w15:paraId="6DD87E02" w15:done="0"/>
  <w15:commentEx w15:paraId="256711A8" w15:done="0"/>
  <w15:commentEx w15:paraId="7E1D2854" w15:done="0"/>
  <w15:commentEx w15:paraId="221336CE" w15:done="0"/>
  <w15:commentEx w15:paraId="562A37BB" w15:done="0"/>
  <w15:commentEx w15:paraId="638A7EDC" w15:done="0"/>
  <w15:commentEx w15:paraId="5331B13C" w15:done="0"/>
  <w15:commentEx w15:paraId="3469398B" w15:done="0"/>
  <w15:commentEx w15:paraId="43D14ECE" w15:done="0"/>
  <w15:commentEx w15:paraId="4FC90F59" w15:done="0"/>
  <w15:commentEx w15:paraId="6F5EB35A" w15:done="0"/>
  <w15:commentEx w15:paraId="1F1384B9" w15:done="0"/>
  <w15:commentEx w15:paraId="4AD77ECE" w15:done="0"/>
  <w15:commentEx w15:paraId="48287742" w15:done="0"/>
  <w15:commentEx w15:paraId="5373F152" w15:done="0"/>
  <w15:commentEx w15:paraId="21FDC888" w15:done="0"/>
  <w15:commentEx w15:paraId="2002D8E8" w15:done="0"/>
  <w15:commentEx w15:paraId="28480B68" w15:done="0"/>
  <w15:commentEx w15:paraId="318EA7DA" w15:done="0"/>
  <w15:commentEx w15:paraId="48CA1536" w15:done="0"/>
  <w15:commentEx w15:paraId="0B9C893E" w15:done="0"/>
  <w15:commentEx w15:paraId="0F49D416" w15:done="0"/>
  <w15:commentEx w15:paraId="1E5A0B30" w15:done="0"/>
  <w15:commentEx w15:paraId="7F6BF6F1" w15:done="0"/>
  <w15:commentEx w15:paraId="104151D5" w15:done="0"/>
  <w15:commentEx w15:paraId="05F51656" w15:done="0"/>
  <w15:commentEx w15:paraId="084D7F71" w15:done="0"/>
  <w15:commentEx w15:paraId="58D72ED7" w15:done="0"/>
  <w15:commentEx w15:paraId="1EA5968F" w15:done="0"/>
  <w15:commentEx w15:paraId="4CC75431" w15:done="0"/>
  <w15:commentEx w15:paraId="6F36CA43" w15:done="0"/>
  <w15:commentEx w15:paraId="59A43C59" w15:done="0"/>
  <w15:commentEx w15:paraId="3DD90B71" w15:done="0"/>
  <w15:commentEx w15:paraId="5F5C487A" w15:done="0"/>
  <w15:commentEx w15:paraId="4F3B5F59" w15:done="0"/>
  <w15:commentEx w15:paraId="42B6ADD0" w15:done="0"/>
  <w15:commentEx w15:paraId="52D6FFE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B55890" w16cid:durableId="00000001"/>
  <w16cid:commentId w16cid:paraId="14DB9A8C" w16cid:durableId="00000004"/>
  <w16cid:commentId w16cid:paraId="47C4ABCD" w16cid:durableId="00000005"/>
  <w16cid:commentId w16cid:paraId="5EFFA120" w16cid:durableId="00000006"/>
  <w16cid:commentId w16cid:paraId="0FD537AC" w16cid:durableId="00000007"/>
  <w16cid:commentId w16cid:paraId="01C57C4F" w16cid:durableId="00000008"/>
  <w16cid:commentId w16cid:paraId="103E865E" w16cid:durableId="00000009"/>
  <w16cid:commentId w16cid:paraId="49B5894F" w16cid:durableId="0000000A"/>
  <w16cid:commentId w16cid:paraId="54617F47" w16cid:durableId="0000000B"/>
  <w16cid:commentId w16cid:paraId="3B5CAFFE" w16cid:durableId="0000000C"/>
  <w16cid:commentId w16cid:paraId="6DD87E02" w16cid:durableId="0000000D"/>
  <w16cid:commentId w16cid:paraId="256711A8" w16cid:durableId="0000000E"/>
  <w16cid:commentId w16cid:paraId="562A37BB" w16cid:durableId="0000001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0839E" w14:textId="77777777" w:rsidR="00546BC3" w:rsidRDefault="00546BC3">
      <w:r>
        <w:separator/>
      </w:r>
    </w:p>
  </w:endnote>
  <w:endnote w:type="continuationSeparator" w:id="0">
    <w:p w14:paraId="63C9D0B1" w14:textId="77777777" w:rsidR="00546BC3" w:rsidRDefault="00546B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02FF" w:usb1="4000ACFF" w:usb2="00000001" w:usb3="00000000" w:csb0="0000019F" w:csb1="00000000"/>
  </w:font>
  <w:font w:name="Palatino Linotype">
    <w:panose1 w:val="02040502050505030304"/>
    <w:charset w:val="00"/>
    <w:family w:val="roman"/>
    <w:pitch w:val="variable"/>
    <w:sig w:usb0="00000003" w:usb1="00000000" w:usb2="00000000" w:usb3="00000000" w:csb0="00000001" w:csb1="00000000"/>
  </w:font>
  <w:font w:name="STXinwei">
    <w:panose1 w:val="02010800040101010101"/>
    <w:charset w:val="86"/>
    <w:family w:val="auto"/>
    <w:pitch w:val="variable"/>
    <w:sig w:usb0="00000001" w:usb1="080F0000" w:usb2="00000010" w:usb3="00000000" w:csb0="00040000" w:csb1="00000000"/>
  </w:font>
  <w:font w:name="隶书">
    <w:charset w:val="86"/>
    <w:family w:val="modern"/>
    <w:pitch w:val="default"/>
    <w:sig w:usb0="00000001" w:usb1="080E0000" w:usb2="00000000" w:usb3="00000000" w:csb0="00040000" w:csb1="0000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8816F" w14:textId="77777777" w:rsidR="00546BC3" w:rsidRDefault="00546BC3">
    <w:pPr>
      <w:pStyle w:val="af"/>
      <w:jc w:val="both"/>
      <w:rPr>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06ED4" w14:textId="77777777" w:rsidR="00546BC3" w:rsidRDefault="00ED03C1">
    <w:pPr>
      <w:pStyle w:val="af"/>
      <w:jc w:val="center"/>
      <w:rPr>
        <w:sz w:val="21"/>
        <w:szCs w:val="21"/>
      </w:rPr>
    </w:pPr>
    <w:ins w:id="2" w:author="YEE.的腹肌" w:date="2024-05-07T17:12:00Z">
      <w:r>
        <w:rPr>
          <w:noProof/>
          <w:sz w:val="21"/>
        </w:rPr>
        <mc:AlternateContent>
          <mc:Choice Requires="wps">
            <w:drawing>
              <wp:anchor distT="0" distB="0" distL="114300" distR="114300" simplePos="0" relativeHeight="251659776" behindDoc="0" locked="0" layoutInCell="1" allowOverlap="1" wp14:anchorId="0413ADFC" wp14:editId="02064FD7">
                <wp:simplePos x="0" y="0"/>
                <wp:positionH relativeFrom="margin">
                  <wp:align>center</wp:align>
                </wp:positionH>
                <wp:positionV relativeFrom="paragraph">
                  <wp:posOffset>0</wp:posOffset>
                </wp:positionV>
                <wp:extent cx="1828800" cy="1828800"/>
                <wp:effectExtent l="0" t="0" r="0" b="0"/>
                <wp:wrapNone/>
                <wp:docPr id="1239959519" name="文本框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828800" cy="18288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02E0B9E" w14:textId="77777777" w:rsidR="00546BC3" w:rsidRDefault="00546BC3">
                            <w:pPr>
                              <w:pStyle w:val="af"/>
                            </w:pPr>
                            <w:ins w:id="3" w:author="YEE.的腹肌" w:date="2024-05-07T17:12:00Z">
                              <w:r>
                                <w:fldChar w:fldCharType="begin"/>
                              </w:r>
                              <w:r>
                                <w:instrText xml:space="preserve"> PAGE  \* MERGEFORMAT </w:instrText>
                              </w:r>
                              <w:r>
                                <w:fldChar w:fldCharType="separate"/>
                              </w:r>
                              <w:r>
                                <w:t>I</w:t>
                              </w:r>
                              <w:r>
                                <w:fldChar w:fldCharType="end"/>
                              </w:r>
                            </w:ins>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0413ADFC" id="_x0000_t202" coordsize="21600,21600" o:spt="202" path="m,l,21600r21600,l21600,xe">
                <v:stroke joinstyle="miter"/>
                <v:path gradientshapeok="t" o:connecttype="rect"/>
              </v:shapetype>
              <v:shape id="文本框 11" o:spid="_x0000_s1036" type="#_x0000_t202" style="position:absolute;left:0;text-align:left;margin-left:0;margin-top:0;width:2in;height:2in;z-index:25165977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" filled="f" stroked="f" strokeweight=".5pt">
                <v:path arrowok="t"/>
                <v:textbox style="mso-fit-shape-to-text:t" inset="0,0,0,0">
                  <w:txbxContent>
                    <w:p w14:paraId="102E0B9E" w14:textId="77777777" w:rsidR="00546BC3" w:rsidRDefault="00546BC3">
                      <w:pPr>
                        <w:pStyle w:val="af"/>
                      </w:pPr>
                      <w:ins w:id="4" w:author="YEE.的腹肌" w:date="2024-05-07T17:12:00Z">
                        <w:r>
                          <w:fldChar w:fldCharType="begin"/>
                        </w:r>
                        <w:r>
                          <w:instrText xml:space="preserve"> PAGE  \* MERGEFORMAT </w:instrText>
                        </w:r>
                        <w:r>
                          <w:fldChar w:fldCharType="separate"/>
                        </w:r>
                        <w:r>
                          <w:t>I</w:t>
                        </w:r>
                        <w:r>
                          <w:fldChar w:fldCharType="end"/>
                        </w:r>
                      </w:ins>
                    </w:p>
                  </w:txbxContent>
                </v:textbox>
                <w10:wrap anchorx="margin"/>
              </v:shape>
            </w:pict>
          </mc:Fallback>
        </mc:AlternateContent>
      </w:r>
    </w:ins>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9EA5" w14:textId="77777777" w:rsidR="00ED03C1" w:rsidRDefault="00ED03C1">
    <w:pPr>
      <w:pStyle w:val="af"/>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ED41B" w14:textId="77777777" w:rsidR="00546BC3" w:rsidRDefault="00ED03C1">
    <w:pPr>
      <w:pStyle w:val="af"/>
      <w:jc w:val="both"/>
      <w:rPr>
        <w:bCs/>
      </w:rPr>
    </w:pPr>
    <w:r>
      <w:rPr>
        <w:noProof/>
      </w:rPr>
      <mc:AlternateContent>
        <mc:Choice Requires="wps">
          <w:drawing>
            <wp:anchor distT="0" distB="0" distL="114300" distR="114300" simplePos="0" relativeHeight="251656704" behindDoc="0" locked="0" layoutInCell="1" allowOverlap="1" wp14:anchorId="4384CA2D" wp14:editId="584CFB89">
              <wp:simplePos x="0" y="0"/>
              <wp:positionH relativeFrom="margin">
                <wp:align>right</wp:align>
              </wp:positionH>
              <wp:positionV relativeFrom="paragraph">
                <wp:posOffset>0</wp:posOffset>
              </wp:positionV>
              <wp:extent cx="1828800" cy="1828800"/>
              <wp:effectExtent l="0" t="0" r="0" b="0"/>
              <wp:wrapNone/>
              <wp:docPr id="463116008" name="文本框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0" cy="1828800"/>
                      </a:xfrm>
                      <a:prstGeom prst="rect">
                        <a:avLst/>
                      </a:prstGeom>
                      <a:noFill/>
                      <a:ln>
                        <a:noFill/>
                      </a:ln>
                    </wps:spPr>
                    <wps:txbx>
                      <w:txbxContent>
                        <w:p w14:paraId="472CAC0D" w14:textId="77777777" w:rsidR="00546BC3" w:rsidRDefault="00546BC3">
                          <w:pPr>
                            <w:pStyle w:val="af"/>
                          </w:pPr>
                          <w:r>
                            <w:fldChar w:fldCharType="begin"/>
                          </w:r>
                          <w:r>
                            <w:instrText xml:space="preserve"> PAGE  \* MERGEFORMAT </w:instrText>
                          </w:r>
                          <w:r>
                            <w:fldChar w:fldCharType="separate"/>
                          </w:r>
                          <w:r>
                            <w:t>II</w:t>
                          </w:r>
                          <w:r>
                            <w:fldChar w:fldCharType="end"/>
                          </w:r>
                        </w:p>
                      </w:txbxContent>
                    </wps:txbx>
                    <wps:bodyPr wrap="none" lIns="0" tIns="0" rIns="0" bIns="0">
                      <a:spAutoFit/>
                    </wps:bodyPr>
                  </wps:wsp>
                </a:graphicData>
              </a:graphic>
              <wp14:sizeRelH relativeFrom="page">
                <wp14:pctWidth>0</wp14:pctWidth>
              </wp14:sizeRelH>
              <wp14:sizeRelV relativeFrom="page">
                <wp14:pctHeight>0</wp14:pctHeight>
              </wp14:sizeRelV>
            </wp:anchor>
          </w:drawing>
        </mc:Choice>
        <mc:Fallback>
          <w:pict>
            <v:shapetype w14:anchorId="4384CA2D" id="_x0000_t202" coordsize="21600,21600" o:spt="202" path="m,l,21600r21600,l21600,xe">
              <v:stroke joinstyle="miter"/>
              <v:path gradientshapeok="t" o:connecttype="rect"/>
            </v:shapetype>
            <v:shape id="文本框 18" o:spid="_x0000_s1037" type="#_x0000_t202" style="position:absolute;left:0;text-align:left;margin-left:92.8pt;margin-top:0;width:2in;height:2in;z-index:251656704;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" filled="f" stroked="f">
              <v:textbox style="mso-fit-shape-to-text:t" inset="0,0,0,0">
                <w:txbxContent>
                  <w:p w14:paraId="472CAC0D" w14:textId="77777777" w:rsidR="00546BC3" w:rsidRDefault="00546BC3">
                    <w:pPr>
                      <w:pStyle w:val="af"/>
                    </w:pPr>
                    <w:r>
                      <w:fldChar w:fldCharType="begin"/>
                    </w:r>
                    <w:r>
                      <w:instrText xml:space="preserve"> PAGE  \* MERGEFORMAT </w:instrText>
                    </w:r>
                    <w:r>
                      <w:fldChar w:fldCharType="separate"/>
                    </w:r>
                    <w:r>
                      <w:t>II</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1E414" w14:textId="77777777" w:rsidR="00546BC3" w:rsidRDefault="00ED03C1">
    <w:pPr>
      <w:pStyle w:val="af"/>
      <w:pBdr>
        <w:top w:val="none" w:sz="0" w:space="1" w:color="auto"/>
        <w:left w:val="none" w:sz="0" w:space="4" w:color="auto"/>
        <w:bottom w:val="none" w:sz="0" w:space="1" w:color="auto"/>
        <w:right w:val="none" w:sz="0" w:space="4" w:color="auto"/>
      </w:pBdr>
      <w:jc w:val="center"/>
      <w:rPr>
        <w:sz w:val="21"/>
        <w:szCs w:val="21"/>
      </w:rPr>
    </w:pPr>
    <w:r>
      <w:rPr>
        <w:noProof/>
        <w:sz w:val="21"/>
      </w:rPr>
      <mc:AlternateContent>
        <mc:Choice Requires="wps">
          <w:drawing>
            <wp:anchor distT="0" distB="0" distL="114300" distR="114300" simplePos="0" relativeHeight="251655680" behindDoc="0" locked="0" layoutInCell="1" allowOverlap="1" wp14:anchorId="1C5A92C9" wp14:editId="59BDDE98">
              <wp:simplePos x="0" y="0"/>
              <wp:positionH relativeFrom="margin">
                <wp:align>center</wp:align>
              </wp:positionH>
              <wp:positionV relativeFrom="paragraph">
                <wp:posOffset>0</wp:posOffset>
              </wp:positionV>
              <wp:extent cx="313690" cy="154305"/>
              <wp:effectExtent l="0" t="0" r="0" b="0"/>
              <wp:wrapNone/>
              <wp:docPr id="400735982" name="文本框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13690" cy="15430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52113BB" w14:textId="77777777" w:rsidR="00546BC3" w:rsidRDefault="00546BC3">
                          <w:pPr>
                            <w:pStyle w:val="af"/>
                            <w:jc w:val="center"/>
                          </w:pPr>
                          <w:r>
                            <w:fldChar w:fldCharType="begin"/>
                          </w:r>
                          <w:r>
                            <w:instrText xml:space="preserve"> PAGE  \* MERGEFORMAT </w:instrText>
                          </w:r>
                          <w:r>
                            <w:fldChar w:fldCharType="separate"/>
                          </w:r>
                          <w:r>
                            <w:t>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5A92C9" id="_x0000_t202" coordsize="21600,21600" o:spt="202" path="m,l,21600r21600,l21600,xe">
              <v:stroke joinstyle="miter"/>
              <v:path gradientshapeok="t" o:connecttype="rect"/>
            </v:shapetype>
            <v:shape id="文本框 17" o:spid="_x0000_s1038" type="#_x0000_t202" style="position:absolute;left:0;text-align:left;margin-left:0;margin-top:0;width:24.7pt;height:12.15pt;z-index:2516556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" filled="f" stroked="f">
              <v:path arrowok="t"/>
              <v:textbox inset="0,0,0,0">
                <w:txbxContent>
                  <w:p w14:paraId="552113BB" w14:textId="77777777" w:rsidR="00546BC3" w:rsidRDefault="00546BC3">
                    <w:pPr>
                      <w:pStyle w:val="af"/>
                      <w:jc w:val="center"/>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48DBB" w14:textId="77777777" w:rsidR="00546BC3" w:rsidRDefault="00ED03C1">
    <w:pPr>
      <w:pStyle w:val="af"/>
      <w:jc w:val="both"/>
      <w:rPr>
        <w:bCs/>
      </w:rPr>
    </w:pPr>
    <w:r>
      <w:rPr>
        <w:noProof/>
      </w:rPr>
      <mc:AlternateContent>
        <mc:Choice Requires="wps">
          <w:drawing>
            <wp:anchor distT="0" distB="0" distL="114300" distR="114300" simplePos="0" relativeHeight="251658752" behindDoc="0" locked="0" layoutInCell="1" allowOverlap="1" wp14:anchorId="64114230" wp14:editId="05250488">
              <wp:simplePos x="0" y="0"/>
              <wp:positionH relativeFrom="margin">
                <wp:posOffset>5019675</wp:posOffset>
              </wp:positionH>
              <wp:positionV relativeFrom="paragraph">
                <wp:posOffset>-29845</wp:posOffset>
              </wp:positionV>
              <wp:extent cx="445770" cy="175895"/>
              <wp:effectExtent l="0" t="0" r="0" b="0"/>
              <wp:wrapNone/>
              <wp:docPr id="9" name="文本框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5770" cy="175895"/>
                      </a:xfrm>
                      <a:prstGeom prst="rect">
                        <a:avLst/>
                      </a:prstGeom>
                      <a:noFill/>
                      <a:ln>
                        <a:noFill/>
                      </a:ln>
                    </wps:spPr>
                    <wps:txbx>
                      <w:txbxContent>
                        <w:p w14:paraId="7A27BF92" w14:textId="77777777" w:rsidR="00546BC3" w:rsidRDefault="00546BC3">
                          <w:pPr>
                            <w:pStyle w:val="af"/>
                            <w:jc w:val="right"/>
                          </w:pPr>
                          <w:r>
                            <w:fldChar w:fldCharType="begin"/>
                          </w:r>
                          <w:r>
                            <w:instrText xml:space="preserve"> PAGE  \* MERGEFORMAT </w:instrText>
                          </w:r>
                          <w:r>
                            <w:fldChar w:fldCharType="separate"/>
                          </w:r>
                          <w:r>
                            <w:t>II</w:t>
                          </w:r>
                          <w:r>
                            <w:fldChar w:fldCharType="end"/>
                          </w:r>
                        </w:p>
                      </w:txbxContent>
                    </wps:txbx>
                    <wps:bodyPr wrap="square" lIns="0" tIns="0" rIns="0" bIns="0"/>
                  </wps:wsp>
                </a:graphicData>
              </a:graphic>
              <wp14:sizeRelH relativeFrom="page">
                <wp14:pctWidth>0</wp14:pctWidth>
              </wp14:sizeRelH>
              <wp14:sizeRelV relativeFrom="page">
                <wp14:pctHeight>0</wp14:pctHeight>
              </wp14:sizeRelV>
            </wp:anchor>
          </w:drawing>
        </mc:Choice>
        <mc:Fallback>
          <w:pict>
            <v:shapetype w14:anchorId="64114230" id="_x0000_t202" coordsize="21600,21600" o:spt="202" path="m,l,21600r21600,l21600,xe">
              <v:stroke joinstyle="miter"/>
              <v:path gradientshapeok="t" o:connecttype="rect"/>
            </v:shapetype>
            <v:shape id="文本框 20" o:spid="_x0000_s1039" type="#_x0000_t202" style="position:absolute;left:0;text-align:left;margin-left:395.25pt;margin-top:-2.35pt;width:35.1pt;height:13.85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" filled="f" stroked="f">
              <v:textbox inset="0,0,0,0">
                <w:txbxContent>
                  <w:p w14:paraId="7A27BF92" w14:textId="77777777" w:rsidR="00546BC3" w:rsidRDefault="00546BC3">
                    <w:pPr>
                      <w:pStyle w:val="af"/>
                      <w:jc w:val="right"/>
                    </w:pPr>
                    <w:r>
                      <w:fldChar w:fldCharType="begin"/>
                    </w:r>
                    <w:r>
                      <w:instrText xml:space="preserve"> PAGE  \* MERGEFORMAT </w:instrText>
                    </w:r>
                    <w:r>
                      <w:fldChar w:fldCharType="separate"/>
                    </w:r>
                    <w:r>
                      <w:t>II</w:t>
                    </w:r>
                    <w: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6F778" w14:textId="77777777" w:rsidR="00546BC3" w:rsidRDefault="00ED03C1">
    <w:pPr>
      <w:jc w:val="center"/>
    </w:pPr>
    <w:r>
      <w:rPr>
        <w:noProof/>
      </w:rPr>
      <mc:AlternateContent>
        <mc:Choice Requires="wps">
          <w:drawing>
            <wp:anchor distT="0" distB="0" distL="114300" distR="114300" simplePos="0" relativeHeight="251657728" behindDoc="0" locked="0" layoutInCell="1" allowOverlap="1" wp14:anchorId="782B87C1" wp14:editId="3903F9B7">
              <wp:simplePos x="0" y="0"/>
              <wp:positionH relativeFrom="margin">
                <wp:align>center</wp:align>
              </wp:positionH>
              <wp:positionV relativeFrom="paragraph">
                <wp:posOffset>0</wp:posOffset>
              </wp:positionV>
              <wp:extent cx="247650" cy="153670"/>
              <wp:effectExtent l="0" t="0" r="0" b="0"/>
              <wp:wrapNone/>
              <wp:docPr id="103226665" name="文本框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47650" cy="1536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65FD045" w14:textId="77777777" w:rsidR="00546BC3" w:rsidRDefault="00546BC3">
                          <w:pPr>
                            <w:pStyle w:val="af"/>
                            <w:jc w:val="center"/>
                          </w:pPr>
                          <w:r>
                            <w:fldChar w:fldCharType="begin"/>
                          </w:r>
                          <w:r>
                            <w:instrText xml:space="preserve"> PAGE  \* MERGEFORMAT </w:instrText>
                          </w:r>
                          <w:r>
                            <w:fldChar w:fldCharType="separate"/>
                          </w:r>
                          <w:r>
                            <w:t>- 13 -</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2B87C1" id="_x0000_t202" coordsize="21600,21600" o:spt="202" path="m,l,21600r21600,l21600,xe">
              <v:stroke joinstyle="miter"/>
              <v:path gradientshapeok="t" o:connecttype="rect"/>
            </v:shapetype>
            <v:shape id="文本框 19" o:spid="_x0000_s1040" type="#_x0000_t202" style="position:absolute;left:0;text-align:left;margin-left:0;margin-top:0;width:19.5pt;height:12.1pt;z-index:2516577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" filled="f" stroked="f">
              <v:path arrowok="t"/>
              <v:textbox inset="0,0,0,0">
                <w:txbxContent>
                  <w:p w14:paraId="665FD045" w14:textId="77777777" w:rsidR="00546BC3" w:rsidRDefault="00546BC3">
                    <w:pPr>
                      <w:pStyle w:val="af"/>
                      <w:jc w:val="center"/>
                    </w:pPr>
                    <w:r>
                      <w:fldChar w:fldCharType="begin"/>
                    </w:r>
                    <w:r>
                      <w:instrText xml:space="preserve"> PAGE  \* MERGEFORMAT </w:instrText>
                    </w:r>
                    <w:r>
                      <w:fldChar w:fldCharType="separate"/>
                    </w:r>
                    <w:r>
                      <w:t>- 13 -</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8E4AF" w14:textId="77777777" w:rsidR="00546BC3" w:rsidRDefault="00546BC3">
      <w:r>
        <w:separator/>
      </w:r>
    </w:p>
  </w:footnote>
  <w:footnote w:type="continuationSeparator" w:id="0">
    <w:p w14:paraId="30CB5053" w14:textId="77777777" w:rsidR="00546BC3" w:rsidRDefault="00546B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90CA0" w14:textId="77777777" w:rsidR="00546BC3" w:rsidRDefault="00546BC3">
    <w:pPr>
      <w:pStyle w:val="af1"/>
      <w:pBdr>
        <w:bottom w:val="none" w:sz="0"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45543" w14:textId="77777777" w:rsidR="00546BC3" w:rsidRDefault="00546BC3">
    <w:pPr>
      <w:jc w:val="center"/>
      <w:rPr>
        <w:rFonts w:eastAsia="隶书"/>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F4E49" w14:textId="77777777" w:rsidR="00ED03C1" w:rsidRDefault="00ED03C1">
    <w:pPr>
      <w:pStyle w:val="af1"/>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5AA02" w14:textId="77777777" w:rsidR="00546BC3" w:rsidRDefault="00546BC3">
    <w:pPr>
      <w:pStyle w:val="af1"/>
      <w:pBdr>
        <w:bottom w:val="single" w:sz="4" w:space="1" w:color="auto"/>
      </w:pBdr>
      <w:rPr>
        <w:sz w:val="21"/>
        <w:szCs w:val="21"/>
      </w:rPr>
    </w:pPr>
    <w:r>
      <w:rPr>
        <w:rFonts w:hint="eastAsia"/>
        <w:sz w:val="21"/>
        <w:szCs w:val="21"/>
      </w:rPr>
      <w:t>论文题目</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5F997" w14:textId="77777777" w:rsidR="00546BC3" w:rsidRDefault="00546BC3">
    <w:pPr>
      <w:pBdr>
        <w:top w:val="none" w:sz="0" w:space="1" w:color="auto"/>
        <w:left w:val="none" w:sz="0" w:space="4" w:color="auto"/>
        <w:bottom w:val="single" w:sz="4" w:space="0" w:color="auto"/>
        <w:right w:val="none" w:sz="0" w:space="4" w:color="auto"/>
      </w:pBdr>
      <w:jc w:val="center"/>
      <w:rPr>
        <w:sz w:val="18"/>
        <w:szCs w:val="28"/>
      </w:rPr>
    </w:pPr>
    <w:r>
      <w:rPr>
        <w:rFonts w:hint="eastAsia"/>
        <w:sz w:val="18"/>
      </w:rPr>
      <w:t>苏州大学文正学院本科生毕业设计（论文）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94DD0" w14:textId="77777777" w:rsidR="00546BC3" w:rsidRDefault="00546BC3">
    <w:pPr>
      <w:pStyle w:val="af1"/>
      <w:pBdr>
        <w:bottom w:val="single" w:sz="4" w:space="1" w:color="auto"/>
      </w:pBdr>
      <w:rPr>
        <w:sz w:val="21"/>
        <w:szCs w:val="21"/>
      </w:rPr>
    </w:pPr>
    <w:r>
      <w:rPr>
        <w:rFonts w:hint="eastAsia"/>
        <w:sz w:val="21"/>
      </w:rPr>
      <w:t>论文题目</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AB2B7" w14:textId="77777777" w:rsidR="00546BC3" w:rsidRDefault="00546BC3">
    <w:pPr>
      <w:pStyle w:val="af1"/>
    </w:pPr>
    <w:r>
      <w:rPr>
        <w:rFonts w:hint="eastAsia"/>
      </w:rPr>
      <w:t>苏州大学文正学院本科生毕业设计（论文）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D0C3A6A"/>
    <w:multiLevelType w:val="singleLevel"/>
    <w:tmpl w:val="DD0C3A6A"/>
    <w:lvl w:ilvl="0">
      <w:start w:val="6"/>
      <w:numFmt w:val="decimal"/>
      <w:suff w:val="space"/>
      <w:lvlText w:val="第%1章"/>
      <w:lvlJc w:val="left"/>
    </w:lvl>
  </w:abstractNum>
  <w:abstractNum w:abstractNumId="1" w15:restartNumberingAfterBreak="0">
    <w:nsid w:val="F36E55A2"/>
    <w:multiLevelType w:val="singleLevel"/>
    <w:tmpl w:val="F36E55A2"/>
    <w:lvl w:ilvl="0">
      <w:start w:val="1"/>
      <w:numFmt w:val="decimal"/>
      <w:lvlText w:val="(%1)"/>
      <w:lvlJc w:val="left"/>
      <w:pPr>
        <w:ind w:left="905" w:hanging="425"/>
      </w:pPr>
      <w:rPr>
        <w:rFonts w:hint="default"/>
      </w:rPr>
    </w:lvl>
  </w:abstractNum>
  <w:abstractNum w:abstractNumId="2" w15:restartNumberingAfterBreak="0">
    <w:nsid w:val="0AD1BF16"/>
    <w:multiLevelType w:val="singleLevel"/>
    <w:tmpl w:val="0AD1BF16"/>
    <w:lvl w:ilvl="0">
      <w:start w:val="1"/>
      <w:numFmt w:val="decimal"/>
      <w:suff w:val="nothing"/>
      <w:lvlText w:val="（%1）"/>
      <w:lvlJc w:val="left"/>
      <w:rPr>
        <w:rFonts w:hint="default"/>
        <w:sz w:val="24"/>
        <w:szCs w:val="24"/>
      </w:rPr>
    </w:lvl>
  </w:abstractNum>
  <w:abstractNum w:abstractNumId="3" w15:restartNumberingAfterBreak="0">
    <w:nsid w:val="3266D188"/>
    <w:multiLevelType w:val="singleLevel"/>
    <w:tmpl w:val="3266D188"/>
    <w:lvl w:ilvl="0">
      <w:start w:val="1"/>
      <w:numFmt w:val="decimal"/>
      <w:lvlText w:val="(%1)"/>
      <w:lvlJc w:val="left"/>
      <w:pPr>
        <w:ind w:left="905" w:hanging="425"/>
      </w:pPr>
      <w:rPr>
        <w:rFonts w:hint="default"/>
      </w:rPr>
    </w:lvl>
  </w:abstractNum>
  <w:abstractNum w:abstractNumId="4" w15:restartNumberingAfterBreak="0">
    <w:nsid w:val="4A25CD70"/>
    <w:multiLevelType w:val="singleLevel"/>
    <w:tmpl w:val="4A25CD70"/>
    <w:lvl w:ilvl="0">
      <w:start w:val="1"/>
      <w:numFmt w:val="decimal"/>
      <w:suff w:val="nothing"/>
      <w:lvlText w:val="（%1）"/>
      <w:lvlJc w:val="left"/>
    </w:lvl>
  </w:abstractNum>
  <w:abstractNum w:abstractNumId="5" w15:restartNumberingAfterBreak="0">
    <w:nsid w:val="563F50C9"/>
    <w:multiLevelType w:val="singleLevel"/>
    <w:tmpl w:val="563F50C9"/>
    <w:lvl w:ilvl="0">
      <w:start w:val="1"/>
      <w:numFmt w:val="decimal"/>
      <w:lvlText w:val="[%1]"/>
      <w:lvlJc w:val="left"/>
      <w:pPr>
        <w:tabs>
          <w:tab w:val="num" w:pos="420"/>
        </w:tabs>
        <w:ind w:left="425" w:hanging="425"/>
      </w:pPr>
      <w:rPr>
        <w:rFonts w:hint="default"/>
      </w:rPr>
    </w:lvl>
  </w:abstractNum>
  <w:abstractNum w:abstractNumId="6" w15:restartNumberingAfterBreak="0">
    <w:nsid w:val="67F5B71A"/>
    <w:multiLevelType w:val="singleLevel"/>
    <w:tmpl w:val="67F5B71A"/>
    <w:lvl w:ilvl="0">
      <w:start w:val="1"/>
      <w:numFmt w:val="decimal"/>
      <w:suff w:val="nothing"/>
      <w:lvlText w:val="（%1）"/>
      <w:lvlJc w:val="left"/>
    </w:lvl>
  </w:abstractNum>
  <w:num w:numId="1" w16cid:durableId="1535582319">
    <w:abstractNumId w:val="4"/>
  </w:num>
  <w:num w:numId="2" w16cid:durableId="166940570">
    <w:abstractNumId w:val="6"/>
  </w:num>
  <w:num w:numId="3" w16cid:durableId="328748930">
    <w:abstractNumId w:val="3"/>
  </w:num>
  <w:num w:numId="4" w16cid:durableId="2110734655">
    <w:abstractNumId w:val="1"/>
  </w:num>
  <w:num w:numId="5" w16cid:durableId="1110584933">
    <w:abstractNumId w:val="2"/>
  </w:num>
  <w:num w:numId="6" w16cid:durableId="183247669">
    <w:abstractNumId w:val="0"/>
  </w:num>
  <w:num w:numId="7" w16cid:durableId="14043779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bordersDoNotSurroundHeader/>
  <w:bordersDoNotSurroundFooter/>
  <w:revisionView w:inkAnnotations="0"/>
  <w:defaultTabStop w:val="420"/>
  <w:drawingGridHorizontalSpacing w:val="210"/>
  <w:drawingGridVerticalSpacing w:val="156"/>
  <w:displayHorizontalDrawingGridEvery w:val="0"/>
  <w:displayVerticalDrawingGridEvery w:val="2"/>
  <w:characterSpacingControl w:val="compressPunctuation"/>
  <w:doNotValidateAgainstSchema/>
  <w:doNotDemarcateInvalidXml/>
  <w:hdrShapeDefaults>
    <o:shapedefaults v:ext="edit" spidmax="4102"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2NkODhhMjBiZDY1ZmZjNTI0ODNhYWEwZjc3NTA2OTUifQ=="/>
  </w:docVars>
  <w:rsids>
    <w:rsidRoot w:val="00C026EC"/>
    <w:rsid w:val="0002207F"/>
    <w:rsid w:val="000227D6"/>
    <w:rsid w:val="000E019C"/>
    <w:rsid w:val="00160EA8"/>
    <w:rsid w:val="00190D37"/>
    <w:rsid w:val="001A1433"/>
    <w:rsid w:val="00235790"/>
    <w:rsid w:val="00292C88"/>
    <w:rsid w:val="003A39EB"/>
    <w:rsid w:val="003C7483"/>
    <w:rsid w:val="003D3D11"/>
    <w:rsid w:val="00402FA1"/>
    <w:rsid w:val="004547AE"/>
    <w:rsid w:val="004905B9"/>
    <w:rsid w:val="005070C5"/>
    <w:rsid w:val="005145B2"/>
    <w:rsid w:val="00546BC3"/>
    <w:rsid w:val="00611541"/>
    <w:rsid w:val="006E1D9C"/>
    <w:rsid w:val="00727176"/>
    <w:rsid w:val="0079696E"/>
    <w:rsid w:val="008034C9"/>
    <w:rsid w:val="008425D4"/>
    <w:rsid w:val="008C28FB"/>
    <w:rsid w:val="00941F00"/>
    <w:rsid w:val="00987EC1"/>
    <w:rsid w:val="009C337D"/>
    <w:rsid w:val="00A12AE8"/>
    <w:rsid w:val="00A34812"/>
    <w:rsid w:val="00A75600"/>
    <w:rsid w:val="00B22635"/>
    <w:rsid w:val="00B3598F"/>
    <w:rsid w:val="00BB5A1A"/>
    <w:rsid w:val="00C026EC"/>
    <w:rsid w:val="00C11204"/>
    <w:rsid w:val="00C11737"/>
    <w:rsid w:val="00C43158"/>
    <w:rsid w:val="00CE39AC"/>
    <w:rsid w:val="00E907A5"/>
    <w:rsid w:val="00E9741C"/>
    <w:rsid w:val="00ED03C1"/>
    <w:rsid w:val="00F57A92"/>
    <w:rsid w:val="00F70AD0"/>
    <w:rsid w:val="00F72AAE"/>
    <w:rsid w:val="00F90522"/>
    <w:rsid w:val="01074F82"/>
    <w:rsid w:val="0123631D"/>
    <w:rsid w:val="012B4711"/>
    <w:rsid w:val="013C06BC"/>
    <w:rsid w:val="013C690E"/>
    <w:rsid w:val="01422176"/>
    <w:rsid w:val="014B0BDA"/>
    <w:rsid w:val="015821CD"/>
    <w:rsid w:val="01696A9C"/>
    <w:rsid w:val="017F0419"/>
    <w:rsid w:val="01991477"/>
    <w:rsid w:val="019B6F29"/>
    <w:rsid w:val="019F250B"/>
    <w:rsid w:val="01A13575"/>
    <w:rsid w:val="01C64E48"/>
    <w:rsid w:val="01D12D9D"/>
    <w:rsid w:val="01D803E5"/>
    <w:rsid w:val="01EA636A"/>
    <w:rsid w:val="01F26510"/>
    <w:rsid w:val="02330762"/>
    <w:rsid w:val="024737CC"/>
    <w:rsid w:val="0248513F"/>
    <w:rsid w:val="027658DD"/>
    <w:rsid w:val="02984EC0"/>
    <w:rsid w:val="02985DC6"/>
    <w:rsid w:val="02AB5AF9"/>
    <w:rsid w:val="02B04EBD"/>
    <w:rsid w:val="02DF57A3"/>
    <w:rsid w:val="02E84657"/>
    <w:rsid w:val="02EC525F"/>
    <w:rsid w:val="02F007AF"/>
    <w:rsid w:val="02F9535C"/>
    <w:rsid w:val="03076F74"/>
    <w:rsid w:val="03103AA0"/>
    <w:rsid w:val="03394EB3"/>
    <w:rsid w:val="03491AD9"/>
    <w:rsid w:val="03500416"/>
    <w:rsid w:val="03556B29"/>
    <w:rsid w:val="035F6A8C"/>
    <w:rsid w:val="036F4D79"/>
    <w:rsid w:val="038A5E19"/>
    <w:rsid w:val="038A7E04"/>
    <w:rsid w:val="038C0F57"/>
    <w:rsid w:val="039E11BA"/>
    <w:rsid w:val="039F31FF"/>
    <w:rsid w:val="03BB6210"/>
    <w:rsid w:val="03E30A9B"/>
    <w:rsid w:val="03F139E0"/>
    <w:rsid w:val="04045AFD"/>
    <w:rsid w:val="043170E7"/>
    <w:rsid w:val="043D2B30"/>
    <w:rsid w:val="04663231"/>
    <w:rsid w:val="046A50DA"/>
    <w:rsid w:val="048E4B7A"/>
    <w:rsid w:val="049A4077"/>
    <w:rsid w:val="04A5226E"/>
    <w:rsid w:val="04A7776C"/>
    <w:rsid w:val="04A86794"/>
    <w:rsid w:val="04B50EB1"/>
    <w:rsid w:val="04C10C04"/>
    <w:rsid w:val="04D35BCD"/>
    <w:rsid w:val="04DC01EC"/>
    <w:rsid w:val="04E6106A"/>
    <w:rsid w:val="04EB6681"/>
    <w:rsid w:val="04F12E97"/>
    <w:rsid w:val="04F70794"/>
    <w:rsid w:val="05143E2A"/>
    <w:rsid w:val="051C4A8C"/>
    <w:rsid w:val="052F0BD6"/>
    <w:rsid w:val="0551647B"/>
    <w:rsid w:val="05616943"/>
    <w:rsid w:val="05926A0E"/>
    <w:rsid w:val="05A1542D"/>
    <w:rsid w:val="05C84C14"/>
    <w:rsid w:val="05CC5609"/>
    <w:rsid w:val="05D21624"/>
    <w:rsid w:val="05EF5F8D"/>
    <w:rsid w:val="05F37618"/>
    <w:rsid w:val="05FB6F31"/>
    <w:rsid w:val="05FD48BE"/>
    <w:rsid w:val="06024977"/>
    <w:rsid w:val="060E6ACB"/>
    <w:rsid w:val="062B5372"/>
    <w:rsid w:val="063A04B6"/>
    <w:rsid w:val="063B0DD7"/>
    <w:rsid w:val="064614D7"/>
    <w:rsid w:val="06740A41"/>
    <w:rsid w:val="06765EB3"/>
    <w:rsid w:val="0688299D"/>
    <w:rsid w:val="06951EFE"/>
    <w:rsid w:val="06D05B2E"/>
    <w:rsid w:val="06E97363"/>
    <w:rsid w:val="06F061D0"/>
    <w:rsid w:val="06F23CF7"/>
    <w:rsid w:val="06F70775"/>
    <w:rsid w:val="07267E44"/>
    <w:rsid w:val="073654CA"/>
    <w:rsid w:val="0744651C"/>
    <w:rsid w:val="074841EC"/>
    <w:rsid w:val="07545D65"/>
    <w:rsid w:val="075B32D7"/>
    <w:rsid w:val="075E75DE"/>
    <w:rsid w:val="0783111E"/>
    <w:rsid w:val="079F0345"/>
    <w:rsid w:val="07A10084"/>
    <w:rsid w:val="07B40FAC"/>
    <w:rsid w:val="07BD67CE"/>
    <w:rsid w:val="07C93590"/>
    <w:rsid w:val="07E35D35"/>
    <w:rsid w:val="08080695"/>
    <w:rsid w:val="081128A2"/>
    <w:rsid w:val="083D1316"/>
    <w:rsid w:val="08442D16"/>
    <w:rsid w:val="084542FA"/>
    <w:rsid w:val="08534C69"/>
    <w:rsid w:val="087846CF"/>
    <w:rsid w:val="087C735B"/>
    <w:rsid w:val="08850B9A"/>
    <w:rsid w:val="08966833"/>
    <w:rsid w:val="089B30A9"/>
    <w:rsid w:val="08AE00F1"/>
    <w:rsid w:val="08BA39DE"/>
    <w:rsid w:val="08D613F6"/>
    <w:rsid w:val="09151F1E"/>
    <w:rsid w:val="091E552E"/>
    <w:rsid w:val="09421FE2"/>
    <w:rsid w:val="09824EEB"/>
    <w:rsid w:val="099866DC"/>
    <w:rsid w:val="09992050"/>
    <w:rsid w:val="09A97033"/>
    <w:rsid w:val="09AC23FB"/>
    <w:rsid w:val="09C65ABE"/>
    <w:rsid w:val="09C81A12"/>
    <w:rsid w:val="09C904A6"/>
    <w:rsid w:val="09D62A13"/>
    <w:rsid w:val="0A140428"/>
    <w:rsid w:val="0A6556AD"/>
    <w:rsid w:val="0A6972DB"/>
    <w:rsid w:val="0A775F0C"/>
    <w:rsid w:val="0A941D34"/>
    <w:rsid w:val="0A9B43AB"/>
    <w:rsid w:val="0ADA51CD"/>
    <w:rsid w:val="0AF0679F"/>
    <w:rsid w:val="0AF71DB6"/>
    <w:rsid w:val="0B114967"/>
    <w:rsid w:val="0B1D3AD1"/>
    <w:rsid w:val="0B1F52D6"/>
    <w:rsid w:val="0B36617C"/>
    <w:rsid w:val="0B4959B4"/>
    <w:rsid w:val="0B4D1E43"/>
    <w:rsid w:val="0B81389B"/>
    <w:rsid w:val="0B8C3FEE"/>
    <w:rsid w:val="0B944A05"/>
    <w:rsid w:val="0BA632C4"/>
    <w:rsid w:val="0BA852CC"/>
    <w:rsid w:val="0BAD28E2"/>
    <w:rsid w:val="0BED2CDE"/>
    <w:rsid w:val="0BF422BF"/>
    <w:rsid w:val="0BF5144B"/>
    <w:rsid w:val="0BFA53FB"/>
    <w:rsid w:val="0C0A7D34"/>
    <w:rsid w:val="0C1B3178"/>
    <w:rsid w:val="0C2C33CB"/>
    <w:rsid w:val="0C3152C1"/>
    <w:rsid w:val="0C542D5E"/>
    <w:rsid w:val="0C5B757D"/>
    <w:rsid w:val="0C605E8B"/>
    <w:rsid w:val="0C606D63"/>
    <w:rsid w:val="0C700313"/>
    <w:rsid w:val="0C774C9E"/>
    <w:rsid w:val="0C79439C"/>
    <w:rsid w:val="0CC257C3"/>
    <w:rsid w:val="0CD5337C"/>
    <w:rsid w:val="0CD76783"/>
    <w:rsid w:val="0CE61A38"/>
    <w:rsid w:val="0CEA47B8"/>
    <w:rsid w:val="0CEF17A8"/>
    <w:rsid w:val="0CF462EF"/>
    <w:rsid w:val="0CF85DDF"/>
    <w:rsid w:val="0D1319AA"/>
    <w:rsid w:val="0D162709"/>
    <w:rsid w:val="0D3F57BC"/>
    <w:rsid w:val="0D5F5563"/>
    <w:rsid w:val="0D7D62B0"/>
    <w:rsid w:val="0DB9302F"/>
    <w:rsid w:val="0DBC3637"/>
    <w:rsid w:val="0DBD73CB"/>
    <w:rsid w:val="0DD96243"/>
    <w:rsid w:val="0DF045AC"/>
    <w:rsid w:val="0E012A71"/>
    <w:rsid w:val="0E3966AF"/>
    <w:rsid w:val="0E9C1554"/>
    <w:rsid w:val="0EAF6971"/>
    <w:rsid w:val="0EB45D35"/>
    <w:rsid w:val="0EB67BBE"/>
    <w:rsid w:val="0ED4462A"/>
    <w:rsid w:val="0EDE1FE4"/>
    <w:rsid w:val="0EFE5F92"/>
    <w:rsid w:val="0F020460"/>
    <w:rsid w:val="0F24110D"/>
    <w:rsid w:val="0F50023D"/>
    <w:rsid w:val="0F5006A2"/>
    <w:rsid w:val="0F515CEE"/>
    <w:rsid w:val="0F781459"/>
    <w:rsid w:val="0F824086"/>
    <w:rsid w:val="0FA92EE1"/>
    <w:rsid w:val="0FEF171B"/>
    <w:rsid w:val="0FFC65A3"/>
    <w:rsid w:val="10090259"/>
    <w:rsid w:val="101D790A"/>
    <w:rsid w:val="10282537"/>
    <w:rsid w:val="102A6E77"/>
    <w:rsid w:val="10437371"/>
    <w:rsid w:val="104B091B"/>
    <w:rsid w:val="109124AE"/>
    <w:rsid w:val="109C2F25"/>
    <w:rsid w:val="10A1053B"/>
    <w:rsid w:val="10BC5954"/>
    <w:rsid w:val="10C36704"/>
    <w:rsid w:val="10EA1EE2"/>
    <w:rsid w:val="10F16DCD"/>
    <w:rsid w:val="10FD111A"/>
    <w:rsid w:val="110A520A"/>
    <w:rsid w:val="110F7B9B"/>
    <w:rsid w:val="11173DE9"/>
    <w:rsid w:val="111A6B29"/>
    <w:rsid w:val="11203B56"/>
    <w:rsid w:val="112063C0"/>
    <w:rsid w:val="112847B9"/>
    <w:rsid w:val="11334496"/>
    <w:rsid w:val="113413B0"/>
    <w:rsid w:val="11386FA7"/>
    <w:rsid w:val="113A5FD4"/>
    <w:rsid w:val="11576665"/>
    <w:rsid w:val="1192393D"/>
    <w:rsid w:val="11A353FD"/>
    <w:rsid w:val="11B36778"/>
    <w:rsid w:val="11B524F0"/>
    <w:rsid w:val="11E15093"/>
    <w:rsid w:val="11F830AE"/>
    <w:rsid w:val="12043C94"/>
    <w:rsid w:val="120E5B40"/>
    <w:rsid w:val="12110AF9"/>
    <w:rsid w:val="12111E95"/>
    <w:rsid w:val="12172D2F"/>
    <w:rsid w:val="12197510"/>
    <w:rsid w:val="12413D84"/>
    <w:rsid w:val="12431165"/>
    <w:rsid w:val="12443874"/>
    <w:rsid w:val="1283436C"/>
    <w:rsid w:val="12952D4F"/>
    <w:rsid w:val="129E5C08"/>
    <w:rsid w:val="12A04F4F"/>
    <w:rsid w:val="12D95627"/>
    <w:rsid w:val="12E350B4"/>
    <w:rsid w:val="130848A2"/>
    <w:rsid w:val="13351D94"/>
    <w:rsid w:val="13373FF6"/>
    <w:rsid w:val="134330D1"/>
    <w:rsid w:val="134A6C68"/>
    <w:rsid w:val="13581385"/>
    <w:rsid w:val="13985C26"/>
    <w:rsid w:val="13A11DD8"/>
    <w:rsid w:val="13B028D2"/>
    <w:rsid w:val="13B14F39"/>
    <w:rsid w:val="13BC47C3"/>
    <w:rsid w:val="140212F1"/>
    <w:rsid w:val="14065B95"/>
    <w:rsid w:val="140F4414"/>
    <w:rsid w:val="142C39B3"/>
    <w:rsid w:val="14757D15"/>
    <w:rsid w:val="147A587E"/>
    <w:rsid w:val="148E45AF"/>
    <w:rsid w:val="14A540A2"/>
    <w:rsid w:val="14BC5944"/>
    <w:rsid w:val="14C37F1A"/>
    <w:rsid w:val="14C91E0F"/>
    <w:rsid w:val="14CF1B1B"/>
    <w:rsid w:val="14DE58BA"/>
    <w:rsid w:val="15155054"/>
    <w:rsid w:val="15377927"/>
    <w:rsid w:val="15407EF2"/>
    <w:rsid w:val="15506D90"/>
    <w:rsid w:val="1585739A"/>
    <w:rsid w:val="1587538B"/>
    <w:rsid w:val="159579E4"/>
    <w:rsid w:val="15982925"/>
    <w:rsid w:val="15A85EC8"/>
    <w:rsid w:val="15D223DB"/>
    <w:rsid w:val="15E57946"/>
    <w:rsid w:val="160B7FC6"/>
    <w:rsid w:val="160E21CF"/>
    <w:rsid w:val="1619328D"/>
    <w:rsid w:val="162224A9"/>
    <w:rsid w:val="162D0B53"/>
    <w:rsid w:val="16414353"/>
    <w:rsid w:val="166F74AF"/>
    <w:rsid w:val="1675578B"/>
    <w:rsid w:val="167D0A9B"/>
    <w:rsid w:val="16976F4A"/>
    <w:rsid w:val="169D3553"/>
    <w:rsid w:val="16AC10DE"/>
    <w:rsid w:val="16B0596D"/>
    <w:rsid w:val="16B5089D"/>
    <w:rsid w:val="16B74615"/>
    <w:rsid w:val="16C805D0"/>
    <w:rsid w:val="16C97929"/>
    <w:rsid w:val="16D51646"/>
    <w:rsid w:val="16F26FFB"/>
    <w:rsid w:val="16F5513D"/>
    <w:rsid w:val="17022978"/>
    <w:rsid w:val="17034227"/>
    <w:rsid w:val="1720665E"/>
    <w:rsid w:val="172F4AF3"/>
    <w:rsid w:val="174165D4"/>
    <w:rsid w:val="17457E73"/>
    <w:rsid w:val="174C1201"/>
    <w:rsid w:val="1752258F"/>
    <w:rsid w:val="17567C80"/>
    <w:rsid w:val="175B34BC"/>
    <w:rsid w:val="17740758"/>
    <w:rsid w:val="17790BCF"/>
    <w:rsid w:val="17843837"/>
    <w:rsid w:val="17A0779F"/>
    <w:rsid w:val="17C31458"/>
    <w:rsid w:val="17D824F4"/>
    <w:rsid w:val="17F01CDB"/>
    <w:rsid w:val="17F35B20"/>
    <w:rsid w:val="184E2D57"/>
    <w:rsid w:val="18552BF9"/>
    <w:rsid w:val="186E0AC5"/>
    <w:rsid w:val="187C210F"/>
    <w:rsid w:val="18800302"/>
    <w:rsid w:val="189015C1"/>
    <w:rsid w:val="1890511D"/>
    <w:rsid w:val="189B6329"/>
    <w:rsid w:val="18A21A2D"/>
    <w:rsid w:val="18A93600"/>
    <w:rsid w:val="18B2778A"/>
    <w:rsid w:val="18B708FC"/>
    <w:rsid w:val="190D5699"/>
    <w:rsid w:val="19354BB3"/>
    <w:rsid w:val="19384ADC"/>
    <w:rsid w:val="1945381D"/>
    <w:rsid w:val="19463BB3"/>
    <w:rsid w:val="19485AA4"/>
    <w:rsid w:val="195975C5"/>
    <w:rsid w:val="1968609A"/>
    <w:rsid w:val="196D545F"/>
    <w:rsid w:val="196E0ED2"/>
    <w:rsid w:val="19805345"/>
    <w:rsid w:val="198151DB"/>
    <w:rsid w:val="199C7AF2"/>
    <w:rsid w:val="19A35324"/>
    <w:rsid w:val="19A8386C"/>
    <w:rsid w:val="19A87EC4"/>
    <w:rsid w:val="19B033FA"/>
    <w:rsid w:val="19B277BD"/>
    <w:rsid w:val="19BF6ECF"/>
    <w:rsid w:val="1A01518C"/>
    <w:rsid w:val="1A0265A6"/>
    <w:rsid w:val="1A143B33"/>
    <w:rsid w:val="1A310B82"/>
    <w:rsid w:val="1A330E76"/>
    <w:rsid w:val="1A3348FA"/>
    <w:rsid w:val="1A345F7C"/>
    <w:rsid w:val="1A356515"/>
    <w:rsid w:val="1A357907"/>
    <w:rsid w:val="1A361CF4"/>
    <w:rsid w:val="1A4F7D5F"/>
    <w:rsid w:val="1A5C33F7"/>
    <w:rsid w:val="1A613215"/>
    <w:rsid w:val="1A8B70C3"/>
    <w:rsid w:val="1A8E38DF"/>
    <w:rsid w:val="1A9B2205"/>
    <w:rsid w:val="1AD35818"/>
    <w:rsid w:val="1AD67034"/>
    <w:rsid w:val="1B1C0EEA"/>
    <w:rsid w:val="1B3501FE"/>
    <w:rsid w:val="1B4B5C73"/>
    <w:rsid w:val="1B6603B7"/>
    <w:rsid w:val="1B6B2F26"/>
    <w:rsid w:val="1B705885"/>
    <w:rsid w:val="1B735084"/>
    <w:rsid w:val="1B79633D"/>
    <w:rsid w:val="1B8A4174"/>
    <w:rsid w:val="1B8D3B96"/>
    <w:rsid w:val="1BB774B4"/>
    <w:rsid w:val="1BBA40DB"/>
    <w:rsid w:val="1BC82E20"/>
    <w:rsid w:val="1BCA303C"/>
    <w:rsid w:val="1BD9327F"/>
    <w:rsid w:val="1BDA55FC"/>
    <w:rsid w:val="1BE063BC"/>
    <w:rsid w:val="1BF02A4A"/>
    <w:rsid w:val="1C112A19"/>
    <w:rsid w:val="1C1724A2"/>
    <w:rsid w:val="1C1D0B83"/>
    <w:rsid w:val="1C430EE2"/>
    <w:rsid w:val="1C677484"/>
    <w:rsid w:val="1C6963B1"/>
    <w:rsid w:val="1C7A236C"/>
    <w:rsid w:val="1C8B617A"/>
    <w:rsid w:val="1CA07168"/>
    <w:rsid w:val="1CA23BFC"/>
    <w:rsid w:val="1CA72318"/>
    <w:rsid w:val="1CAE0B0D"/>
    <w:rsid w:val="1CB20235"/>
    <w:rsid w:val="1CCA6605"/>
    <w:rsid w:val="1CD203FA"/>
    <w:rsid w:val="1CE7377A"/>
    <w:rsid w:val="1D077978"/>
    <w:rsid w:val="1D340522"/>
    <w:rsid w:val="1D507571"/>
    <w:rsid w:val="1D567904"/>
    <w:rsid w:val="1D7209B7"/>
    <w:rsid w:val="1D7E7C3A"/>
    <w:rsid w:val="1D8B7922"/>
    <w:rsid w:val="1DA23D0D"/>
    <w:rsid w:val="1DA358F3"/>
    <w:rsid w:val="1DAF2CC9"/>
    <w:rsid w:val="1DC37D43"/>
    <w:rsid w:val="1DCC309C"/>
    <w:rsid w:val="1DD2442A"/>
    <w:rsid w:val="1DEA5F5A"/>
    <w:rsid w:val="1E3D7AF5"/>
    <w:rsid w:val="1E4A5D6E"/>
    <w:rsid w:val="1E692E15"/>
    <w:rsid w:val="1E796654"/>
    <w:rsid w:val="1E8E626F"/>
    <w:rsid w:val="1EE2244B"/>
    <w:rsid w:val="1EEC5ECB"/>
    <w:rsid w:val="1EF13752"/>
    <w:rsid w:val="1EF65EF6"/>
    <w:rsid w:val="1F026649"/>
    <w:rsid w:val="1F2E38E2"/>
    <w:rsid w:val="1F370744"/>
    <w:rsid w:val="1F3A5DE3"/>
    <w:rsid w:val="1F705CA9"/>
    <w:rsid w:val="1F813BA0"/>
    <w:rsid w:val="1FB2006F"/>
    <w:rsid w:val="1FB26517"/>
    <w:rsid w:val="1FD56783"/>
    <w:rsid w:val="1FEF2639"/>
    <w:rsid w:val="1FF04823"/>
    <w:rsid w:val="1FF7166B"/>
    <w:rsid w:val="20030950"/>
    <w:rsid w:val="20152F2B"/>
    <w:rsid w:val="20227E0B"/>
    <w:rsid w:val="203C5B8B"/>
    <w:rsid w:val="203E5DA7"/>
    <w:rsid w:val="20544958"/>
    <w:rsid w:val="206D3F96"/>
    <w:rsid w:val="20947035"/>
    <w:rsid w:val="20997A10"/>
    <w:rsid w:val="20ED6B6A"/>
    <w:rsid w:val="20F803A8"/>
    <w:rsid w:val="21020B82"/>
    <w:rsid w:val="2148053F"/>
    <w:rsid w:val="215D7D10"/>
    <w:rsid w:val="217F39A0"/>
    <w:rsid w:val="2181282F"/>
    <w:rsid w:val="219043E0"/>
    <w:rsid w:val="21A71CE6"/>
    <w:rsid w:val="21B60A34"/>
    <w:rsid w:val="21C029C6"/>
    <w:rsid w:val="21C25F7A"/>
    <w:rsid w:val="21DC6E58"/>
    <w:rsid w:val="21E17898"/>
    <w:rsid w:val="221F38F4"/>
    <w:rsid w:val="22407BB4"/>
    <w:rsid w:val="22521696"/>
    <w:rsid w:val="226118D9"/>
    <w:rsid w:val="22737F8A"/>
    <w:rsid w:val="228662B8"/>
    <w:rsid w:val="22883309"/>
    <w:rsid w:val="229F7801"/>
    <w:rsid w:val="22B943A5"/>
    <w:rsid w:val="22BE58CE"/>
    <w:rsid w:val="22C150BE"/>
    <w:rsid w:val="22D87DED"/>
    <w:rsid w:val="2349661C"/>
    <w:rsid w:val="23517B9F"/>
    <w:rsid w:val="23735420"/>
    <w:rsid w:val="237B3D8F"/>
    <w:rsid w:val="238B01BB"/>
    <w:rsid w:val="23960A7A"/>
    <w:rsid w:val="239A01BD"/>
    <w:rsid w:val="23B32562"/>
    <w:rsid w:val="23C55B6B"/>
    <w:rsid w:val="23D85AEC"/>
    <w:rsid w:val="23F0560A"/>
    <w:rsid w:val="246C4465"/>
    <w:rsid w:val="2471031E"/>
    <w:rsid w:val="2483647E"/>
    <w:rsid w:val="24A40D43"/>
    <w:rsid w:val="24DC002D"/>
    <w:rsid w:val="250550E5"/>
    <w:rsid w:val="251175E6"/>
    <w:rsid w:val="252B7ACB"/>
    <w:rsid w:val="25396B3D"/>
    <w:rsid w:val="25397845"/>
    <w:rsid w:val="25641E0C"/>
    <w:rsid w:val="257D2EE0"/>
    <w:rsid w:val="25814FFE"/>
    <w:rsid w:val="25B655C1"/>
    <w:rsid w:val="25BB7CEC"/>
    <w:rsid w:val="26084E8D"/>
    <w:rsid w:val="260B04D9"/>
    <w:rsid w:val="260E32C1"/>
    <w:rsid w:val="260F6838"/>
    <w:rsid w:val="2623021A"/>
    <w:rsid w:val="262D1039"/>
    <w:rsid w:val="262D7A58"/>
    <w:rsid w:val="263A2B6C"/>
    <w:rsid w:val="26555BF8"/>
    <w:rsid w:val="26731F5B"/>
    <w:rsid w:val="26A155D5"/>
    <w:rsid w:val="26A23298"/>
    <w:rsid w:val="26A9593A"/>
    <w:rsid w:val="26C757BE"/>
    <w:rsid w:val="26CC29C3"/>
    <w:rsid w:val="26D1527F"/>
    <w:rsid w:val="26E31456"/>
    <w:rsid w:val="26E8413A"/>
    <w:rsid w:val="26FF7369"/>
    <w:rsid w:val="27117A06"/>
    <w:rsid w:val="271C69D2"/>
    <w:rsid w:val="275A51FB"/>
    <w:rsid w:val="27604855"/>
    <w:rsid w:val="277F4CDB"/>
    <w:rsid w:val="27870E22"/>
    <w:rsid w:val="278E13C2"/>
    <w:rsid w:val="278E3170"/>
    <w:rsid w:val="279544FE"/>
    <w:rsid w:val="27A110F5"/>
    <w:rsid w:val="27B506FD"/>
    <w:rsid w:val="27C70035"/>
    <w:rsid w:val="27D1497B"/>
    <w:rsid w:val="27D75F18"/>
    <w:rsid w:val="27FA6A57"/>
    <w:rsid w:val="28123DA1"/>
    <w:rsid w:val="281B7519"/>
    <w:rsid w:val="282A0765"/>
    <w:rsid w:val="282D7CAC"/>
    <w:rsid w:val="28551EE0"/>
    <w:rsid w:val="28610244"/>
    <w:rsid w:val="28706D19"/>
    <w:rsid w:val="287953DF"/>
    <w:rsid w:val="28924EE2"/>
    <w:rsid w:val="289E20D8"/>
    <w:rsid w:val="28A606A1"/>
    <w:rsid w:val="28A8200F"/>
    <w:rsid w:val="28BA7F95"/>
    <w:rsid w:val="28D347EE"/>
    <w:rsid w:val="28E426BE"/>
    <w:rsid w:val="28F310AC"/>
    <w:rsid w:val="28FB2A87"/>
    <w:rsid w:val="28FB2D94"/>
    <w:rsid w:val="2909280B"/>
    <w:rsid w:val="293B7327"/>
    <w:rsid w:val="293F7BA3"/>
    <w:rsid w:val="29687A9A"/>
    <w:rsid w:val="29741A2D"/>
    <w:rsid w:val="297E2DA6"/>
    <w:rsid w:val="2982236F"/>
    <w:rsid w:val="298358A2"/>
    <w:rsid w:val="298A0528"/>
    <w:rsid w:val="298B777E"/>
    <w:rsid w:val="29B36EBE"/>
    <w:rsid w:val="29C13DFE"/>
    <w:rsid w:val="29D2365C"/>
    <w:rsid w:val="29D47E8F"/>
    <w:rsid w:val="29F01EC0"/>
    <w:rsid w:val="2A077CEB"/>
    <w:rsid w:val="2A0F1E8C"/>
    <w:rsid w:val="2A1839CA"/>
    <w:rsid w:val="2A1C0F07"/>
    <w:rsid w:val="2A30290B"/>
    <w:rsid w:val="2A390639"/>
    <w:rsid w:val="2A3C6EB3"/>
    <w:rsid w:val="2A531318"/>
    <w:rsid w:val="2A783C63"/>
    <w:rsid w:val="2A8C02B0"/>
    <w:rsid w:val="2A922F77"/>
    <w:rsid w:val="2AB47391"/>
    <w:rsid w:val="2ABE3D6C"/>
    <w:rsid w:val="2AC76D2E"/>
    <w:rsid w:val="2AE9023C"/>
    <w:rsid w:val="2B05106A"/>
    <w:rsid w:val="2B294351"/>
    <w:rsid w:val="2B307D41"/>
    <w:rsid w:val="2B3C416F"/>
    <w:rsid w:val="2B6F11F0"/>
    <w:rsid w:val="2BB65A9E"/>
    <w:rsid w:val="2BC73603"/>
    <w:rsid w:val="2BCF7841"/>
    <w:rsid w:val="2BD002A2"/>
    <w:rsid w:val="2BF67536"/>
    <w:rsid w:val="2BF84CBA"/>
    <w:rsid w:val="2C14515F"/>
    <w:rsid w:val="2C4402A1"/>
    <w:rsid w:val="2C5C383D"/>
    <w:rsid w:val="2C5C5861"/>
    <w:rsid w:val="2C6B3A80"/>
    <w:rsid w:val="2C7147BB"/>
    <w:rsid w:val="2C8873E9"/>
    <w:rsid w:val="2C9E20A7"/>
    <w:rsid w:val="2CA27465"/>
    <w:rsid w:val="2CA8138E"/>
    <w:rsid w:val="2CBF4F37"/>
    <w:rsid w:val="2CEC4736"/>
    <w:rsid w:val="2D0F6B01"/>
    <w:rsid w:val="2D28506F"/>
    <w:rsid w:val="2D2C76B3"/>
    <w:rsid w:val="2D355E3C"/>
    <w:rsid w:val="2D5B7F98"/>
    <w:rsid w:val="2D5E35E4"/>
    <w:rsid w:val="2D60735C"/>
    <w:rsid w:val="2D717B10"/>
    <w:rsid w:val="2DAD00C8"/>
    <w:rsid w:val="2DAE5D85"/>
    <w:rsid w:val="2DB136EA"/>
    <w:rsid w:val="2DD120B8"/>
    <w:rsid w:val="2DD613CD"/>
    <w:rsid w:val="2DEA4459"/>
    <w:rsid w:val="2DF81343"/>
    <w:rsid w:val="2E04418C"/>
    <w:rsid w:val="2E183793"/>
    <w:rsid w:val="2E3600BD"/>
    <w:rsid w:val="2E4C165A"/>
    <w:rsid w:val="2E607376"/>
    <w:rsid w:val="2E7806D6"/>
    <w:rsid w:val="2ECC505D"/>
    <w:rsid w:val="2ECD0CEC"/>
    <w:rsid w:val="2EF02962"/>
    <w:rsid w:val="2EF72818"/>
    <w:rsid w:val="2F0A47FF"/>
    <w:rsid w:val="2F144911"/>
    <w:rsid w:val="2F326AD7"/>
    <w:rsid w:val="2F6A001E"/>
    <w:rsid w:val="2F6F7693"/>
    <w:rsid w:val="2F870466"/>
    <w:rsid w:val="2F8C268B"/>
    <w:rsid w:val="2F8C4439"/>
    <w:rsid w:val="2F953FFD"/>
    <w:rsid w:val="2FA31233"/>
    <w:rsid w:val="2FAB260B"/>
    <w:rsid w:val="2FAF59F5"/>
    <w:rsid w:val="2FAF7A05"/>
    <w:rsid w:val="2FBB0FC6"/>
    <w:rsid w:val="2FCE2CA3"/>
    <w:rsid w:val="301343BA"/>
    <w:rsid w:val="302529FB"/>
    <w:rsid w:val="3025663B"/>
    <w:rsid w:val="30271FCC"/>
    <w:rsid w:val="308137FA"/>
    <w:rsid w:val="3082583C"/>
    <w:rsid w:val="30B26121"/>
    <w:rsid w:val="30BD6874"/>
    <w:rsid w:val="30D05AAB"/>
    <w:rsid w:val="30E078CE"/>
    <w:rsid w:val="30ED53AB"/>
    <w:rsid w:val="30FA64B9"/>
    <w:rsid w:val="310E70CF"/>
    <w:rsid w:val="310F6BA4"/>
    <w:rsid w:val="31136981"/>
    <w:rsid w:val="312410C4"/>
    <w:rsid w:val="31271F3F"/>
    <w:rsid w:val="31390F7C"/>
    <w:rsid w:val="313B4408"/>
    <w:rsid w:val="31465870"/>
    <w:rsid w:val="316B2774"/>
    <w:rsid w:val="316D1209"/>
    <w:rsid w:val="317167A5"/>
    <w:rsid w:val="317F1D7B"/>
    <w:rsid w:val="3199108F"/>
    <w:rsid w:val="31D0274E"/>
    <w:rsid w:val="31EE4FA7"/>
    <w:rsid w:val="31F75DB5"/>
    <w:rsid w:val="32081D71"/>
    <w:rsid w:val="3208691D"/>
    <w:rsid w:val="3218511F"/>
    <w:rsid w:val="324F3ED3"/>
    <w:rsid w:val="326A2A2B"/>
    <w:rsid w:val="328622EF"/>
    <w:rsid w:val="328C68A8"/>
    <w:rsid w:val="32936626"/>
    <w:rsid w:val="32A42FF6"/>
    <w:rsid w:val="32A55FDC"/>
    <w:rsid w:val="32A95302"/>
    <w:rsid w:val="32DC27C9"/>
    <w:rsid w:val="32F10A57"/>
    <w:rsid w:val="32F967E0"/>
    <w:rsid w:val="33092F95"/>
    <w:rsid w:val="331B7B47"/>
    <w:rsid w:val="33456311"/>
    <w:rsid w:val="334B0167"/>
    <w:rsid w:val="336847AA"/>
    <w:rsid w:val="337711EF"/>
    <w:rsid w:val="33B14EBF"/>
    <w:rsid w:val="33C626DC"/>
    <w:rsid w:val="33C63C91"/>
    <w:rsid w:val="33DC5263"/>
    <w:rsid w:val="340071A3"/>
    <w:rsid w:val="340520A3"/>
    <w:rsid w:val="34062303"/>
    <w:rsid w:val="342D4E2D"/>
    <w:rsid w:val="343D64AC"/>
    <w:rsid w:val="34444E04"/>
    <w:rsid w:val="344D36C3"/>
    <w:rsid w:val="345701C5"/>
    <w:rsid w:val="34CC286F"/>
    <w:rsid w:val="34CC52D7"/>
    <w:rsid w:val="34F565DC"/>
    <w:rsid w:val="35054F32"/>
    <w:rsid w:val="350E6F0D"/>
    <w:rsid w:val="351347F4"/>
    <w:rsid w:val="351C551B"/>
    <w:rsid w:val="35313589"/>
    <w:rsid w:val="35507CB7"/>
    <w:rsid w:val="35690D78"/>
    <w:rsid w:val="356B0524"/>
    <w:rsid w:val="356E3956"/>
    <w:rsid w:val="358E788D"/>
    <w:rsid w:val="3597568F"/>
    <w:rsid w:val="359F29EC"/>
    <w:rsid w:val="35A65B28"/>
    <w:rsid w:val="35BB5A78"/>
    <w:rsid w:val="35D7789A"/>
    <w:rsid w:val="35EE27B6"/>
    <w:rsid w:val="360A7873"/>
    <w:rsid w:val="360F36CE"/>
    <w:rsid w:val="36174C78"/>
    <w:rsid w:val="36266C69"/>
    <w:rsid w:val="36435A6D"/>
    <w:rsid w:val="364D069A"/>
    <w:rsid w:val="36617332"/>
    <w:rsid w:val="36646E51"/>
    <w:rsid w:val="368045CB"/>
    <w:rsid w:val="36B07376"/>
    <w:rsid w:val="36B204FD"/>
    <w:rsid w:val="36D36DF1"/>
    <w:rsid w:val="36D50D03"/>
    <w:rsid w:val="36F07DC8"/>
    <w:rsid w:val="36FB486C"/>
    <w:rsid w:val="37296E78"/>
    <w:rsid w:val="37362EDC"/>
    <w:rsid w:val="376C4CC9"/>
    <w:rsid w:val="379A64B9"/>
    <w:rsid w:val="37F71759"/>
    <w:rsid w:val="3810372D"/>
    <w:rsid w:val="381052A8"/>
    <w:rsid w:val="382673F4"/>
    <w:rsid w:val="384344D3"/>
    <w:rsid w:val="384E64FF"/>
    <w:rsid w:val="38524E8E"/>
    <w:rsid w:val="386029F2"/>
    <w:rsid w:val="386808FA"/>
    <w:rsid w:val="388700CE"/>
    <w:rsid w:val="389D76B7"/>
    <w:rsid w:val="38B7064B"/>
    <w:rsid w:val="38DD5D05"/>
    <w:rsid w:val="38EC48EE"/>
    <w:rsid w:val="38F65709"/>
    <w:rsid w:val="38F848ED"/>
    <w:rsid w:val="38F90665"/>
    <w:rsid w:val="39075AFA"/>
    <w:rsid w:val="391F00CC"/>
    <w:rsid w:val="392154C6"/>
    <w:rsid w:val="3930052B"/>
    <w:rsid w:val="39316051"/>
    <w:rsid w:val="394A48AE"/>
    <w:rsid w:val="39553AED"/>
    <w:rsid w:val="39560170"/>
    <w:rsid w:val="395F6F30"/>
    <w:rsid w:val="39673843"/>
    <w:rsid w:val="397859DE"/>
    <w:rsid w:val="39802FB2"/>
    <w:rsid w:val="3984282F"/>
    <w:rsid w:val="39880495"/>
    <w:rsid w:val="39A24854"/>
    <w:rsid w:val="39AE1450"/>
    <w:rsid w:val="39B3258F"/>
    <w:rsid w:val="39E860DD"/>
    <w:rsid w:val="3A003B0C"/>
    <w:rsid w:val="3A16604D"/>
    <w:rsid w:val="3A343DC1"/>
    <w:rsid w:val="3A557D58"/>
    <w:rsid w:val="3A5C534F"/>
    <w:rsid w:val="3A680E3F"/>
    <w:rsid w:val="3A6924FE"/>
    <w:rsid w:val="3A77211C"/>
    <w:rsid w:val="3A824DB6"/>
    <w:rsid w:val="3ACC0EF6"/>
    <w:rsid w:val="3B035FDB"/>
    <w:rsid w:val="3B220E44"/>
    <w:rsid w:val="3B4731CB"/>
    <w:rsid w:val="3B4E0E59"/>
    <w:rsid w:val="3B5E49D2"/>
    <w:rsid w:val="3B702AD4"/>
    <w:rsid w:val="3B712735"/>
    <w:rsid w:val="3B7B35B3"/>
    <w:rsid w:val="3BBB3E53"/>
    <w:rsid w:val="3BC46FE7"/>
    <w:rsid w:val="3BCE5DD9"/>
    <w:rsid w:val="3BDD426E"/>
    <w:rsid w:val="3BEC6400"/>
    <w:rsid w:val="3BEF7D95"/>
    <w:rsid w:val="3BFF41E4"/>
    <w:rsid w:val="3C067F09"/>
    <w:rsid w:val="3C6C07D6"/>
    <w:rsid w:val="3C814BF9"/>
    <w:rsid w:val="3CA54D8C"/>
    <w:rsid w:val="3CDE029E"/>
    <w:rsid w:val="3CDE39DC"/>
    <w:rsid w:val="3CE84C78"/>
    <w:rsid w:val="3CF17FD1"/>
    <w:rsid w:val="3CFB3BF3"/>
    <w:rsid w:val="3D3F6549"/>
    <w:rsid w:val="3D51281E"/>
    <w:rsid w:val="3D6C58AA"/>
    <w:rsid w:val="3D6F7148"/>
    <w:rsid w:val="3D786825"/>
    <w:rsid w:val="3D8952D2"/>
    <w:rsid w:val="3DA9265A"/>
    <w:rsid w:val="3DE511B8"/>
    <w:rsid w:val="3DF37D79"/>
    <w:rsid w:val="3DF56AF4"/>
    <w:rsid w:val="3E1F291C"/>
    <w:rsid w:val="3E2234B5"/>
    <w:rsid w:val="3E247F32"/>
    <w:rsid w:val="3E3A55FA"/>
    <w:rsid w:val="3E4800C5"/>
    <w:rsid w:val="3E6C16F4"/>
    <w:rsid w:val="3E7B6A78"/>
    <w:rsid w:val="3E864749"/>
    <w:rsid w:val="3EA204D2"/>
    <w:rsid w:val="3EA45006"/>
    <w:rsid w:val="3EA62D02"/>
    <w:rsid w:val="3EA87543"/>
    <w:rsid w:val="3EB9656E"/>
    <w:rsid w:val="3EC01B26"/>
    <w:rsid w:val="3ECF45DB"/>
    <w:rsid w:val="3ED66846"/>
    <w:rsid w:val="3ED834A9"/>
    <w:rsid w:val="3EFD6648"/>
    <w:rsid w:val="3F0A6721"/>
    <w:rsid w:val="3F2F57D9"/>
    <w:rsid w:val="3F496E12"/>
    <w:rsid w:val="3F7153F9"/>
    <w:rsid w:val="3F7A2500"/>
    <w:rsid w:val="3F802F21"/>
    <w:rsid w:val="3F982986"/>
    <w:rsid w:val="3FC45529"/>
    <w:rsid w:val="3FC76DC7"/>
    <w:rsid w:val="3FD60D85"/>
    <w:rsid w:val="3FE931E1"/>
    <w:rsid w:val="400B2271"/>
    <w:rsid w:val="400D2E72"/>
    <w:rsid w:val="4034093F"/>
    <w:rsid w:val="40366CC8"/>
    <w:rsid w:val="403857ED"/>
    <w:rsid w:val="403864D4"/>
    <w:rsid w:val="403D58D5"/>
    <w:rsid w:val="406B1E48"/>
    <w:rsid w:val="407056B1"/>
    <w:rsid w:val="407F58F4"/>
    <w:rsid w:val="40927475"/>
    <w:rsid w:val="40AB493B"/>
    <w:rsid w:val="40CC521B"/>
    <w:rsid w:val="411B386E"/>
    <w:rsid w:val="413E707F"/>
    <w:rsid w:val="415E14BF"/>
    <w:rsid w:val="416F68D8"/>
    <w:rsid w:val="418C5531"/>
    <w:rsid w:val="41923405"/>
    <w:rsid w:val="41A575DC"/>
    <w:rsid w:val="41B14061"/>
    <w:rsid w:val="41B34C1F"/>
    <w:rsid w:val="41C912ED"/>
    <w:rsid w:val="41D62409"/>
    <w:rsid w:val="41EA3241"/>
    <w:rsid w:val="41FD7266"/>
    <w:rsid w:val="422A2DBE"/>
    <w:rsid w:val="422E2C46"/>
    <w:rsid w:val="424356BE"/>
    <w:rsid w:val="425F3156"/>
    <w:rsid w:val="42644DA1"/>
    <w:rsid w:val="426B25D4"/>
    <w:rsid w:val="427F1BDB"/>
    <w:rsid w:val="42A15FF5"/>
    <w:rsid w:val="42A94EAA"/>
    <w:rsid w:val="42BD2703"/>
    <w:rsid w:val="42D23402"/>
    <w:rsid w:val="42E87780"/>
    <w:rsid w:val="42E91147"/>
    <w:rsid w:val="42F8264A"/>
    <w:rsid w:val="43104F29"/>
    <w:rsid w:val="43326C4D"/>
    <w:rsid w:val="43521704"/>
    <w:rsid w:val="43653F07"/>
    <w:rsid w:val="436D5ED7"/>
    <w:rsid w:val="43731E93"/>
    <w:rsid w:val="43A10CDC"/>
    <w:rsid w:val="43AC34F3"/>
    <w:rsid w:val="43E1629F"/>
    <w:rsid w:val="43EA4F05"/>
    <w:rsid w:val="43FD7C55"/>
    <w:rsid w:val="440F32C6"/>
    <w:rsid w:val="441501A5"/>
    <w:rsid w:val="443479B6"/>
    <w:rsid w:val="44497604"/>
    <w:rsid w:val="4475754E"/>
    <w:rsid w:val="448654A3"/>
    <w:rsid w:val="448E119F"/>
    <w:rsid w:val="448F316F"/>
    <w:rsid w:val="4496320C"/>
    <w:rsid w:val="44976BAA"/>
    <w:rsid w:val="44B57B36"/>
    <w:rsid w:val="44C30DC2"/>
    <w:rsid w:val="44D17E48"/>
    <w:rsid w:val="44DC1567"/>
    <w:rsid w:val="44DF4BB3"/>
    <w:rsid w:val="44F543D6"/>
    <w:rsid w:val="44F6229C"/>
    <w:rsid w:val="44FB7675"/>
    <w:rsid w:val="45130693"/>
    <w:rsid w:val="4520377E"/>
    <w:rsid w:val="452A0524"/>
    <w:rsid w:val="45554E75"/>
    <w:rsid w:val="45631FCB"/>
    <w:rsid w:val="45717E03"/>
    <w:rsid w:val="458007C7"/>
    <w:rsid w:val="45813EBC"/>
    <w:rsid w:val="45A844AB"/>
    <w:rsid w:val="45C02C36"/>
    <w:rsid w:val="45C35E40"/>
    <w:rsid w:val="45E26AB2"/>
    <w:rsid w:val="460074D7"/>
    <w:rsid w:val="461F5BAF"/>
    <w:rsid w:val="46345C8C"/>
    <w:rsid w:val="467A75C4"/>
    <w:rsid w:val="4685419D"/>
    <w:rsid w:val="46B502C1"/>
    <w:rsid w:val="46B743EF"/>
    <w:rsid w:val="46E84622"/>
    <w:rsid w:val="4703102D"/>
    <w:rsid w:val="47036F8C"/>
    <w:rsid w:val="470B1C8F"/>
    <w:rsid w:val="471C7F42"/>
    <w:rsid w:val="471E0654"/>
    <w:rsid w:val="47354903"/>
    <w:rsid w:val="47376F28"/>
    <w:rsid w:val="474653BD"/>
    <w:rsid w:val="47507FEA"/>
    <w:rsid w:val="47863785"/>
    <w:rsid w:val="47980106"/>
    <w:rsid w:val="479E77C8"/>
    <w:rsid w:val="47A04ACD"/>
    <w:rsid w:val="47A345BE"/>
    <w:rsid w:val="47BA5463"/>
    <w:rsid w:val="47BB0565"/>
    <w:rsid w:val="47C167F2"/>
    <w:rsid w:val="47C54534"/>
    <w:rsid w:val="47CD2C50"/>
    <w:rsid w:val="47D91D8D"/>
    <w:rsid w:val="47E0136E"/>
    <w:rsid w:val="47F83D55"/>
    <w:rsid w:val="480223BF"/>
    <w:rsid w:val="480C5CBF"/>
    <w:rsid w:val="48221986"/>
    <w:rsid w:val="482E4459"/>
    <w:rsid w:val="48435F9F"/>
    <w:rsid w:val="484418FD"/>
    <w:rsid w:val="48641285"/>
    <w:rsid w:val="48704DF7"/>
    <w:rsid w:val="48733940"/>
    <w:rsid w:val="487658C6"/>
    <w:rsid w:val="488F68F0"/>
    <w:rsid w:val="48981C49"/>
    <w:rsid w:val="48A62DF9"/>
    <w:rsid w:val="48AF68B3"/>
    <w:rsid w:val="48C60564"/>
    <w:rsid w:val="49115557"/>
    <w:rsid w:val="491A5DC7"/>
    <w:rsid w:val="49441489"/>
    <w:rsid w:val="497E0455"/>
    <w:rsid w:val="49850E89"/>
    <w:rsid w:val="49A2349F"/>
    <w:rsid w:val="49B93365"/>
    <w:rsid w:val="49CF51F6"/>
    <w:rsid w:val="49EC224C"/>
    <w:rsid w:val="4A0B1FA6"/>
    <w:rsid w:val="4A17247D"/>
    <w:rsid w:val="4A1E5E6E"/>
    <w:rsid w:val="4A21588F"/>
    <w:rsid w:val="4A306BB8"/>
    <w:rsid w:val="4A783AE0"/>
    <w:rsid w:val="4A7D46AD"/>
    <w:rsid w:val="4A8A690F"/>
    <w:rsid w:val="4AA246B9"/>
    <w:rsid w:val="4AAA5C63"/>
    <w:rsid w:val="4AC3563E"/>
    <w:rsid w:val="4AC95599"/>
    <w:rsid w:val="4ADF76BB"/>
    <w:rsid w:val="4AE64EED"/>
    <w:rsid w:val="4B077C9A"/>
    <w:rsid w:val="4B0F7D5B"/>
    <w:rsid w:val="4B373D84"/>
    <w:rsid w:val="4B3A3171"/>
    <w:rsid w:val="4B545E79"/>
    <w:rsid w:val="4B756468"/>
    <w:rsid w:val="4B7F0E9E"/>
    <w:rsid w:val="4B9F58B7"/>
    <w:rsid w:val="4BCB40E3"/>
    <w:rsid w:val="4BDD6323"/>
    <w:rsid w:val="4BE9309F"/>
    <w:rsid w:val="4BEA4569"/>
    <w:rsid w:val="4BED36FB"/>
    <w:rsid w:val="4C141150"/>
    <w:rsid w:val="4C396CDF"/>
    <w:rsid w:val="4C4D769E"/>
    <w:rsid w:val="4C5408EC"/>
    <w:rsid w:val="4C5574D1"/>
    <w:rsid w:val="4C5E0AB3"/>
    <w:rsid w:val="4C5E4F57"/>
    <w:rsid w:val="4C67342E"/>
    <w:rsid w:val="4CE75CA1"/>
    <w:rsid w:val="4D001B6A"/>
    <w:rsid w:val="4D475FEC"/>
    <w:rsid w:val="4D4B68FB"/>
    <w:rsid w:val="4D5D5A9B"/>
    <w:rsid w:val="4D7C5695"/>
    <w:rsid w:val="4D98533A"/>
    <w:rsid w:val="4DA245F7"/>
    <w:rsid w:val="4DDD5C32"/>
    <w:rsid w:val="4DE928EF"/>
    <w:rsid w:val="4E1E4CB0"/>
    <w:rsid w:val="4E2C1713"/>
    <w:rsid w:val="4E4361B3"/>
    <w:rsid w:val="4E4D30FD"/>
    <w:rsid w:val="4E6673B5"/>
    <w:rsid w:val="4E8D742E"/>
    <w:rsid w:val="4E956555"/>
    <w:rsid w:val="4EA572FD"/>
    <w:rsid w:val="4EC866B8"/>
    <w:rsid w:val="4ECF154B"/>
    <w:rsid w:val="4ED268CD"/>
    <w:rsid w:val="4ED80FF1"/>
    <w:rsid w:val="4EE00BA7"/>
    <w:rsid w:val="4EF15C0F"/>
    <w:rsid w:val="4EFA44D9"/>
    <w:rsid w:val="4F073EC1"/>
    <w:rsid w:val="4F093DB8"/>
    <w:rsid w:val="4F2F2D8F"/>
    <w:rsid w:val="4F440434"/>
    <w:rsid w:val="4F49248E"/>
    <w:rsid w:val="4F572E80"/>
    <w:rsid w:val="4F7F0CBD"/>
    <w:rsid w:val="4F8215D3"/>
    <w:rsid w:val="4FD03A76"/>
    <w:rsid w:val="4FE94B38"/>
    <w:rsid w:val="50057B77"/>
    <w:rsid w:val="500A204E"/>
    <w:rsid w:val="501716A5"/>
    <w:rsid w:val="5025088B"/>
    <w:rsid w:val="503A72E3"/>
    <w:rsid w:val="503F0BFC"/>
    <w:rsid w:val="50491E3D"/>
    <w:rsid w:val="505A5524"/>
    <w:rsid w:val="50780BF8"/>
    <w:rsid w:val="507A605D"/>
    <w:rsid w:val="507F2C0A"/>
    <w:rsid w:val="507F724A"/>
    <w:rsid w:val="50EC2B32"/>
    <w:rsid w:val="50F25C6E"/>
    <w:rsid w:val="51257DF2"/>
    <w:rsid w:val="5131663C"/>
    <w:rsid w:val="5132492A"/>
    <w:rsid w:val="51324FD6"/>
    <w:rsid w:val="515E5F51"/>
    <w:rsid w:val="516B625C"/>
    <w:rsid w:val="518657AA"/>
    <w:rsid w:val="518E741D"/>
    <w:rsid w:val="51986815"/>
    <w:rsid w:val="51B54E73"/>
    <w:rsid w:val="51FB3D3A"/>
    <w:rsid w:val="520D1A2D"/>
    <w:rsid w:val="521F6814"/>
    <w:rsid w:val="52481FEA"/>
    <w:rsid w:val="52566B8F"/>
    <w:rsid w:val="5269386D"/>
    <w:rsid w:val="52754DA9"/>
    <w:rsid w:val="528C28B3"/>
    <w:rsid w:val="52903990"/>
    <w:rsid w:val="52A511EA"/>
    <w:rsid w:val="52A94F25"/>
    <w:rsid w:val="52AE6A74"/>
    <w:rsid w:val="52B4142D"/>
    <w:rsid w:val="53023F62"/>
    <w:rsid w:val="53076682"/>
    <w:rsid w:val="532A5B93"/>
    <w:rsid w:val="535D1AC5"/>
    <w:rsid w:val="538648F5"/>
    <w:rsid w:val="53890B0C"/>
    <w:rsid w:val="53B20651"/>
    <w:rsid w:val="53C77E94"/>
    <w:rsid w:val="53E56F94"/>
    <w:rsid w:val="54091A28"/>
    <w:rsid w:val="54293D38"/>
    <w:rsid w:val="543D5452"/>
    <w:rsid w:val="544C203B"/>
    <w:rsid w:val="544D7D8B"/>
    <w:rsid w:val="545149A4"/>
    <w:rsid w:val="546073CE"/>
    <w:rsid w:val="54694BBD"/>
    <w:rsid w:val="546E7D01"/>
    <w:rsid w:val="54B94928"/>
    <w:rsid w:val="54BA568B"/>
    <w:rsid w:val="54E95CE1"/>
    <w:rsid w:val="54F33F56"/>
    <w:rsid w:val="552F597B"/>
    <w:rsid w:val="55412274"/>
    <w:rsid w:val="55524F2D"/>
    <w:rsid w:val="555267D0"/>
    <w:rsid w:val="55674DA8"/>
    <w:rsid w:val="55963C06"/>
    <w:rsid w:val="559B68D4"/>
    <w:rsid w:val="55A0213D"/>
    <w:rsid w:val="55AE4859"/>
    <w:rsid w:val="55DB4F23"/>
    <w:rsid w:val="56244B1C"/>
    <w:rsid w:val="562F2D5D"/>
    <w:rsid w:val="56310FE7"/>
    <w:rsid w:val="564C5E20"/>
    <w:rsid w:val="56685649"/>
    <w:rsid w:val="566B44F9"/>
    <w:rsid w:val="566C127A"/>
    <w:rsid w:val="56BC6B02"/>
    <w:rsid w:val="56D62757"/>
    <w:rsid w:val="56DE0C02"/>
    <w:rsid w:val="56FF7DD0"/>
    <w:rsid w:val="576D604E"/>
    <w:rsid w:val="57790B90"/>
    <w:rsid w:val="577A669A"/>
    <w:rsid w:val="57925AB5"/>
    <w:rsid w:val="57AA72A2"/>
    <w:rsid w:val="57DC763E"/>
    <w:rsid w:val="57DF7AC4"/>
    <w:rsid w:val="57E9430B"/>
    <w:rsid w:val="57EA1BC8"/>
    <w:rsid w:val="57F54779"/>
    <w:rsid w:val="57F86260"/>
    <w:rsid w:val="58112772"/>
    <w:rsid w:val="581E0EB8"/>
    <w:rsid w:val="58240E03"/>
    <w:rsid w:val="58266B22"/>
    <w:rsid w:val="583A6878"/>
    <w:rsid w:val="5862192B"/>
    <w:rsid w:val="588704F9"/>
    <w:rsid w:val="58871392"/>
    <w:rsid w:val="588B0E82"/>
    <w:rsid w:val="588B2C30"/>
    <w:rsid w:val="58C64645"/>
    <w:rsid w:val="58C919AA"/>
    <w:rsid w:val="58F033DB"/>
    <w:rsid w:val="58F307D5"/>
    <w:rsid w:val="59042EF2"/>
    <w:rsid w:val="590F3861"/>
    <w:rsid w:val="591846FB"/>
    <w:rsid w:val="591E1CF6"/>
    <w:rsid w:val="59284923"/>
    <w:rsid w:val="59290C83"/>
    <w:rsid w:val="59311096"/>
    <w:rsid w:val="59420F25"/>
    <w:rsid w:val="5948548D"/>
    <w:rsid w:val="5960314C"/>
    <w:rsid w:val="59960F02"/>
    <w:rsid w:val="599C29D1"/>
    <w:rsid w:val="59B07FB1"/>
    <w:rsid w:val="59C4289D"/>
    <w:rsid w:val="59C52172"/>
    <w:rsid w:val="59D93E6F"/>
    <w:rsid w:val="59DB3694"/>
    <w:rsid w:val="59DD7435"/>
    <w:rsid w:val="59DE1D06"/>
    <w:rsid w:val="59F90D5A"/>
    <w:rsid w:val="59FA7000"/>
    <w:rsid w:val="5A1777C8"/>
    <w:rsid w:val="5A8360F4"/>
    <w:rsid w:val="5A876F57"/>
    <w:rsid w:val="5A970E31"/>
    <w:rsid w:val="5AAD6E5B"/>
    <w:rsid w:val="5AB973DB"/>
    <w:rsid w:val="5AD93865"/>
    <w:rsid w:val="5AED1385"/>
    <w:rsid w:val="5B0C2BA4"/>
    <w:rsid w:val="5B427BA8"/>
    <w:rsid w:val="5B445318"/>
    <w:rsid w:val="5B7420A1"/>
    <w:rsid w:val="5B7960B6"/>
    <w:rsid w:val="5BAA7871"/>
    <w:rsid w:val="5BCE5E90"/>
    <w:rsid w:val="5BF94355"/>
    <w:rsid w:val="5BFD37F6"/>
    <w:rsid w:val="5C1473E0"/>
    <w:rsid w:val="5C2100CD"/>
    <w:rsid w:val="5C252DC5"/>
    <w:rsid w:val="5C2B6838"/>
    <w:rsid w:val="5C337866"/>
    <w:rsid w:val="5C56223A"/>
    <w:rsid w:val="5C7B1246"/>
    <w:rsid w:val="5C956AB0"/>
    <w:rsid w:val="5CB84818"/>
    <w:rsid w:val="5CB91629"/>
    <w:rsid w:val="5CCE57E1"/>
    <w:rsid w:val="5CD34BA6"/>
    <w:rsid w:val="5CD56B70"/>
    <w:rsid w:val="5CDB06F3"/>
    <w:rsid w:val="5CDF79EE"/>
    <w:rsid w:val="5CF87643"/>
    <w:rsid w:val="5CFB411E"/>
    <w:rsid w:val="5D0778E6"/>
    <w:rsid w:val="5D094A6B"/>
    <w:rsid w:val="5D213B63"/>
    <w:rsid w:val="5D3F048D"/>
    <w:rsid w:val="5D50269A"/>
    <w:rsid w:val="5D521EC3"/>
    <w:rsid w:val="5D645228"/>
    <w:rsid w:val="5D6D6DA8"/>
    <w:rsid w:val="5D89115D"/>
    <w:rsid w:val="5D9A3915"/>
    <w:rsid w:val="5DB03139"/>
    <w:rsid w:val="5DDE6F83"/>
    <w:rsid w:val="5DF12811"/>
    <w:rsid w:val="5E055233"/>
    <w:rsid w:val="5E2F29E1"/>
    <w:rsid w:val="5E347603"/>
    <w:rsid w:val="5E3E24F3"/>
    <w:rsid w:val="5E431D24"/>
    <w:rsid w:val="5E457785"/>
    <w:rsid w:val="5E525F9E"/>
    <w:rsid w:val="5E5646F0"/>
    <w:rsid w:val="5E622685"/>
    <w:rsid w:val="5E652175"/>
    <w:rsid w:val="5E781344"/>
    <w:rsid w:val="5E7D301B"/>
    <w:rsid w:val="5EB063A3"/>
    <w:rsid w:val="5EFB46CC"/>
    <w:rsid w:val="5F067A9B"/>
    <w:rsid w:val="5F1D65AC"/>
    <w:rsid w:val="5F3205AD"/>
    <w:rsid w:val="5F61293D"/>
    <w:rsid w:val="5F613302"/>
    <w:rsid w:val="5F864151"/>
    <w:rsid w:val="5F8D54E0"/>
    <w:rsid w:val="5FA77C77"/>
    <w:rsid w:val="5FFE20F7"/>
    <w:rsid w:val="600F2725"/>
    <w:rsid w:val="60217B5B"/>
    <w:rsid w:val="602F322A"/>
    <w:rsid w:val="60327E35"/>
    <w:rsid w:val="603B4BF2"/>
    <w:rsid w:val="604A517F"/>
    <w:rsid w:val="605E2968"/>
    <w:rsid w:val="609745A9"/>
    <w:rsid w:val="60B63A47"/>
    <w:rsid w:val="60D4003D"/>
    <w:rsid w:val="60D522C2"/>
    <w:rsid w:val="60EB3B10"/>
    <w:rsid w:val="6105317C"/>
    <w:rsid w:val="61111B40"/>
    <w:rsid w:val="6115222C"/>
    <w:rsid w:val="611A6163"/>
    <w:rsid w:val="61330C57"/>
    <w:rsid w:val="614E5215"/>
    <w:rsid w:val="61581B1D"/>
    <w:rsid w:val="615A7643"/>
    <w:rsid w:val="616A3314"/>
    <w:rsid w:val="616C17AB"/>
    <w:rsid w:val="61706E67"/>
    <w:rsid w:val="61840B64"/>
    <w:rsid w:val="6195516B"/>
    <w:rsid w:val="619D7ADA"/>
    <w:rsid w:val="61AA67F4"/>
    <w:rsid w:val="61AB75AC"/>
    <w:rsid w:val="61AD3854"/>
    <w:rsid w:val="61B56F70"/>
    <w:rsid w:val="61CB7DF4"/>
    <w:rsid w:val="61E17D65"/>
    <w:rsid w:val="621B42D5"/>
    <w:rsid w:val="622268F2"/>
    <w:rsid w:val="62264891"/>
    <w:rsid w:val="62481B92"/>
    <w:rsid w:val="624E1071"/>
    <w:rsid w:val="62A96AD4"/>
    <w:rsid w:val="62AA63A9"/>
    <w:rsid w:val="62B66AFB"/>
    <w:rsid w:val="62BE466A"/>
    <w:rsid w:val="62D7000D"/>
    <w:rsid w:val="62FD297C"/>
    <w:rsid w:val="62FF4946"/>
    <w:rsid w:val="632B1BE2"/>
    <w:rsid w:val="63304B00"/>
    <w:rsid w:val="633F2F95"/>
    <w:rsid w:val="634501AD"/>
    <w:rsid w:val="63451003"/>
    <w:rsid w:val="63471E49"/>
    <w:rsid w:val="634A36E8"/>
    <w:rsid w:val="63611187"/>
    <w:rsid w:val="63627A9D"/>
    <w:rsid w:val="637741CD"/>
    <w:rsid w:val="639332E1"/>
    <w:rsid w:val="639D3C37"/>
    <w:rsid w:val="63B03E93"/>
    <w:rsid w:val="63B55005"/>
    <w:rsid w:val="63B8042E"/>
    <w:rsid w:val="63BD3EBA"/>
    <w:rsid w:val="63CB65D6"/>
    <w:rsid w:val="63CF0951"/>
    <w:rsid w:val="63FF1A0B"/>
    <w:rsid w:val="640D60D4"/>
    <w:rsid w:val="642A355C"/>
    <w:rsid w:val="646328E5"/>
    <w:rsid w:val="64687935"/>
    <w:rsid w:val="646E0072"/>
    <w:rsid w:val="646E036A"/>
    <w:rsid w:val="649936EE"/>
    <w:rsid w:val="649B244D"/>
    <w:rsid w:val="64B14BC2"/>
    <w:rsid w:val="64C45338"/>
    <w:rsid w:val="64E42046"/>
    <w:rsid w:val="64E7519D"/>
    <w:rsid w:val="6501075E"/>
    <w:rsid w:val="650258A7"/>
    <w:rsid w:val="650876D2"/>
    <w:rsid w:val="65191143"/>
    <w:rsid w:val="652561BA"/>
    <w:rsid w:val="65326378"/>
    <w:rsid w:val="65635CA3"/>
    <w:rsid w:val="65800CE3"/>
    <w:rsid w:val="65864736"/>
    <w:rsid w:val="65AB5179"/>
    <w:rsid w:val="65AD2FA3"/>
    <w:rsid w:val="65BB267B"/>
    <w:rsid w:val="65CA232C"/>
    <w:rsid w:val="65DA6FA5"/>
    <w:rsid w:val="66084E77"/>
    <w:rsid w:val="662B7800"/>
    <w:rsid w:val="6647366D"/>
    <w:rsid w:val="66901C8E"/>
    <w:rsid w:val="66BE68C6"/>
    <w:rsid w:val="66D332E6"/>
    <w:rsid w:val="670F766A"/>
    <w:rsid w:val="67163D26"/>
    <w:rsid w:val="671B584E"/>
    <w:rsid w:val="672629DF"/>
    <w:rsid w:val="6727446C"/>
    <w:rsid w:val="67274D7C"/>
    <w:rsid w:val="67283A5C"/>
    <w:rsid w:val="673034A4"/>
    <w:rsid w:val="67334BBF"/>
    <w:rsid w:val="67362B03"/>
    <w:rsid w:val="675D1C3B"/>
    <w:rsid w:val="67C40C8C"/>
    <w:rsid w:val="67CC0B6F"/>
    <w:rsid w:val="67E12E48"/>
    <w:rsid w:val="67E94861"/>
    <w:rsid w:val="67F06C1A"/>
    <w:rsid w:val="67F6709F"/>
    <w:rsid w:val="68096B6D"/>
    <w:rsid w:val="68374F64"/>
    <w:rsid w:val="68540B88"/>
    <w:rsid w:val="68570D81"/>
    <w:rsid w:val="686A660B"/>
    <w:rsid w:val="68830403"/>
    <w:rsid w:val="68847A0C"/>
    <w:rsid w:val="68B77389"/>
    <w:rsid w:val="68BE2BAE"/>
    <w:rsid w:val="68CA68B5"/>
    <w:rsid w:val="68DB74A5"/>
    <w:rsid w:val="68FD36D6"/>
    <w:rsid w:val="690D4580"/>
    <w:rsid w:val="690E6278"/>
    <w:rsid w:val="690F51B7"/>
    <w:rsid w:val="69194288"/>
    <w:rsid w:val="694E2BCB"/>
    <w:rsid w:val="69553157"/>
    <w:rsid w:val="69652A6D"/>
    <w:rsid w:val="696B4E3B"/>
    <w:rsid w:val="69787955"/>
    <w:rsid w:val="697A5060"/>
    <w:rsid w:val="69CC30A8"/>
    <w:rsid w:val="69DF3D94"/>
    <w:rsid w:val="69F055C0"/>
    <w:rsid w:val="6A087694"/>
    <w:rsid w:val="6A2233D0"/>
    <w:rsid w:val="6A446C91"/>
    <w:rsid w:val="6A514364"/>
    <w:rsid w:val="6A9260A0"/>
    <w:rsid w:val="6AA6055A"/>
    <w:rsid w:val="6AAE03CB"/>
    <w:rsid w:val="6AB02EC8"/>
    <w:rsid w:val="6AB73D58"/>
    <w:rsid w:val="6AD14E1A"/>
    <w:rsid w:val="6AE2575F"/>
    <w:rsid w:val="6AF93C02"/>
    <w:rsid w:val="6AFB3C45"/>
    <w:rsid w:val="6B057DDB"/>
    <w:rsid w:val="6B27045F"/>
    <w:rsid w:val="6B2F5666"/>
    <w:rsid w:val="6B4A7668"/>
    <w:rsid w:val="6B75612D"/>
    <w:rsid w:val="6B7C65F4"/>
    <w:rsid w:val="6BA77929"/>
    <w:rsid w:val="6BC04141"/>
    <w:rsid w:val="6BCE7AAD"/>
    <w:rsid w:val="6BD6142F"/>
    <w:rsid w:val="6BE74FA5"/>
    <w:rsid w:val="6BEE15B7"/>
    <w:rsid w:val="6C08250E"/>
    <w:rsid w:val="6C0A3028"/>
    <w:rsid w:val="6C1F325E"/>
    <w:rsid w:val="6C3816AB"/>
    <w:rsid w:val="6C3A254B"/>
    <w:rsid w:val="6C434363"/>
    <w:rsid w:val="6CD104AE"/>
    <w:rsid w:val="6CD504C6"/>
    <w:rsid w:val="6CD91E0A"/>
    <w:rsid w:val="6CE27F7B"/>
    <w:rsid w:val="6CF35291"/>
    <w:rsid w:val="6CF5179E"/>
    <w:rsid w:val="6CFA4FE4"/>
    <w:rsid w:val="6CFC3CA5"/>
    <w:rsid w:val="6D0C65D9"/>
    <w:rsid w:val="6D10066D"/>
    <w:rsid w:val="6D154587"/>
    <w:rsid w:val="6D1643B9"/>
    <w:rsid w:val="6D1972F2"/>
    <w:rsid w:val="6D3E6A5C"/>
    <w:rsid w:val="6D6C1F24"/>
    <w:rsid w:val="6D7777CF"/>
    <w:rsid w:val="6D8048D6"/>
    <w:rsid w:val="6D9503B7"/>
    <w:rsid w:val="6DBB3B60"/>
    <w:rsid w:val="6DD2456D"/>
    <w:rsid w:val="6DD4032A"/>
    <w:rsid w:val="6DE9247B"/>
    <w:rsid w:val="6DED64EA"/>
    <w:rsid w:val="6DEF3809"/>
    <w:rsid w:val="6E107822"/>
    <w:rsid w:val="6E390A54"/>
    <w:rsid w:val="6E484C2F"/>
    <w:rsid w:val="6E5B20B2"/>
    <w:rsid w:val="6E5D6C31"/>
    <w:rsid w:val="6E9C1CE9"/>
    <w:rsid w:val="6EAF63DD"/>
    <w:rsid w:val="6EBE163B"/>
    <w:rsid w:val="6EFA4214"/>
    <w:rsid w:val="6F0F34C7"/>
    <w:rsid w:val="6F173018"/>
    <w:rsid w:val="6F1928EC"/>
    <w:rsid w:val="6F1E7F02"/>
    <w:rsid w:val="6F3518C1"/>
    <w:rsid w:val="6F3E32B0"/>
    <w:rsid w:val="6F4D563D"/>
    <w:rsid w:val="6F5D6566"/>
    <w:rsid w:val="6F6C12A2"/>
    <w:rsid w:val="6F80296B"/>
    <w:rsid w:val="6FCB1CED"/>
    <w:rsid w:val="6FDC7D87"/>
    <w:rsid w:val="6FDF6DF5"/>
    <w:rsid w:val="6FF70753"/>
    <w:rsid w:val="700370F8"/>
    <w:rsid w:val="703A33D1"/>
    <w:rsid w:val="7064403B"/>
    <w:rsid w:val="7065127C"/>
    <w:rsid w:val="70827064"/>
    <w:rsid w:val="70932B72"/>
    <w:rsid w:val="70A02B99"/>
    <w:rsid w:val="70A1359B"/>
    <w:rsid w:val="70AC2E97"/>
    <w:rsid w:val="70CB230C"/>
    <w:rsid w:val="70EC3D9C"/>
    <w:rsid w:val="71066EA0"/>
    <w:rsid w:val="714C6AA5"/>
    <w:rsid w:val="71752277"/>
    <w:rsid w:val="71AF3427"/>
    <w:rsid w:val="71B2414D"/>
    <w:rsid w:val="71C86AB9"/>
    <w:rsid w:val="71D058CF"/>
    <w:rsid w:val="71DA31F3"/>
    <w:rsid w:val="71DE1BE7"/>
    <w:rsid w:val="71E23835"/>
    <w:rsid w:val="71FE39BC"/>
    <w:rsid w:val="721A2556"/>
    <w:rsid w:val="72253C9E"/>
    <w:rsid w:val="722738F3"/>
    <w:rsid w:val="724578F3"/>
    <w:rsid w:val="72556025"/>
    <w:rsid w:val="728E1843"/>
    <w:rsid w:val="729D55E2"/>
    <w:rsid w:val="72E2292C"/>
    <w:rsid w:val="72E2424F"/>
    <w:rsid w:val="73012015"/>
    <w:rsid w:val="733C4DFB"/>
    <w:rsid w:val="735E347B"/>
    <w:rsid w:val="73770529"/>
    <w:rsid w:val="737E0DDD"/>
    <w:rsid w:val="737F7D73"/>
    <w:rsid w:val="73814F04"/>
    <w:rsid w:val="73905147"/>
    <w:rsid w:val="73994BA5"/>
    <w:rsid w:val="739D52C3"/>
    <w:rsid w:val="73A47643"/>
    <w:rsid w:val="73AB1F81"/>
    <w:rsid w:val="73B52DFF"/>
    <w:rsid w:val="73E93DBF"/>
    <w:rsid w:val="740A692B"/>
    <w:rsid w:val="74100036"/>
    <w:rsid w:val="741048D5"/>
    <w:rsid w:val="743A6B71"/>
    <w:rsid w:val="74541AEA"/>
    <w:rsid w:val="7467234B"/>
    <w:rsid w:val="746C3458"/>
    <w:rsid w:val="74820F33"/>
    <w:rsid w:val="749B3DA3"/>
    <w:rsid w:val="74A87353"/>
    <w:rsid w:val="74AE7F7A"/>
    <w:rsid w:val="74B3052B"/>
    <w:rsid w:val="74D20BB4"/>
    <w:rsid w:val="74F040CD"/>
    <w:rsid w:val="74FB2CBE"/>
    <w:rsid w:val="750A2236"/>
    <w:rsid w:val="751C1388"/>
    <w:rsid w:val="75287D2D"/>
    <w:rsid w:val="753C190E"/>
    <w:rsid w:val="75497CA3"/>
    <w:rsid w:val="75845064"/>
    <w:rsid w:val="759D3B92"/>
    <w:rsid w:val="75AD139F"/>
    <w:rsid w:val="75C031C0"/>
    <w:rsid w:val="75D2417E"/>
    <w:rsid w:val="75F0011F"/>
    <w:rsid w:val="7628488A"/>
    <w:rsid w:val="762B1157"/>
    <w:rsid w:val="762F6200"/>
    <w:rsid w:val="764F2F30"/>
    <w:rsid w:val="765B6474"/>
    <w:rsid w:val="767D0C1F"/>
    <w:rsid w:val="76932B76"/>
    <w:rsid w:val="76A41635"/>
    <w:rsid w:val="76A45D68"/>
    <w:rsid w:val="76AC04E9"/>
    <w:rsid w:val="76B92C06"/>
    <w:rsid w:val="76BE2A1F"/>
    <w:rsid w:val="76C271E2"/>
    <w:rsid w:val="76C9109B"/>
    <w:rsid w:val="76CB0E3A"/>
    <w:rsid w:val="76E00193"/>
    <w:rsid w:val="76E1464E"/>
    <w:rsid w:val="76E2215D"/>
    <w:rsid w:val="76EE3962"/>
    <w:rsid w:val="7738581A"/>
    <w:rsid w:val="775D574B"/>
    <w:rsid w:val="7765592F"/>
    <w:rsid w:val="776F32C6"/>
    <w:rsid w:val="7787268A"/>
    <w:rsid w:val="778B00FF"/>
    <w:rsid w:val="77A411C1"/>
    <w:rsid w:val="78040838"/>
    <w:rsid w:val="78463F82"/>
    <w:rsid w:val="78485282"/>
    <w:rsid w:val="784B547B"/>
    <w:rsid w:val="787D213D"/>
    <w:rsid w:val="7888178F"/>
    <w:rsid w:val="78966330"/>
    <w:rsid w:val="78C90754"/>
    <w:rsid w:val="78EA2664"/>
    <w:rsid w:val="790C414A"/>
    <w:rsid w:val="790D24D6"/>
    <w:rsid w:val="791069EC"/>
    <w:rsid w:val="7919798C"/>
    <w:rsid w:val="79241DF7"/>
    <w:rsid w:val="792E48C1"/>
    <w:rsid w:val="793338F9"/>
    <w:rsid w:val="795D522E"/>
    <w:rsid w:val="79680D4C"/>
    <w:rsid w:val="79B40EBD"/>
    <w:rsid w:val="79B41377"/>
    <w:rsid w:val="79CE0777"/>
    <w:rsid w:val="7A01700C"/>
    <w:rsid w:val="7A0C0A53"/>
    <w:rsid w:val="7A13262E"/>
    <w:rsid w:val="7A5A108C"/>
    <w:rsid w:val="7A875E89"/>
    <w:rsid w:val="7A9B3AF0"/>
    <w:rsid w:val="7A9B73B4"/>
    <w:rsid w:val="7AA7574B"/>
    <w:rsid w:val="7AB249EB"/>
    <w:rsid w:val="7AC202DC"/>
    <w:rsid w:val="7AD4000F"/>
    <w:rsid w:val="7AD50EC2"/>
    <w:rsid w:val="7AD7365B"/>
    <w:rsid w:val="7AF2687B"/>
    <w:rsid w:val="7AF35FAD"/>
    <w:rsid w:val="7B1623D5"/>
    <w:rsid w:val="7B3F5E27"/>
    <w:rsid w:val="7B4A02D1"/>
    <w:rsid w:val="7B4A7639"/>
    <w:rsid w:val="7B4C2908"/>
    <w:rsid w:val="7B615D46"/>
    <w:rsid w:val="7B6E0463"/>
    <w:rsid w:val="7B770C6C"/>
    <w:rsid w:val="7BB04EDE"/>
    <w:rsid w:val="7BC10593"/>
    <w:rsid w:val="7BC43095"/>
    <w:rsid w:val="7BCF6C70"/>
    <w:rsid w:val="7BD75BE6"/>
    <w:rsid w:val="7BDB001A"/>
    <w:rsid w:val="7BF7165F"/>
    <w:rsid w:val="7C1007F6"/>
    <w:rsid w:val="7C2A56B4"/>
    <w:rsid w:val="7C450E20"/>
    <w:rsid w:val="7C596D23"/>
    <w:rsid w:val="7C64405D"/>
    <w:rsid w:val="7C8156D5"/>
    <w:rsid w:val="7CA57EB5"/>
    <w:rsid w:val="7CAE59FE"/>
    <w:rsid w:val="7CB925E2"/>
    <w:rsid w:val="7CC83BA3"/>
    <w:rsid w:val="7CCD2F68"/>
    <w:rsid w:val="7CD460A4"/>
    <w:rsid w:val="7CEC79F3"/>
    <w:rsid w:val="7CF718EF"/>
    <w:rsid w:val="7CFA449E"/>
    <w:rsid w:val="7CFC55FB"/>
    <w:rsid w:val="7D12768B"/>
    <w:rsid w:val="7D307669"/>
    <w:rsid w:val="7D593DEC"/>
    <w:rsid w:val="7D8950E1"/>
    <w:rsid w:val="7DBD408B"/>
    <w:rsid w:val="7DBF075A"/>
    <w:rsid w:val="7DEF4FFB"/>
    <w:rsid w:val="7E0B4BB0"/>
    <w:rsid w:val="7E266DD3"/>
    <w:rsid w:val="7E4C610E"/>
    <w:rsid w:val="7E634C05"/>
    <w:rsid w:val="7E723DC7"/>
    <w:rsid w:val="7E775881"/>
    <w:rsid w:val="7E926217"/>
    <w:rsid w:val="7EAA7A04"/>
    <w:rsid w:val="7EFF3119"/>
    <w:rsid w:val="7F044EA0"/>
    <w:rsid w:val="7F0D2891"/>
    <w:rsid w:val="7F25456F"/>
    <w:rsid w:val="7F350E85"/>
    <w:rsid w:val="7F363046"/>
    <w:rsid w:val="7F3B5F12"/>
    <w:rsid w:val="7F5009DC"/>
    <w:rsid w:val="7F686F78"/>
    <w:rsid w:val="7F736048"/>
    <w:rsid w:val="7FA2692E"/>
    <w:rsid w:val="7FBB1827"/>
    <w:rsid w:val="7FCE327F"/>
    <w:rsid w:val="7FCF6FF7"/>
    <w:rsid w:val="7FD36AE7"/>
    <w:rsid w:val="7FD94EE1"/>
    <w:rsid w:val="7FE57004"/>
    <w:rsid w:val="7FF300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102" fillcolor="white">
      <v:fill color="white"/>
    </o:shapedefaults>
    <o:shapelayout v:ext="edit">
      <o:idmap v:ext="edit" data="2"/>
    </o:shapelayout>
  </w:shapeDefaults>
  <w:decimalSymbol w:val="."/>
  <w:listSeparator w:val=","/>
  <w14:docId w14:val="228AA8A6"/>
  <w15:chartTrackingRefBased/>
  <w15:docId w15:val="{46A83556-2FE3-E14A-8D6E-C9ABA2853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footnote text" w:qFormat="1"/>
    <w:lsdException w:name="annotation text" w:qFormat="1"/>
    <w:lsdException w:name="header" w:qFormat="1"/>
    <w:lsdException w:name="footer" w:qFormat="1"/>
    <w:lsdException w:name="caption" w:semiHidden="1" w:unhideWhenUsed="1" w:qFormat="1"/>
    <w:lsdException w:name="table of figures" w:qFormat="1"/>
    <w:lsdException w:name="footnote reference" w:qFormat="1"/>
    <w:lsdException w:name="annotation reference" w:qFormat="1"/>
    <w:lsdException w:name="page number" w:qFormat="1"/>
    <w:lsdException w:name="Title" w:qFormat="1"/>
    <w:lsdException w:name="Default Paragraph Font" w:uiPriority="1" w:unhideWhenUsed="1" w:qFormat="1"/>
    <w:lsdException w:name="Body Text" w:qFormat="1"/>
    <w:lsdException w:name="Body Text Indent" w:qFormat="1"/>
    <w:lsdException w:name="Subtitle" w:qFormat="1"/>
    <w:lsdException w:name="Date" w:qFormat="1"/>
    <w:lsdException w:name="Body Text 2" w:qFormat="1"/>
    <w:lsdException w:name="Body Text 3" w:qFormat="1"/>
    <w:lsdException w:name="Body Text Indent 2" w:qFormat="1"/>
    <w:lsdException w:name="Body Text Indent 3" w:qFormat="1"/>
    <w:lsdException w:name="Hyperlink" w:uiPriority="99" w:qFormat="1"/>
    <w:lsdException w:name="FollowedHyperlink" w:qFormat="1"/>
    <w:lsdException w:name="Strong" w:qFormat="1"/>
    <w:lsdException w:name="Emphasis" w:uiPriority="20"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link w:val="30"/>
    <w:qFormat/>
    <w:pPr>
      <w:keepNext/>
      <w:keepLines/>
      <w:spacing w:before="260" w:after="260" w:line="415" w:lineRule="auto"/>
      <w:outlineLvl w:val="2"/>
    </w:pPr>
    <w:rPr>
      <w:b/>
      <w:bCs/>
      <w:kern w:val="0"/>
      <w:sz w:val="32"/>
      <w:szCs w:val="32"/>
    </w:rPr>
  </w:style>
  <w:style w:type="paragraph" w:styleId="4">
    <w:name w:val="heading 4"/>
    <w:basedOn w:val="a"/>
    <w:next w:val="a"/>
    <w:link w:val="40"/>
    <w:qFormat/>
    <w:pPr>
      <w:keepNext/>
      <w:keepLines/>
      <w:spacing w:before="280" w:after="290" w:line="372" w:lineRule="auto"/>
      <w:outlineLvl w:val="3"/>
    </w:pPr>
    <w:rPr>
      <w:rFonts w:ascii="DengXian Light" w:eastAsia="DengXian Light" w:hAnsi="DengXian Light"/>
      <w:b/>
      <w:bCs/>
      <w:sz w:val="28"/>
      <w:szCs w:val="28"/>
    </w:rPr>
  </w:style>
  <w:style w:type="paragraph" w:styleId="5">
    <w:name w:val="heading 5"/>
    <w:basedOn w:val="a"/>
    <w:next w:val="a"/>
    <w:qFormat/>
    <w:pPr>
      <w:keepNext/>
      <w:outlineLvl w:val="4"/>
    </w:pPr>
    <w:rPr>
      <w:b/>
      <w:bCs/>
    </w:rPr>
  </w:style>
  <w:style w:type="paragraph" w:styleId="6">
    <w:name w:val="heading 6"/>
    <w:basedOn w:val="a"/>
    <w:next w:val="a"/>
    <w:link w:val="60"/>
    <w:qFormat/>
    <w:pPr>
      <w:keepNext/>
      <w:spacing w:line="360" w:lineRule="auto"/>
      <w:ind w:firstLine="600"/>
      <w:jc w:val="center"/>
      <w:outlineLvl w:val="5"/>
    </w:pPr>
    <w:rPr>
      <w:rFonts w:ascii="DengXian Light" w:eastAsia="DengXian Light" w:hAnsi="DengXian Light"/>
      <w:b/>
      <w:bCs/>
      <w:sz w:val="24"/>
    </w:rPr>
  </w:style>
  <w:style w:type="character" w:default="1" w:styleId="a0">
    <w:name w:val="Default Paragraph Font"/>
    <w:uiPriority w:val="1"/>
    <w:unhideWhenUsed/>
    <w:qFormat/>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qFormat/>
    <w:rPr>
      <w:b/>
      <w:bCs/>
      <w:sz w:val="32"/>
      <w:szCs w:val="32"/>
    </w:rPr>
  </w:style>
  <w:style w:type="character" w:customStyle="1" w:styleId="40">
    <w:name w:val="标题 4 字符"/>
    <w:link w:val="4"/>
    <w:qFormat/>
    <w:rPr>
      <w:rFonts w:ascii="DengXian Light" w:eastAsia="DengXian Light" w:hAnsi="DengXian Light" w:cs="Times New Roman"/>
      <w:b/>
      <w:bCs/>
      <w:kern w:val="2"/>
      <w:sz w:val="28"/>
      <w:szCs w:val="28"/>
    </w:rPr>
  </w:style>
  <w:style w:type="character" w:customStyle="1" w:styleId="60">
    <w:name w:val="标题 6 字符"/>
    <w:link w:val="6"/>
    <w:qFormat/>
    <w:rPr>
      <w:rFonts w:ascii="DengXian Light" w:eastAsia="DengXian Light" w:hAnsi="DengXian Light" w:cs="Times New Roman"/>
      <w:b/>
      <w:bCs/>
      <w:kern w:val="2"/>
      <w:sz w:val="24"/>
      <w:szCs w:val="24"/>
    </w:rPr>
  </w:style>
  <w:style w:type="paragraph" w:styleId="a3">
    <w:name w:val="annotation text"/>
    <w:basedOn w:val="a"/>
    <w:link w:val="a4"/>
    <w:qFormat/>
    <w:pPr>
      <w:jc w:val="left"/>
    </w:pPr>
  </w:style>
  <w:style w:type="character" w:customStyle="1" w:styleId="a4">
    <w:name w:val="批注文字 字符"/>
    <w:link w:val="a3"/>
    <w:qFormat/>
    <w:rPr>
      <w:kern w:val="2"/>
      <w:sz w:val="21"/>
      <w:szCs w:val="24"/>
    </w:rPr>
  </w:style>
  <w:style w:type="paragraph" w:styleId="31">
    <w:name w:val="Body Text 3"/>
    <w:basedOn w:val="a"/>
    <w:qFormat/>
    <w:pPr>
      <w:spacing w:after="120"/>
    </w:pPr>
    <w:rPr>
      <w:sz w:val="16"/>
      <w:szCs w:val="16"/>
    </w:rPr>
  </w:style>
  <w:style w:type="paragraph" w:styleId="a5">
    <w:name w:val="Body Text"/>
    <w:basedOn w:val="a"/>
    <w:link w:val="a6"/>
    <w:qFormat/>
    <w:pPr>
      <w:jc w:val="center"/>
    </w:pPr>
  </w:style>
  <w:style w:type="character" w:customStyle="1" w:styleId="a6">
    <w:name w:val="正文文本 字符"/>
    <w:link w:val="a5"/>
    <w:qFormat/>
    <w:rPr>
      <w:kern w:val="2"/>
      <w:sz w:val="21"/>
      <w:szCs w:val="24"/>
    </w:rPr>
  </w:style>
  <w:style w:type="paragraph" w:styleId="a7">
    <w:name w:val="Body Text Indent"/>
    <w:basedOn w:val="a"/>
    <w:link w:val="a8"/>
    <w:qFormat/>
    <w:pPr>
      <w:widowControl/>
      <w:spacing w:after="120"/>
      <w:ind w:leftChars="200" w:left="420"/>
      <w:jc w:val="left"/>
    </w:pPr>
  </w:style>
  <w:style w:type="character" w:customStyle="1" w:styleId="a8">
    <w:name w:val="正文文本缩进 字符"/>
    <w:link w:val="a7"/>
    <w:qFormat/>
    <w:rPr>
      <w:kern w:val="2"/>
      <w:sz w:val="21"/>
      <w:szCs w:val="24"/>
    </w:rPr>
  </w:style>
  <w:style w:type="paragraph" w:styleId="TOC3">
    <w:name w:val="toc 3"/>
    <w:basedOn w:val="a"/>
    <w:next w:val="a"/>
    <w:uiPriority w:val="39"/>
    <w:qFormat/>
    <w:pPr>
      <w:ind w:leftChars="400" w:left="840"/>
    </w:pPr>
  </w:style>
  <w:style w:type="paragraph" w:styleId="a9">
    <w:name w:val="Plain Text"/>
    <w:basedOn w:val="a"/>
    <w:link w:val="aa"/>
    <w:qFormat/>
    <w:rPr>
      <w:rFonts w:ascii="DengXian" w:hAnsi="DengXian"/>
    </w:rPr>
  </w:style>
  <w:style w:type="character" w:customStyle="1" w:styleId="aa">
    <w:name w:val="纯文本 字符"/>
    <w:link w:val="a9"/>
    <w:qFormat/>
    <w:rPr>
      <w:rFonts w:ascii="DengXian" w:hAnsi="DengXian" w:cs="DengXian"/>
      <w:kern w:val="2"/>
      <w:sz w:val="21"/>
      <w:szCs w:val="24"/>
    </w:rPr>
  </w:style>
  <w:style w:type="paragraph" w:styleId="ab">
    <w:name w:val="Date"/>
    <w:basedOn w:val="a"/>
    <w:next w:val="a"/>
    <w:link w:val="ac"/>
    <w:qFormat/>
    <w:pPr>
      <w:widowControl/>
    </w:pPr>
  </w:style>
  <w:style w:type="character" w:customStyle="1" w:styleId="ac">
    <w:name w:val="日期 字符"/>
    <w:link w:val="ab"/>
    <w:qFormat/>
    <w:rPr>
      <w:kern w:val="2"/>
      <w:sz w:val="21"/>
      <w:szCs w:val="24"/>
    </w:rPr>
  </w:style>
  <w:style w:type="paragraph" w:styleId="20">
    <w:name w:val="Body Text Indent 2"/>
    <w:basedOn w:val="a"/>
    <w:link w:val="21"/>
    <w:qFormat/>
    <w:pPr>
      <w:spacing w:after="120" w:line="480" w:lineRule="auto"/>
      <w:ind w:leftChars="200" w:left="420"/>
    </w:pPr>
  </w:style>
  <w:style w:type="character" w:customStyle="1" w:styleId="21">
    <w:name w:val="正文文本缩进 2 字符"/>
    <w:link w:val="20"/>
    <w:qFormat/>
    <w:rPr>
      <w:kern w:val="2"/>
      <w:sz w:val="21"/>
      <w:szCs w:val="24"/>
    </w:rPr>
  </w:style>
  <w:style w:type="paragraph" w:styleId="ad">
    <w:name w:val="Balloon Text"/>
    <w:basedOn w:val="a"/>
    <w:link w:val="ae"/>
    <w:qFormat/>
    <w:rPr>
      <w:sz w:val="18"/>
      <w:szCs w:val="18"/>
    </w:rPr>
  </w:style>
  <w:style w:type="character" w:customStyle="1" w:styleId="ae">
    <w:name w:val="批注框文本 字符"/>
    <w:link w:val="ad"/>
    <w:qFormat/>
    <w:rPr>
      <w:kern w:val="2"/>
      <w:sz w:val="18"/>
      <w:szCs w:val="18"/>
    </w:rPr>
  </w:style>
  <w:style w:type="paragraph" w:styleId="af">
    <w:name w:val="footer"/>
    <w:basedOn w:val="a"/>
    <w:link w:val="af0"/>
    <w:qFormat/>
    <w:pPr>
      <w:tabs>
        <w:tab w:val="center" w:pos="4153"/>
        <w:tab w:val="right" w:pos="8306"/>
      </w:tabs>
      <w:snapToGrid w:val="0"/>
      <w:jc w:val="left"/>
    </w:pPr>
    <w:rPr>
      <w:sz w:val="18"/>
      <w:szCs w:val="18"/>
    </w:rPr>
  </w:style>
  <w:style w:type="character" w:customStyle="1" w:styleId="af0">
    <w:name w:val="页脚 字符"/>
    <w:link w:val="af"/>
    <w:qFormat/>
    <w:rPr>
      <w:kern w:val="2"/>
      <w:sz w:val="18"/>
      <w:szCs w:val="18"/>
    </w:rPr>
  </w:style>
  <w:style w:type="paragraph" w:styleId="af1">
    <w:name w:val="header"/>
    <w:basedOn w:val="a"/>
    <w:link w:val="af2"/>
    <w:qFormat/>
    <w:pPr>
      <w:pBdr>
        <w:bottom w:val="single" w:sz="6" w:space="1" w:color="auto"/>
      </w:pBdr>
      <w:tabs>
        <w:tab w:val="center" w:pos="4153"/>
        <w:tab w:val="right" w:pos="8306"/>
      </w:tabs>
      <w:snapToGrid w:val="0"/>
      <w:jc w:val="center"/>
    </w:pPr>
    <w:rPr>
      <w:sz w:val="18"/>
      <w:szCs w:val="18"/>
    </w:rPr>
  </w:style>
  <w:style w:type="character" w:customStyle="1" w:styleId="af2">
    <w:name w:val="页眉 字符"/>
    <w:link w:val="af1"/>
    <w:qFormat/>
    <w:rPr>
      <w:kern w:val="2"/>
      <w:sz w:val="18"/>
      <w:szCs w:val="18"/>
    </w:rPr>
  </w:style>
  <w:style w:type="paragraph" w:styleId="TOC1">
    <w:name w:val="toc 1"/>
    <w:basedOn w:val="a"/>
    <w:next w:val="a"/>
    <w:uiPriority w:val="39"/>
    <w:qFormat/>
  </w:style>
  <w:style w:type="paragraph" w:styleId="af3">
    <w:name w:val="footnote text"/>
    <w:basedOn w:val="a"/>
    <w:link w:val="af4"/>
    <w:qFormat/>
    <w:pPr>
      <w:snapToGrid w:val="0"/>
      <w:jc w:val="left"/>
    </w:pPr>
    <w:rPr>
      <w:sz w:val="18"/>
      <w:szCs w:val="18"/>
    </w:rPr>
  </w:style>
  <w:style w:type="character" w:customStyle="1" w:styleId="af4">
    <w:name w:val="脚注文本 字符"/>
    <w:link w:val="af3"/>
    <w:qFormat/>
    <w:rPr>
      <w:kern w:val="2"/>
      <w:sz w:val="18"/>
      <w:szCs w:val="18"/>
    </w:rPr>
  </w:style>
  <w:style w:type="paragraph" w:styleId="32">
    <w:name w:val="Body Text Indent 3"/>
    <w:basedOn w:val="a"/>
    <w:link w:val="33"/>
    <w:qFormat/>
    <w:pPr>
      <w:adjustRightInd w:val="0"/>
      <w:snapToGrid w:val="0"/>
      <w:spacing w:line="300" w:lineRule="auto"/>
      <w:ind w:firstLine="540"/>
    </w:pPr>
    <w:rPr>
      <w:sz w:val="16"/>
      <w:szCs w:val="16"/>
    </w:rPr>
  </w:style>
  <w:style w:type="character" w:customStyle="1" w:styleId="33">
    <w:name w:val="正文文本缩进 3 字符"/>
    <w:link w:val="32"/>
    <w:qFormat/>
    <w:rPr>
      <w:kern w:val="2"/>
      <w:sz w:val="16"/>
      <w:szCs w:val="16"/>
    </w:rPr>
  </w:style>
  <w:style w:type="paragraph" w:styleId="af5">
    <w:name w:val="table of figures"/>
    <w:basedOn w:val="a"/>
    <w:next w:val="a"/>
    <w:qFormat/>
    <w:pPr>
      <w:ind w:leftChars="200" w:left="400" w:hangingChars="200" w:hanging="200"/>
    </w:pPr>
  </w:style>
  <w:style w:type="paragraph" w:styleId="TOC2">
    <w:name w:val="toc 2"/>
    <w:basedOn w:val="a"/>
    <w:next w:val="a"/>
    <w:uiPriority w:val="39"/>
    <w:qFormat/>
    <w:pPr>
      <w:ind w:leftChars="200" w:left="420"/>
    </w:pPr>
  </w:style>
  <w:style w:type="paragraph" w:styleId="22">
    <w:name w:val="Body Text 2"/>
    <w:basedOn w:val="a"/>
    <w:qFormat/>
    <w:pPr>
      <w:spacing w:after="120" w:line="480" w:lineRule="auto"/>
    </w:pPr>
  </w:style>
  <w:style w:type="paragraph" w:styleId="af6">
    <w:name w:val="Normal (Web)"/>
    <w:basedOn w:val="a"/>
    <w:qFormat/>
    <w:pPr>
      <w:widowControl/>
      <w:spacing w:before="100" w:beforeAutospacing="1" w:after="100" w:afterAutospacing="1"/>
      <w:jc w:val="left"/>
    </w:pPr>
    <w:rPr>
      <w:rFonts w:ascii="宋体" w:hAnsi="宋体"/>
      <w:color w:val="000000"/>
      <w:kern w:val="0"/>
      <w:sz w:val="24"/>
    </w:rPr>
  </w:style>
  <w:style w:type="paragraph" w:styleId="af7">
    <w:name w:val="Title"/>
    <w:basedOn w:val="a"/>
    <w:link w:val="af8"/>
    <w:qFormat/>
    <w:pPr>
      <w:spacing w:before="240" w:after="60"/>
      <w:jc w:val="center"/>
      <w:outlineLvl w:val="0"/>
    </w:pPr>
    <w:rPr>
      <w:rFonts w:ascii="DengXian Light" w:eastAsia="DengXian Light" w:hAnsi="DengXian Light"/>
      <w:b/>
      <w:bCs/>
      <w:sz w:val="32"/>
      <w:szCs w:val="32"/>
    </w:rPr>
  </w:style>
  <w:style w:type="character" w:customStyle="1" w:styleId="af8">
    <w:name w:val="标题 字符"/>
    <w:link w:val="af7"/>
    <w:qFormat/>
    <w:rPr>
      <w:rFonts w:ascii="DengXian Light" w:eastAsia="DengXian Light" w:hAnsi="DengXian Light" w:cs="Times New Roman"/>
      <w:b/>
      <w:bCs/>
      <w:kern w:val="2"/>
      <w:sz w:val="32"/>
      <w:szCs w:val="32"/>
    </w:rPr>
  </w:style>
  <w:style w:type="paragraph" w:styleId="af9">
    <w:name w:val="annotation subject"/>
    <w:basedOn w:val="a3"/>
    <w:next w:val="a3"/>
    <w:link w:val="afa"/>
    <w:qFormat/>
    <w:rPr>
      <w:b/>
      <w:bCs/>
    </w:rPr>
  </w:style>
  <w:style w:type="character" w:customStyle="1" w:styleId="afa">
    <w:name w:val="批注主题 字符"/>
    <w:link w:val="af9"/>
    <w:qFormat/>
    <w:rPr>
      <w:b/>
      <w:bCs/>
      <w:kern w:val="2"/>
      <w:sz w:val="21"/>
      <w:szCs w:val="24"/>
    </w:rPr>
  </w:style>
  <w:style w:type="table" w:styleId="afb">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c">
    <w:name w:val="page number"/>
    <w:qFormat/>
  </w:style>
  <w:style w:type="character" w:styleId="afd">
    <w:name w:val="FollowedHyperlink"/>
    <w:qFormat/>
    <w:rPr>
      <w:color w:val="954F72"/>
      <w:u w:val="single"/>
    </w:rPr>
  </w:style>
  <w:style w:type="character" w:styleId="afe">
    <w:name w:val="Emphasis"/>
    <w:uiPriority w:val="20"/>
    <w:qFormat/>
    <w:rPr>
      <w:i/>
      <w:iCs/>
    </w:rPr>
  </w:style>
  <w:style w:type="character" w:styleId="aff">
    <w:name w:val="Hyperlink"/>
    <w:uiPriority w:val="99"/>
    <w:qFormat/>
    <w:rPr>
      <w:color w:val="0000FF"/>
      <w:u w:val="single"/>
    </w:rPr>
  </w:style>
  <w:style w:type="character" w:styleId="aff0">
    <w:name w:val="annotation reference"/>
    <w:qFormat/>
    <w:rPr>
      <w:sz w:val="21"/>
      <w:szCs w:val="21"/>
    </w:rPr>
  </w:style>
  <w:style w:type="character" w:styleId="aff1">
    <w:name w:val="footnote reference"/>
    <w:qFormat/>
    <w:rPr>
      <w:vertAlign w:val="superscript"/>
    </w:rPr>
  </w:style>
  <w:style w:type="paragraph" w:customStyle="1" w:styleId="23">
    <w:name w:val="页眉2"/>
    <w:basedOn w:val="af1"/>
    <w:qFormat/>
  </w:style>
  <w:style w:type="paragraph" w:customStyle="1" w:styleId="10">
    <w:name w:val="标题1"/>
    <w:basedOn w:val="af7"/>
    <w:qFormat/>
    <w:pPr>
      <w:widowControl/>
      <w:adjustRightInd w:val="0"/>
      <w:spacing w:after="360" w:line="420" w:lineRule="exact"/>
      <w:outlineLvl w:val="9"/>
    </w:pPr>
    <w:rPr>
      <w:b w:val="0"/>
      <w:bCs w:val="0"/>
      <w:kern w:val="0"/>
      <w:sz w:val="30"/>
      <w:szCs w:val="20"/>
    </w:rPr>
  </w:style>
  <w:style w:type="paragraph" w:customStyle="1" w:styleId="aff2">
    <w:name w:val="学位论文"/>
    <w:qFormat/>
    <w:pPr>
      <w:adjustRightInd w:val="0"/>
      <w:snapToGrid w:val="0"/>
      <w:spacing w:beforeLines="300" w:afterLines="200"/>
      <w:jc w:val="center"/>
    </w:pPr>
    <w:rPr>
      <w:rFonts w:eastAsia="黑体"/>
      <w:kern w:val="2"/>
      <w:sz w:val="44"/>
      <w:szCs w:val="28"/>
    </w:rPr>
  </w:style>
  <w:style w:type="paragraph" w:styleId="aff3">
    <w:name w:val="List Paragraph"/>
    <w:basedOn w:val="a"/>
    <w:qFormat/>
    <w:pPr>
      <w:ind w:firstLineChars="200" w:firstLine="200"/>
    </w:pPr>
    <w:rPr>
      <w:rFonts w:ascii="Calibri" w:hAnsi="Calibri"/>
      <w:spacing w:val="10"/>
      <w:szCs w:val="22"/>
    </w:rPr>
  </w:style>
  <w:style w:type="paragraph" w:customStyle="1" w:styleId="MDPI51figurecaption">
    <w:name w:val="MDPI_5.1_figure_caption"/>
    <w:basedOn w:val="a"/>
    <w:qFormat/>
    <w:pPr>
      <w:widowControl/>
      <w:adjustRightInd w:val="0"/>
      <w:snapToGrid w:val="0"/>
      <w:spacing w:before="120" w:after="240" w:line="260" w:lineRule="atLeast"/>
      <w:ind w:left="425" w:right="425"/>
    </w:pPr>
    <w:rPr>
      <w:rFonts w:ascii="Palatino Linotype" w:eastAsia="Times New Roman" w:hAnsi="Palatino Linotype"/>
      <w:color w:val="000000"/>
      <w:kern w:val="0"/>
      <w:sz w:val="18"/>
      <w:szCs w:val="20"/>
      <w:lang w:eastAsia="de-DE" w:bidi="en-US"/>
    </w:rPr>
  </w:style>
  <w:style w:type="paragraph" w:customStyle="1" w:styleId="Char">
    <w:name w:val="Char"/>
    <w:basedOn w:val="a"/>
    <w:qFormat/>
  </w:style>
  <w:style w:type="paragraph" w:styleId="aff4">
    <w:name w:val="No Spacing"/>
    <w:uiPriority w:val="1"/>
    <w:qFormat/>
    <w:pPr>
      <w:widowControl w:val="0"/>
      <w:jc w:val="both"/>
    </w:pPr>
    <w:rPr>
      <w:kern w:val="2"/>
      <w:sz w:val="24"/>
      <w:szCs w:val="24"/>
    </w:rPr>
  </w:style>
  <w:style w:type="paragraph" w:customStyle="1" w:styleId="aff5">
    <w:name w:val="缩写表"/>
    <w:basedOn w:val="TOC1"/>
    <w:qFormat/>
    <w:pPr>
      <w:adjustRightInd w:val="0"/>
      <w:spacing w:after="120" w:line="400" w:lineRule="exact"/>
      <w:jc w:val="left"/>
    </w:pPr>
    <w:rPr>
      <w:spacing w:val="10"/>
      <w:kern w:val="0"/>
      <w:sz w:val="24"/>
      <w:szCs w:val="20"/>
    </w:rPr>
  </w:style>
  <w:style w:type="paragraph" w:customStyle="1" w:styleId="Style2">
    <w:name w:val="_Style 2"/>
    <w:basedOn w:val="a"/>
    <w:uiPriority w:val="99"/>
    <w:qFormat/>
    <w:pPr>
      <w:spacing w:line="400" w:lineRule="exact"/>
      <w:ind w:firstLineChars="200" w:firstLine="420"/>
    </w:pPr>
    <w:rPr>
      <w:sz w:val="24"/>
    </w:rPr>
  </w:style>
  <w:style w:type="paragraph" w:customStyle="1" w:styleId="msonormal0">
    <w:name w:val="msonormal"/>
    <w:basedOn w:val="a"/>
    <w:qFormat/>
    <w:pPr>
      <w:widowControl/>
      <w:spacing w:before="100" w:beforeAutospacing="1" w:after="100" w:afterAutospacing="1"/>
      <w:jc w:val="left"/>
    </w:pPr>
    <w:rPr>
      <w:rFonts w:ascii="宋体" w:hAnsi="宋体"/>
      <w:color w:val="000000"/>
      <w:kern w:val="0"/>
      <w:sz w:val="24"/>
    </w:rPr>
  </w:style>
  <w:style w:type="paragraph" w:customStyle="1" w:styleId="aff6">
    <w:name w:val="每节标题"/>
    <w:basedOn w:val="a"/>
    <w:next w:val="a"/>
    <w:qFormat/>
    <w:pPr>
      <w:spacing w:beforeLines="100" w:before="100" w:afterLines="100" w:after="100" w:line="440" w:lineRule="exact"/>
      <w:outlineLvl w:val="1"/>
    </w:pPr>
    <w:rPr>
      <w:rFonts w:ascii="宋体" w:hAnsi="宋体" w:cs="宋体"/>
      <w:b/>
      <w:sz w:val="30"/>
      <w:szCs w:val="28"/>
    </w:rPr>
  </w:style>
  <w:style w:type="paragraph" w:customStyle="1" w:styleId="aff7">
    <w:name w:val="三级标题"/>
    <w:basedOn w:val="a"/>
    <w:qFormat/>
    <w:pPr>
      <w:spacing w:beforeLines="100" w:before="100" w:afterLines="100" w:after="100" w:line="440" w:lineRule="exact"/>
      <w:outlineLvl w:val="2"/>
    </w:pPr>
    <w:rPr>
      <w:rFonts w:ascii="宋体" w:hAnsi="宋体"/>
      <w:b/>
      <w:szCs w:val="28"/>
    </w:rPr>
  </w:style>
  <w:style w:type="paragraph" w:customStyle="1" w:styleId="11">
    <w:name w:val="正文1"/>
    <w:basedOn w:val="a"/>
    <w:link w:val="12"/>
    <w:qFormat/>
    <w:pPr>
      <w:spacing w:line="360" w:lineRule="auto"/>
      <w:ind w:firstLineChars="200" w:firstLine="200"/>
    </w:pPr>
    <w:rPr>
      <w:rFonts w:cs="宋体"/>
      <w:szCs w:val="28"/>
    </w:rPr>
  </w:style>
  <w:style w:type="character" w:customStyle="1" w:styleId="12">
    <w:name w:val="正文1 字符"/>
    <w:link w:val="11"/>
    <w:qFormat/>
    <w:rPr>
      <w:rFonts w:cs="宋体"/>
      <w:szCs w:val="28"/>
    </w:rPr>
  </w:style>
  <w:style w:type="paragraph" w:customStyle="1" w:styleId="aff8">
    <w:name w:val="目录大标"/>
    <w:basedOn w:val="TOC1"/>
    <w:qFormat/>
    <w:pPr>
      <w:tabs>
        <w:tab w:val="right" w:leader="dot" w:pos="9110"/>
      </w:tabs>
      <w:spacing w:line="440" w:lineRule="exact"/>
    </w:pPr>
    <w:rPr>
      <w:rFonts w:eastAsia="黑体"/>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450"/>
</w:webSettings>
</file>

<file path=word/_rels/document.xml.rels><?xml version="1.0" encoding="UTF-8" standalone="yes"?>
<Relationships xmlns="http://schemas.openxmlformats.org/package/2006/relationships"><Relationship Id="rId13" Type="http://schemas.openxmlformats.org/officeDocument/2006/relationships/footer" Target="footer1.xml" /><Relationship Id="rId18" Type="http://schemas.openxmlformats.org/officeDocument/2006/relationships/header" Target="header5.xml" /><Relationship Id="rId26" Type="http://schemas.openxmlformats.org/officeDocument/2006/relationships/image" Target="media/image7.jpeg" /><Relationship Id="rId39" Type="http://schemas.openxmlformats.org/officeDocument/2006/relationships/image" Target="media/image16.png" /><Relationship Id="rId3" Type="http://schemas.openxmlformats.org/officeDocument/2006/relationships/settings" Target="settings.xml" /><Relationship Id="rId21" Type="http://schemas.openxmlformats.org/officeDocument/2006/relationships/image" Target="media/image2.png" /><Relationship Id="rId34" Type="http://schemas.openxmlformats.org/officeDocument/2006/relationships/image" Target="media/image11.png" /><Relationship Id="rId42" Type="http://schemas.openxmlformats.org/officeDocument/2006/relationships/image" Target="media/image19.wmf" /><Relationship Id="rId47" Type="http://schemas.openxmlformats.org/officeDocument/2006/relationships/image" Target="media/image24.png" /><Relationship Id="rId50" Type="http://schemas.openxmlformats.org/officeDocument/2006/relationships/image" Target="media/image27.wmf" /><Relationship Id="rId7" Type="http://schemas.openxmlformats.org/officeDocument/2006/relationships/image" Target="media/image1.png" /><Relationship Id="rId12" Type="http://schemas.openxmlformats.org/officeDocument/2006/relationships/header" Target="header2.xml" /><Relationship Id="rId17" Type="http://schemas.openxmlformats.org/officeDocument/2006/relationships/header" Target="header4.xml" /><Relationship Id="rId25" Type="http://schemas.openxmlformats.org/officeDocument/2006/relationships/image" Target="media/image6.jpeg" /><Relationship Id="rId33" Type="http://schemas.openxmlformats.org/officeDocument/2006/relationships/image" Target="media/image10.png" /><Relationship Id="rId38" Type="http://schemas.openxmlformats.org/officeDocument/2006/relationships/image" Target="media/image15.png" /><Relationship Id="rId46" Type="http://schemas.openxmlformats.org/officeDocument/2006/relationships/image" Target="media/image23.wmf" /><Relationship Id="rId2" Type="http://schemas.openxmlformats.org/officeDocument/2006/relationships/styles" Target="styles.xml" /><Relationship Id="rId16" Type="http://schemas.openxmlformats.org/officeDocument/2006/relationships/footer" Target="footer3.xml" /><Relationship Id="rId20" Type="http://schemas.openxmlformats.org/officeDocument/2006/relationships/footer" Target="footer5.xml" /><Relationship Id="rId29" Type="http://schemas.openxmlformats.org/officeDocument/2006/relationships/footer" Target="footer6.xml" /><Relationship Id="rId41" Type="http://schemas.openxmlformats.org/officeDocument/2006/relationships/image" Target="media/image18.png" /><Relationship Id="rId54"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1.xml" /><Relationship Id="rId24" Type="http://schemas.openxmlformats.org/officeDocument/2006/relationships/image" Target="media/image5.jpeg" /><Relationship Id="rId32" Type="http://schemas.openxmlformats.org/officeDocument/2006/relationships/image" Target="media/image9.png" /><Relationship Id="rId37" Type="http://schemas.openxmlformats.org/officeDocument/2006/relationships/image" Target="media/image14.png" /><Relationship Id="rId40" Type="http://schemas.openxmlformats.org/officeDocument/2006/relationships/image" Target="media/image17.png" /><Relationship Id="rId45" Type="http://schemas.openxmlformats.org/officeDocument/2006/relationships/image" Target="media/image22.wmf" /><Relationship Id="rId53"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header" Target="header3.xml" /><Relationship Id="rId23" Type="http://schemas.openxmlformats.org/officeDocument/2006/relationships/image" Target="media/image4.jpeg" /><Relationship Id="rId28" Type="http://schemas.openxmlformats.org/officeDocument/2006/relationships/header" Target="header7.xml" /><Relationship Id="rId36" Type="http://schemas.openxmlformats.org/officeDocument/2006/relationships/image" Target="media/image13.png" /><Relationship Id="rId49" Type="http://schemas.openxmlformats.org/officeDocument/2006/relationships/image" Target="media/image26.png" /><Relationship Id="rId10" Type="http://schemas.microsoft.com/office/2016/09/relationships/commentsIds" Target="commentsIds.xml" /><Relationship Id="rId19" Type="http://schemas.openxmlformats.org/officeDocument/2006/relationships/footer" Target="footer4.xml" /><Relationship Id="rId31" Type="http://schemas.openxmlformats.org/officeDocument/2006/relationships/image" Target="media/image8.png" /><Relationship Id="rId44" Type="http://schemas.openxmlformats.org/officeDocument/2006/relationships/image" Target="media/image21.png" /><Relationship Id="rId52" Type="http://schemas.openxmlformats.org/officeDocument/2006/relationships/image" Target="media/image29.png" /><Relationship Id="rId4" Type="http://schemas.openxmlformats.org/officeDocument/2006/relationships/webSettings" Target="webSettings.xml" /><Relationship Id="rId9" Type="http://schemas.microsoft.com/office/2011/relationships/commentsExtended" Target="commentsExtended.xml" /><Relationship Id="rId14" Type="http://schemas.openxmlformats.org/officeDocument/2006/relationships/footer" Target="footer2.xml" /><Relationship Id="rId22" Type="http://schemas.openxmlformats.org/officeDocument/2006/relationships/image" Target="media/image3.png" /><Relationship Id="rId27" Type="http://schemas.openxmlformats.org/officeDocument/2006/relationships/header" Target="header6.xml" /><Relationship Id="rId30" Type="http://schemas.openxmlformats.org/officeDocument/2006/relationships/footer" Target="footer7.xml" /><Relationship Id="rId35" Type="http://schemas.openxmlformats.org/officeDocument/2006/relationships/image" Target="media/image12.png" /><Relationship Id="rId43" Type="http://schemas.openxmlformats.org/officeDocument/2006/relationships/image" Target="media/image20.png" /><Relationship Id="rId48" Type="http://schemas.openxmlformats.org/officeDocument/2006/relationships/image" Target="media/image25.png" /><Relationship Id="rId8" Type="http://schemas.openxmlformats.org/officeDocument/2006/relationships/comments" Target="comments.xml" /><Relationship Id="rId51" Type="http://schemas.openxmlformats.org/officeDocument/2006/relationships/image" Target="media/image28.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3723</Words>
  <Characters>21222</Characters>
  <Application>Microsoft Office Word</Application>
  <DocSecurity>0</DocSecurity>
  <Lines>176</Lines>
  <Paragraphs>49</Paragraphs>
  <ScaleCrop>false</ScaleCrop>
  <Company>ICBCOA</Company>
  <LinksUpToDate>false</LinksUpToDate>
  <CharactersWithSpaces>24896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_x005f_x0001_</dc:title>
  <dc:subject/>
  <dc:creator>ICBC</dc:creator>
  <cp:keywords/>
  <cp:lastModifiedBy>宇腾 何</cp:lastModifiedBy>
  <cp:revision>2</cp:revision>
  <cp:lastPrinted>2009-09-04T06:51:00Z</cp:lastPrinted>
  <dcterms:created xsi:type="dcterms:W3CDTF">2026-02-28T09:32:00Z</dcterms:created>
  <dcterms:modified xsi:type="dcterms:W3CDTF">2026-02-28T09:32:00Z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KSORubyTemplateID">
    <vt:lpwstr>6</vt:lpwstr>
  </property>
  <property fmtid="{D5CDD505-2E9C-101B-9397-08002B2CF9AE}" pid="4" name="ICV">
    <vt:lpwstr>8AA4151502FE4F17B0DEC4E440E17D22_13</vt:lpwstr>
  </property>
</Properties>
</file>